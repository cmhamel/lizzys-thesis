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A4ECD" w14:textId="7AEFECDD" w:rsidR="00EE7231" w:rsidRPr="00EC103B" w:rsidRDefault="00083BB7" w:rsidP="00574AFB">
      <w:pPr>
        <w:pStyle w:val="NoSpacing"/>
        <w:spacing w:line="480" w:lineRule="auto"/>
        <w:ind w:firstLine="0"/>
        <w:jc w:val="center"/>
        <w:rPr>
          <w:szCs w:val="24"/>
        </w:rPr>
      </w:pPr>
      <w:r>
        <w:rPr>
          <w:szCs w:val="24"/>
        </w:rPr>
        <w:t>A WHEEL INSIDE A WHEEL</w:t>
      </w:r>
    </w:p>
    <w:p w14:paraId="2F8DF786" w14:textId="77777777" w:rsidR="00EE7231" w:rsidRPr="00EC103B" w:rsidRDefault="00EE7231" w:rsidP="00574AFB">
      <w:pPr>
        <w:pStyle w:val="NoSpacing"/>
        <w:spacing w:line="480" w:lineRule="auto"/>
        <w:ind w:firstLine="0"/>
        <w:jc w:val="center"/>
        <w:rPr>
          <w:szCs w:val="24"/>
        </w:rPr>
      </w:pPr>
    </w:p>
    <w:p w14:paraId="745D9CA1" w14:textId="77777777" w:rsidR="00EE7231" w:rsidRPr="00EC103B" w:rsidRDefault="00EE7231" w:rsidP="00574AFB">
      <w:pPr>
        <w:pStyle w:val="NoSpacing"/>
        <w:spacing w:line="480" w:lineRule="auto"/>
        <w:ind w:firstLine="0"/>
        <w:jc w:val="center"/>
        <w:rPr>
          <w:szCs w:val="24"/>
        </w:rPr>
      </w:pPr>
    </w:p>
    <w:p w14:paraId="464EBB3B" w14:textId="77777777" w:rsidR="00EE7231" w:rsidRPr="00EC103B" w:rsidRDefault="00EE7231" w:rsidP="00574AFB">
      <w:pPr>
        <w:pStyle w:val="NoSpacing"/>
        <w:spacing w:line="480" w:lineRule="auto"/>
        <w:ind w:firstLine="0"/>
        <w:jc w:val="center"/>
        <w:rPr>
          <w:szCs w:val="24"/>
        </w:rPr>
      </w:pPr>
      <w:r w:rsidRPr="00EC103B">
        <w:rPr>
          <w:szCs w:val="24"/>
        </w:rPr>
        <w:t>by</w:t>
      </w:r>
    </w:p>
    <w:p w14:paraId="5571B241" w14:textId="77777777" w:rsidR="00EE7231" w:rsidRPr="00EC103B" w:rsidRDefault="00EE7231" w:rsidP="00574AFB">
      <w:pPr>
        <w:pStyle w:val="NoSpacing"/>
        <w:spacing w:line="480" w:lineRule="auto"/>
        <w:ind w:firstLine="0"/>
        <w:jc w:val="center"/>
        <w:rPr>
          <w:szCs w:val="24"/>
        </w:rPr>
      </w:pPr>
    </w:p>
    <w:p w14:paraId="05D05011" w14:textId="77777777" w:rsidR="00EE7231" w:rsidRPr="00EC103B" w:rsidRDefault="00EE7231" w:rsidP="00574AFB">
      <w:pPr>
        <w:pStyle w:val="NoSpacing"/>
        <w:spacing w:line="480" w:lineRule="auto"/>
        <w:ind w:firstLine="0"/>
        <w:jc w:val="center"/>
        <w:rPr>
          <w:szCs w:val="24"/>
        </w:rPr>
      </w:pPr>
    </w:p>
    <w:p w14:paraId="239C5799" w14:textId="23879289" w:rsidR="00EE7231" w:rsidRPr="00EC103B" w:rsidRDefault="00083BB7" w:rsidP="00574AFB">
      <w:pPr>
        <w:pStyle w:val="NoSpacing"/>
        <w:spacing w:line="480" w:lineRule="auto"/>
        <w:ind w:firstLine="0"/>
        <w:jc w:val="center"/>
        <w:rPr>
          <w:szCs w:val="24"/>
        </w:rPr>
      </w:pPr>
      <w:r>
        <w:rPr>
          <w:szCs w:val="24"/>
        </w:rPr>
        <w:t>LIZZY STORM</w:t>
      </w:r>
    </w:p>
    <w:p w14:paraId="3FD93DA2" w14:textId="77777777" w:rsidR="00EE7231" w:rsidRPr="00EC103B" w:rsidRDefault="00EE7231" w:rsidP="00574AFB">
      <w:pPr>
        <w:pStyle w:val="NoSpacing"/>
        <w:spacing w:line="480" w:lineRule="auto"/>
        <w:ind w:firstLine="0"/>
        <w:jc w:val="center"/>
        <w:rPr>
          <w:szCs w:val="24"/>
        </w:rPr>
      </w:pPr>
    </w:p>
    <w:p w14:paraId="0C1E3A69" w14:textId="77777777" w:rsidR="00EE7231" w:rsidRPr="00EC103B" w:rsidRDefault="00EE7231" w:rsidP="00574AFB">
      <w:pPr>
        <w:pStyle w:val="NoSpacing"/>
        <w:spacing w:line="480" w:lineRule="auto"/>
        <w:ind w:firstLine="0"/>
        <w:jc w:val="center"/>
        <w:rPr>
          <w:szCs w:val="24"/>
        </w:rPr>
      </w:pPr>
    </w:p>
    <w:p w14:paraId="7EB3775A" w14:textId="03DE4AE9" w:rsidR="00EE7231" w:rsidRPr="00EC103B" w:rsidRDefault="00EE7231" w:rsidP="00574AFB">
      <w:pPr>
        <w:pStyle w:val="NoSpacing"/>
        <w:spacing w:line="480" w:lineRule="auto"/>
        <w:ind w:firstLine="0"/>
        <w:jc w:val="center"/>
        <w:rPr>
          <w:szCs w:val="24"/>
        </w:rPr>
      </w:pPr>
      <w:r w:rsidRPr="00EC103B">
        <w:rPr>
          <w:szCs w:val="24"/>
        </w:rPr>
        <w:t>Under the Direction of</w:t>
      </w:r>
      <w:r w:rsidR="00AA373D">
        <w:rPr>
          <w:szCs w:val="24"/>
        </w:rPr>
        <w:t xml:space="preserve"> Craig Dongosk</w:t>
      </w:r>
      <w:ins w:id="2" w:author="Elizabeth" w:date="2022-04-14T15:23:00Z">
        <w:r w:rsidR="00D24A43">
          <w:rPr>
            <w:szCs w:val="24"/>
          </w:rPr>
          <w:t>i, MFA</w:t>
        </w:r>
      </w:ins>
      <w:del w:id="3" w:author="Elizabeth" w:date="2022-04-14T15:23:00Z">
        <w:r w:rsidR="00AA373D" w:rsidDel="00D24A43">
          <w:rPr>
            <w:szCs w:val="24"/>
          </w:rPr>
          <w:delText>i</w:delText>
        </w:r>
        <w:r w:rsidR="0048666C" w:rsidDel="00D24A43">
          <w:rPr>
            <w:szCs w:val="24"/>
            <w:highlight w:val="yellow"/>
          </w:rPr>
          <w:delText>, MA/PhD</w:delText>
        </w:r>
      </w:del>
    </w:p>
    <w:p w14:paraId="45F6B427" w14:textId="77777777" w:rsidR="00EE7231" w:rsidRPr="00EC103B" w:rsidRDefault="00EE7231" w:rsidP="00574AFB">
      <w:pPr>
        <w:pStyle w:val="NoSpacing"/>
        <w:spacing w:line="480" w:lineRule="auto"/>
        <w:ind w:firstLine="0"/>
        <w:jc w:val="center"/>
        <w:rPr>
          <w:szCs w:val="24"/>
        </w:rPr>
      </w:pPr>
    </w:p>
    <w:p w14:paraId="246A0AC5" w14:textId="77777777" w:rsidR="0020108C" w:rsidRPr="00EC103B" w:rsidRDefault="0020108C" w:rsidP="00574AFB">
      <w:pPr>
        <w:pStyle w:val="NoSpacing"/>
        <w:spacing w:line="480" w:lineRule="auto"/>
        <w:ind w:firstLine="0"/>
        <w:jc w:val="center"/>
        <w:rPr>
          <w:szCs w:val="24"/>
        </w:rPr>
      </w:pPr>
    </w:p>
    <w:p w14:paraId="132BEFCD" w14:textId="77777777" w:rsidR="00EE7231" w:rsidRPr="00EC103B" w:rsidRDefault="00846DE4" w:rsidP="00574AFB">
      <w:pPr>
        <w:pStyle w:val="NoSpacing"/>
        <w:spacing w:line="480" w:lineRule="auto"/>
        <w:ind w:firstLine="0"/>
        <w:jc w:val="center"/>
        <w:rPr>
          <w:szCs w:val="24"/>
        </w:rPr>
      </w:pPr>
      <w:r w:rsidRPr="00EC103B">
        <w:rPr>
          <w:szCs w:val="24"/>
        </w:rPr>
        <w:t>ABSTRACT</w:t>
      </w:r>
    </w:p>
    <w:p w14:paraId="6B3F471A" w14:textId="6AB52309" w:rsidR="00EE7231" w:rsidRPr="004B5E37" w:rsidRDefault="001B1952" w:rsidP="00574AFB">
      <w:ins w:id="4" w:author="Elizabeth Ann Storm" w:date="2021-12-14T10:46:00Z">
        <w:r>
          <w:t>Getting lost in nature, I can sense the unfixity of its countless forms and processes. Recurring patterns at micro and macro scale arise from creative and destructive forces in space and time; reality a</w:t>
        </w:r>
        <w:r w:rsidRPr="00A85C00">
          <w:t>ppear</w:t>
        </w:r>
        <w:r>
          <w:t>s</w:t>
        </w:r>
        <w:r w:rsidRPr="00A85C00">
          <w:t xml:space="preserve"> simultaneously </w:t>
        </w:r>
        <w:r>
          <w:t>constant</w:t>
        </w:r>
        <w:r w:rsidRPr="00A85C00">
          <w:t xml:space="preserve"> and </w:t>
        </w:r>
        <w:r>
          <w:t xml:space="preserve">impermanent. </w:t>
        </w:r>
        <w:r w:rsidRPr="007A2142">
          <w:t xml:space="preserve">My thesis work, </w:t>
        </w:r>
        <w:r w:rsidRPr="006A3B92">
          <w:rPr>
            <w:i/>
            <w:iCs/>
          </w:rPr>
          <w:t>a wheel inside a wheel</w:t>
        </w:r>
        <w:r w:rsidRPr="007A2142">
          <w:t>, explor</w:t>
        </w:r>
        <w:r>
          <w:t xml:space="preserve">es the self in relation to contemporary conceptions of reality. </w:t>
        </w:r>
      </w:ins>
      <w:ins w:id="5" w:author="Elizabeth Ann Storm" w:date="2021-12-14T10:49:00Z">
        <w:r>
          <w:t>I</w:t>
        </w:r>
      </w:ins>
      <w:ins w:id="6" w:author="Elizabeth Ann Storm" w:date="2021-12-14T10:46:00Z">
        <w:r>
          <w:t xml:space="preserve"> </w:t>
        </w:r>
      </w:ins>
      <w:ins w:id="7" w:author="Elizabeth Ann Storm" w:date="2021-12-14T10:49:00Z">
        <w:r>
          <w:t>look</w:t>
        </w:r>
      </w:ins>
      <w:ins w:id="8" w:author="Elizabeth Ann Storm" w:date="2021-12-14T10:46:00Z">
        <w:r>
          <w:t xml:space="preserve"> at static and dynamic representations of stripped-down patterns modeled from nature; like circular bursts, splintering branches, or the meander of a wave. The action-based works on paper </w:t>
        </w:r>
      </w:ins>
      <w:ins w:id="9" w:author="Elizabeth" w:date="2022-04-14T15:24:00Z">
        <w:r w:rsidR="00D24A43">
          <w:t xml:space="preserve">and cloth </w:t>
        </w:r>
      </w:ins>
      <w:ins w:id="10" w:author="Elizabeth Ann Storm" w:date="2021-12-14T10:46:00Z">
        <w:r>
          <w:t xml:space="preserve">leverage invisible forces and signal to permanency and physical embodiment, deepened through an engagement with </w:t>
        </w:r>
      </w:ins>
      <w:ins w:id="11" w:author="Elizabeth" w:date="2022-03-28T09:53:00Z">
        <w:r w:rsidR="00242757">
          <w:t>archetypal</w:t>
        </w:r>
      </w:ins>
      <w:ins w:id="12" w:author="Elizabeth Ann Storm" w:date="2021-12-14T10:46:00Z">
        <w:del w:id="13" w:author="Elizabeth" w:date="2022-03-28T09:53:00Z">
          <w:r w:rsidDel="00242757">
            <w:delText>local, handmade, and recycled</w:delText>
          </w:r>
        </w:del>
        <w:r>
          <w:t xml:space="preserve"> materials. Time-based media renders an altogether separate point of view. Presenting documentary footage alongside artifacts of this abstraction </w:t>
        </w:r>
        <w:r>
          <w:lastRenderedPageBreak/>
          <w:t>practice, I speculate on the role sensing and recording technologies have in altering perceptions and observations of reality</w:t>
        </w:r>
      </w:ins>
      <w:del w:id="14" w:author="Elizabeth Ann Storm" w:date="2021-12-12T15:08:00Z">
        <w:r w:rsidR="004B5E37" w:rsidRPr="00A85C00" w:rsidDel="00727B35">
          <w:delText>N</w:delText>
        </w:r>
      </w:del>
      <w:del w:id="15" w:author="Elizabeth Ann Storm" w:date="2021-12-12T15:17:00Z">
        <w:r w:rsidR="004B5E37" w:rsidRPr="00A85C00" w:rsidDel="00A73874">
          <w:delText>ature’s myriad forms</w:delText>
        </w:r>
      </w:del>
      <w:del w:id="16" w:author="Elizabeth Ann Storm" w:date="2021-12-12T15:08:00Z">
        <w:r w:rsidR="004B5E37" w:rsidRPr="00A85C00" w:rsidDel="00DC38C7">
          <w:delText xml:space="preserve"> </w:delText>
        </w:r>
      </w:del>
      <w:del w:id="17" w:author="Elizabeth Ann Storm" w:date="2021-12-12T15:42:00Z">
        <w:r w:rsidR="004B5E37" w:rsidRPr="00A85C00" w:rsidDel="004C5107">
          <w:delText>a</w:delText>
        </w:r>
      </w:del>
      <w:del w:id="18" w:author="Elizabeth Ann Storm" w:date="2021-12-14T10:46:00Z">
        <w:r w:rsidR="004B5E37" w:rsidRPr="00A85C00" w:rsidDel="001B1952">
          <w:delText xml:space="preserve">ppear simultaneously </w:delText>
        </w:r>
      </w:del>
      <w:del w:id="19" w:author="Elizabeth Ann Storm" w:date="2021-12-13T13:18:00Z">
        <w:r w:rsidR="004B5E37" w:rsidRPr="00A85C00" w:rsidDel="00931670">
          <w:delText xml:space="preserve">eternal </w:delText>
        </w:r>
      </w:del>
      <w:del w:id="20" w:author="Elizabeth Ann Storm" w:date="2021-12-14T10:46:00Z">
        <w:r w:rsidR="004B5E37" w:rsidRPr="00A85C00" w:rsidDel="001B1952">
          <w:delText xml:space="preserve">and </w:delText>
        </w:r>
      </w:del>
      <w:del w:id="21" w:author="Elizabeth Ann Storm" w:date="2021-12-12T15:21:00Z">
        <w:r w:rsidR="004B5E37" w:rsidRPr="00A85C00" w:rsidDel="00E37806">
          <w:delText>impermanent</w:delText>
        </w:r>
      </w:del>
      <w:del w:id="22" w:author="Elizabeth Ann Storm" w:date="2021-12-12T15:20:00Z">
        <w:r w:rsidR="004B5E37" w:rsidRPr="00A85C00" w:rsidDel="00C631DD">
          <w:delText xml:space="preserve">. </w:delText>
        </w:r>
      </w:del>
      <w:del w:id="23" w:author="Elizabeth Ann Storm" w:date="2021-12-12T15:10:00Z">
        <w:r w:rsidR="004B5E37" w:rsidRPr="00A85C00" w:rsidDel="00251C04">
          <w:delText>F</w:delText>
        </w:r>
      </w:del>
      <w:del w:id="24" w:author="Elizabeth Ann Storm" w:date="2021-12-12T15:20:00Z">
        <w:r w:rsidR="004B5E37" w:rsidRPr="00A85C00" w:rsidDel="00C631DD">
          <w:delText>leeting and temporal</w:delText>
        </w:r>
      </w:del>
      <w:del w:id="25" w:author="Elizabeth Ann Storm" w:date="2021-12-12T15:10:00Z">
        <w:r w:rsidR="004B5E37" w:rsidRPr="00A85C00" w:rsidDel="00251C04">
          <w:delText>, concrete and timeless</w:delText>
        </w:r>
      </w:del>
      <w:del w:id="26" w:author="Elizabeth Ann Storm" w:date="2021-12-12T15:09:00Z">
        <w:r w:rsidR="004B5E37" w:rsidRPr="00A85C00" w:rsidDel="00F87895">
          <w:delText xml:space="preserve">, </w:delText>
        </w:r>
      </w:del>
      <w:del w:id="27" w:author="Elizabeth Ann Storm" w:date="2021-12-12T15:20:00Z">
        <w:r w:rsidR="004B5E37" w:rsidRPr="00A85C00" w:rsidDel="00C631DD">
          <w:delText>the</w:delText>
        </w:r>
      </w:del>
      <w:del w:id="28" w:author="Elizabeth Ann Storm" w:date="2021-12-12T15:06:00Z">
        <w:r w:rsidR="004B5E37" w:rsidRPr="00A85C00" w:rsidDel="00B46D63">
          <w:delText xml:space="preserve">ir </w:delText>
        </w:r>
      </w:del>
      <w:del w:id="29" w:author="Elizabeth Ann Storm" w:date="2021-12-12T15:20:00Z">
        <w:r w:rsidR="004B5E37" w:rsidRPr="00A85C00" w:rsidDel="00C631DD">
          <w:delText xml:space="preserve">mutability causes </w:delText>
        </w:r>
      </w:del>
      <w:del w:id="30" w:author="Elizabeth Ann Storm" w:date="2021-12-12T15:09:00Z">
        <w:r w:rsidR="004B5E37" w:rsidRPr="00A85C00" w:rsidDel="00DC38C7">
          <w:delText xml:space="preserve">us </w:delText>
        </w:r>
      </w:del>
      <w:del w:id="31" w:author="Elizabeth Ann Storm" w:date="2021-12-12T15:20:00Z">
        <w:r w:rsidR="004B5E37" w:rsidRPr="00A85C00" w:rsidDel="00C631DD">
          <w:delText>to contemplate the entanglement of perceptions and phenomena.</w:delText>
        </w:r>
        <w:r w:rsidR="004B5E37" w:rsidDel="00C631DD">
          <w:delText xml:space="preserve"> </w:delText>
        </w:r>
      </w:del>
      <w:ins w:id="32" w:author="Elizabeth Ann Storm" w:date="2021-12-12T16:33:00Z">
        <w:r w:rsidR="007B55E5">
          <w:t xml:space="preserve">. </w:t>
        </w:r>
      </w:ins>
      <w:del w:id="33" w:author="Elizabeth Ann Storm" w:date="2021-12-01T12:20:00Z">
        <w:r w:rsidR="004B5E37" w:rsidDel="00DC57B1">
          <w:delText>My thesis work,</w:delText>
        </w:r>
        <w:r w:rsidR="004B5E37" w:rsidRPr="00A85C00" w:rsidDel="00DC57B1">
          <w:delText xml:space="preserve"> </w:delText>
        </w:r>
        <w:r w:rsidR="004B5E37" w:rsidRPr="00A85C00" w:rsidDel="00DC57B1">
          <w:rPr>
            <w:i/>
            <w:iCs/>
          </w:rPr>
          <w:delText>a wheel inside a wheel</w:delText>
        </w:r>
        <w:r w:rsidR="004B5E37" w:rsidRPr="00A85C00" w:rsidDel="00DC57B1">
          <w:delText xml:space="preserve"> explores </w:delText>
        </w:r>
        <w:r w:rsidR="004B5E37" w:rsidDel="00DC57B1">
          <w:delText xml:space="preserve">abstractions of the microcosms and macrocosms of nature, </w:delText>
        </w:r>
        <w:r w:rsidR="004B5E37" w:rsidRPr="00D052D4" w:rsidDel="00DC57B1">
          <w:rPr>
            <w:strike/>
            <w:rPrChange w:id="34" w:author="Elizabeth Ann Storm" w:date="2021-12-01T11:50:00Z">
              <w:rPr/>
            </w:rPrChange>
          </w:rPr>
          <w:delText>contrasting surface, form, and time-based medias with the ephemeral effects of light and space</w:delText>
        </w:r>
      </w:del>
      <w:del w:id="35" w:author="Elizabeth Ann Storm" w:date="2021-12-12T16:08:00Z">
        <w:r w:rsidR="004B5E37" w:rsidDel="0091222D">
          <w:delText>.</w:delText>
        </w:r>
        <w:r w:rsidR="004B5E37" w:rsidRPr="00A85C00" w:rsidDel="0091222D">
          <w:delText xml:space="preserve"> </w:delText>
        </w:r>
      </w:del>
      <w:del w:id="36" w:author="Elizabeth Ann Storm" w:date="2021-12-12T15:53:00Z">
        <w:r w:rsidR="004B5E37" w:rsidRPr="00A85C00" w:rsidDel="007C6180">
          <w:delText>The installation</w:delText>
        </w:r>
        <w:r w:rsidR="004B5E37" w:rsidDel="007C6180">
          <w:delText>’s</w:delText>
        </w:r>
        <w:r w:rsidR="004B5E37" w:rsidRPr="00A85C00" w:rsidDel="007C6180">
          <w:delText xml:space="preserve"> </w:delText>
        </w:r>
        <w:r w:rsidR="004B5E37" w:rsidDel="007C6180">
          <w:delText>action</w:delText>
        </w:r>
        <w:r w:rsidR="004B5E37" w:rsidRPr="00A85C00" w:rsidDel="007C6180">
          <w:delText>-based</w:delText>
        </w:r>
      </w:del>
      <w:del w:id="37" w:author="Elizabeth Ann Storm" w:date="2021-11-30T18:27:00Z">
        <w:r w:rsidR="004B5E37" w:rsidDel="009D66F1">
          <w:delText>,</w:delText>
        </w:r>
      </w:del>
      <w:del w:id="38" w:author="Elizabeth Ann Storm" w:date="2021-12-12T15:53:00Z">
        <w:r w:rsidR="004B5E37" w:rsidRPr="00A85C00" w:rsidDel="007C6180">
          <w:delText xml:space="preserve"> 2D</w:delText>
        </w:r>
      </w:del>
      <w:del w:id="39" w:author="Elizabeth Ann Storm" w:date="2021-12-12T15:24:00Z">
        <w:r w:rsidR="004B5E37" w:rsidRPr="00A85C00" w:rsidDel="00677114">
          <w:delText xml:space="preserve"> and 3D </w:delText>
        </w:r>
        <w:r w:rsidR="004B5E37" w:rsidDel="00677114">
          <w:delText>elements</w:delText>
        </w:r>
      </w:del>
      <w:del w:id="40" w:author="Elizabeth Ann Storm" w:date="2021-12-12T15:53:00Z">
        <w:r w:rsidR="004B5E37" w:rsidDel="007C6180">
          <w:delText>, made of elemental, base materials,</w:delText>
        </w:r>
        <w:r w:rsidR="004B5E37" w:rsidRPr="00A85C00" w:rsidDel="007C6180">
          <w:delText xml:space="preserve"> act as indexical </w:delText>
        </w:r>
        <w:r w:rsidR="004B5E37" w:rsidDel="007C6180">
          <w:delText>artifacts and signal to physical</w:delText>
        </w:r>
      </w:del>
      <w:del w:id="41" w:author="Elizabeth Ann Storm" w:date="2021-12-12T15:23:00Z">
        <w:r w:rsidR="004B5E37" w:rsidDel="00015918">
          <w:delText>ity</w:delText>
        </w:r>
      </w:del>
      <w:del w:id="42" w:author="Elizabeth Ann Storm" w:date="2021-12-12T15:24:00Z">
        <w:r w:rsidR="004B5E37" w:rsidDel="000465EA">
          <w:delText xml:space="preserve">, materiality, and embodiment within </w:delText>
        </w:r>
        <w:r w:rsidR="004B5E37" w:rsidRPr="00A85C00" w:rsidDel="000465EA">
          <w:delText xml:space="preserve">an immersive, multi-dimensional engagement of the senses. </w:delText>
        </w:r>
      </w:del>
      <w:del w:id="43" w:author="Elizabeth Ann Storm" w:date="2021-12-12T16:02:00Z">
        <w:r w:rsidR="004B5E37" w:rsidRPr="00A85C00" w:rsidDel="00BB770D">
          <w:delText>Conditional, emergent relationships within the installation are privately constructed in each viewer’s mind. These mirror the plurality of experience embedded within a given phenomenon</w:delText>
        </w:r>
        <w:r w:rsidR="004B5E37" w:rsidDel="00BB770D">
          <w:delText>, and gesture to the nebulous subjectivity of the very basis for interfacing with reality: the senses</w:delText>
        </w:r>
      </w:del>
    </w:p>
    <w:p w14:paraId="7597A601" w14:textId="20B4921D" w:rsidR="00772B99" w:rsidRPr="00EC103B" w:rsidRDefault="00CB5B25" w:rsidP="009713D0">
      <w:pPr>
        <w:pStyle w:val="NoSpacing"/>
        <w:ind w:left="720" w:hanging="720"/>
        <w:rPr>
          <w:szCs w:val="24"/>
          <w:highlight w:val="yellow"/>
        </w:rPr>
      </w:pPr>
      <w:r w:rsidRPr="00EC103B">
        <w:rPr>
          <w:szCs w:val="24"/>
        </w:rPr>
        <w:t xml:space="preserve">INDEX WORDS: </w:t>
      </w:r>
      <w:r w:rsidR="004B5E37">
        <w:rPr>
          <w:szCs w:val="24"/>
          <w:highlight w:val="yellow"/>
        </w:rPr>
        <w:t>Art</w:t>
      </w:r>
    </w:p>
    <w:p w14:paraId="55C8746A" w14:textId="77777777" w:rsidR="00772B99" w:rsidRPr="00EC103B" w:rsidRDefault="00772B99" w:rsidP="00574AFB">
      <w:pPr>
        <w:ind w:firstLine="0"/>
        <w:jc w:val="center"/>
        <w:rPr>
          <w:szCs w:val="24"/>
          <w:highlight w:val="yellow"/>
        </w:rPr>
      </w:pPr>
      <w:r w:rsidRPr="00EC103B">
        <w:rPr>
          <w:szCs w:val="24"/>
          <w:highlight w:val="yellow"/>
        </w:rPr>
        <w:br w:type="page"/>
      </w:r>
    </w:p>
    <w:p w14:paraId="0626F0AF" w14:textId="142D4742"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1EEC2BD0" w14:textId="77777777" w:rsidR="00EE7231" w:rsidRPr="00EC103B" w:rsidRDefault="00EE7231" w:rsidP="00574AFB">
      <w:pPr>
        <w:pStyle w:val="NoSpacing"/>
        <w:spacing w:line="480" w:lineRule="auto"/>
        <w:ind w:firstLine="0"/>
        <w:jc w:val="center"/>
        <w:rPr>
          <w:szCs w:val="24"/>
        </w:rPr>
      </w:pPr>
    </w:p>
    <w:p w14:paraId="655993EA" w14:textId="77777777" w:rsidR="00EE7231" w:rsidRPr="00EC103B" w:rsidRDefault="00EE7231" w:rsidP="00574AFB">
      <w:pPr>
        <w:pStyle w:val="NoSpacing"/>
        <w:spacing w:line="480" w:lineRule="auto"/>
        <w:ind w:firstLine="0"/>
        <w:jc w:val="center"/>
        <w:rPr>
          <w:szCs w:val="24"/>
        </w:rPr>
      </w:pPr>
    </w:p>
    <w:p w14:paraId="388C718B" w14:textId="77777777" w:rsidR="00EE7231" w:rsidRPr="00EC103B" w:rsidRDefault="00EE7231" w:rsidP="00574AFB">
      <w:pPr>
        <w:pStyle w:val="NoSpacing"/>
        <w:spacing w:line="480" w:lineRule="auto"/>
        <w:ind w:firstLine="0"/>
        <w:jc w:val="center"/>
        <w:rPr>
          <w:szCs w:val="24"/>
        </w:rPr>
      </w:pPr>
    </w:p>
    <w:p w14:paraId="7EECACCC" w14:textId="77777777" w:rsidR="00EE7231" w:rsidRPr="00EC103B" w:rsidRDefault="00EE7231" w:rsidP="00574AFB">
      <w:pPr>
        <w:pStyle w:val="NoSpacing"/>
        <w:spacing w:line="480" w:lineRule="auto"/>
        <w:ind w:firstLine="0"/>
        <w:jc w:val="center"/>
        <w:rPr>
          <w:szCs w:val="24"/>
        </w:rPr>
      </w:pPr>
    </w:p>
    <w:p w14:paraId="58ADFD01" w14:textId="77777777" w:rsidR="00EE7231" w:rsidRPr="00EC103B" w:rsidRDefault="00EE7231" w:rsidP="00574AFB">
      <w:pPr>
        <w:pStyle w:val="NoSpacing"/>
        <w:spacing w:line="480" w:lineRule="auto"/>
        <w:ind w:firstLine="0"/>
        <w:jc w:val="center"/>
        <w:rPr>
          <w:szCs w:val="24"/>
        </w:rPr>
      </w:pPr>
      <w:r w:rsidRPr="00EC103B">
        <w:rPr>
          <w:szCs w:val="24"/>
        </w:rPr>
        <w:t>by</w:t>
      </w:r>
    </w:p>
    <w:p w14:paraId="25CFE29C" w14:textId="77777777" w:rsidR="00EE7231" w:rsidRPr="00EC103B" w:rsidRDefault="00EE7231" w:rsidP="00574AFB">
      <w:pPr>
        <w:pStyle w:val="NoSpacing"/>
        <w:spacing w:line="480" w:lineRule="auto"/>
        <w:ind w:firstLine="0"/>
        <w:jc w:val="center"/>
        <w:rPr>
          <w:szCs w:val="24"/>
        </w:rPr>
      </w:pPr>
    </w:p>
    <w:p w14:paraId="33354CF2" w14:textId="77777777" w:rsidR="00EE7231" w:rsidRPr="00EC103B" w:rsidRDefault="00EE7231" w:rsidP="00574AFB">
      <w:pPr>
        <w:pStyle w:val="NoSpacing"/>
        <w:spacing w:line="480" w:lineRule="auto"/>
        <w:ind w:firstLine="0"/>
        <w:jc w:val="center"/>
        <w:rPr>
          <w:szCs w:val="24"/>
        </w:rPr>
      </w:pPr>
    </w:p>
    <w:p w14:paraId="1ED5A453" w14:textId="77777777" w:rsidR="00EE7231" w:rsidRPr="00EC103B" w:rsidRDefault="00EE7231" w:rsidP="00574AFB">
      <w:pPr>
        <w:pStyle w:val="NoSpacing"/>
        <w:spacing w:line="480" w:lineRule="auto"/>
        <w:ind w:firstLine="0"/>
        <w:jc w:val="center"/>
        <w:rPr>
          <w:szCs w:val="24"/>
        </w:rPr>
      </w:pPr>
    </w:p>
    <w:p w14:paraId="050DD7C7" w14:textId="77777777" w:rsidR="00EE7231" w:rsidRPr="00EC103B" w:rsidRDefault="00EE7231" w:rsidP="00574AFB">
      <w:pPr>
        <w:pStyle w:val="NoSpacing"/>
        <w:spacing w:line="480" w:lineRule="auto"/>
        <w:ind w:firstLine="0"/>
        <w:jc w:val="center"/>
        <w:rPr>
          <w:szCs w:val="24"/>
        </w:rPr>
      </w:pPr>
    </w:p>
    <w:p w14:paraId="7F1B95AD" w14:textId="2F19401F" w:rsidR="00EE7231" w:rsidRPr="00EC103B" w:rsidRDefault="00083BB7" w:rsidP="00574AFB">
      <w:pPr>
        <w:pStyle w:val="NoSpacing"/>
        <w:spacing w:line="480" w:lineRule="auto"/>
        <w:ind w:firstLine="0"/>
        <w:jc w:val="center"/>
        <w:rPr>
          <w:szCs w:val="24"/>
        </w:rPr>
      </w:pPr>
      <w:r>
        <w:rPr>
          <w:szCs w:val="24"/>
        </w:rPr>
        <w:t>LIZZY STORM</w:t>
      </w:r>
    </w:p>
    <w:p w14:paraId="604A0A60" w14:textId="77777777" w:rsidR="00EE7231" w:rsidRPr="00EC103B" w:rsidRDefault="00EE7231" w:rsidP="00574AFB">
      <w:pPr>
        <w:pStyle w:val="NoSpacing"/>
        <w:spacing w:line="480" w:lineRule="auto"/>
        <w:ind w:firstLine="0"/>
        <w:jc w:val="center"/>
        <w:rPr>
          <w:szCs w:val="24"/>
        </w:rPr>
      </w:pPr>
    </w:p>
    <w:p w14:paraId="137D00E2" w14:textId="77777777" w:rsidR="00EE7231" w:rsidRPr="00EC103B" w:rsidRDefault="00EE7231" w:rsidP="00574AFB">
      <w:pPr>
        <w:pStyle w:val="NoSpacing"/>
        <w:spacing w:line="480" w:lineRule="auto"/>
        <w:ind w:firstLine="0"/>
        <w:jc w:val="center"/>
        <w:rPr>
          <w:szCs w:val="24"/>
        </w:rPr>
      </w:pPr>
    </w:p>
    <w:p w14:paraId="3D97A92E" w14:textId="77777777" w:rsidR="00EE7231" w:rsidRPr="00EC103B" w:rsidRDefault="00EE7231" w:rsidP="00574AFB">
      <w:pPr>
        <w:pStyle w:val="NoSpacing"/>
        <w:spacing w:line="480" w:lineRule="auto"/>
        <w:ind w:firstLine="0"/>
        <w:jc w:val="center"/>
        <w:rPr>
          <w:szCs w:val="24"/>
        </w:rPr>
      </w:pPr>
    </w:p>
    <w:p w14:paraId="7E4223B2" w14:textId="77777777" w:rsidR="00EE7231" w:rsidRPr="00EC103B" w:rsidRDefault="00EE7231" w:rsidP="00574AFB">
      <w:pPr>
        <w:pStyle w:val="NoSpacing"/>
        <w:spacing w:line="480" w:lineRule="auto"/>
        <w:ind w:firstLine="0"/>
        <w:jc w:val="center"/>
        <w:rPr>
          <w:szCs w:val="24"/>
        </w:rPr>
      </w:pPr>
    </w:p>
    <w:p w14:paraId="4A6069A3" w14:textId="77777777" w:rsidR="00EE7231" w:rsidRPr="00EC103B" w:rsidRDefault="00EE7231" w:rsidP="00574AFB">
      <w:pPr>
        <w:pStyle w:val="NoSpacing"/>
        <w:spacing w:line="480" w:lineRule="auto"/>
        <w:ind w:firstLine="0"/>
        <w:jc w:val="center"/>
        <w:rPr>
          <w:szCs w:val="24"/>
        </w:rPr>
      </w:pPr>
    </w:p>
    <w:p w14:paraId="6FC1635C" w14:textId="77777777" w:rsidR="00EE7231" w:rsidRPr="00EC103B" w:rsidRDefault="00EE7231" w:rsidP="00574AFB">
      <w:pPr>
        <w:pStyle w:val="NoSpacing"/>
        <w:spacing w:line="480" w:lineRule="auto"/>
        <w:ind w:firstLine="0"/>
        <w:jc w:val="center"/>
        <w:rPr>
          <w:szCs w:val="24"/>
        </w:rPr>
      </w:pPr>
    </w:p>
    <w:p w14:paraId="690DB5C2" w14:textId="77777777" w:rsidR="00EE7231" w:rsidRPr="00EC103B" w:rsidRDefault="00EE7231" w:rsidP="00574AFB">
      <w:pPr>
        <w:pStyle w:val="NoSpacing"/>
        <w:spacing w:line="480" w:lineRule="auto"/>
        <w:ind w:firstLine="0"/>
        <w:jc w:val="center"/>
        <w:rPr>
          <w:szCs w:val="24"/>
        </w:rPr>
      </w:pPr>
    </w:p>
    <w:p w14:paraId="4E02BEB3" w14:textId="76BDA27A" w:rsidR="00EE7231" w:rsidRPr="00EC103B" w:rsidRDefault="00C269E1" w:rsidP="00574AFB">
      <w:pPr>
        <w:pStyle w:val="NoSpacing"/>
        <w:spacing w:line="480" w:lineRule="auto"/>
        <w:ind w:firstLine="0"/>
        <w:jc w:val="center"/>
        <w:rPr>
          <w:szCs w:val="24"/>
        </w:rPr>
      </w:pPr>
      <w:r w:rsidRPr="00EC103B">
        <w:rPr>
          <w:szCs w:val="24"/>
        </w:rPr>
        <w:t xml:space="preserve">A </w:t>
      </w:r>
      <w:r w:rsidRPr="00083BB7">
        <w:rPr>
          <w:szCs w:val="24"/>
        </w:rPr>
        <w:t>Thesis</w:t>
      </w:r>
      <w:r w:rsidRPr="00EC103B">
        <w:rPr>
          <w:szCs w:val="24"/>
        </w:rPr>
        <w:t xml:space="preserve"> </w:t>
      </w:r>
      <w:r w:rsidR="00EE7231" w:rsidRPr="00EC103B">
        <w:rPr>
          <w:szCs w:val="24"/>
        </w:rPr>
        <w:t>Sub</w:t>
      </w:r>
      <w:r w:rsidR="00EE7231" w:rsidRPr="00EC103B">
        <w:rPr>
          <w:spacing w:val="-3"/>
          <w:szCs w:val="24"/>
        </w:rPr>
        <w:t>m</w:t>
      </w:r>
      <w:r w:rsidR="00EE7231" w:rsidRPr="00EC103B">
        <w:rPr>
          <w:szCs w:val="24"/>
        </w:rPr>
        <w:t>itted in Partial Fulfill</w:t>
      </w:r>
      <w:r w:rsidR="00EE7231" w:rsidRPr="00EC103B">
        <w:rPr>
          <w:spacing w:val="-3"/>
          <w:szCs w:val="24"/>
        </w:rPr>
        <w:t>m</w:t>
      </w:r>
      <w:r w:rsidR="00EE7231" w:rsidRPr="00EC103B">
        <w:rPr>
          <w:szCs w:val="24"/>
        </w:rPr>
        <w:t>ent of the Require</w:t>
      </w:r>
      <w:r w:rsidR="00EE7231" w:rsidRPr="00EC103B">
        <w:rPr>
          <w:spacing w:val="-3"/>
          <w:szCs w:val="24"/>
        </w:rPr>
        <w:t>m</w:t>
      </w:r>
      <w:r w:rsidR="00EE7231" w:rsidRPr="00EC103B">
        <w:rPr>
          <w:szCs w:val="24"/>
        </w:rPr>
        <w:t>ents for the Degree of</w:t>
      </w:r>
    </w:p>
    <w:p w14:paraId="5A5AB018" w14:textId="689D6057" w:rsidR="00EE7231" w:rsidRPr="00EC103B" w:rsidRDefault="00083BB7" w:rsidP="00574AFB">
      <w:pPr>
        <w:pStyle w:val="NoSpacing"/>
        <w:spacing w:line="480" w:lineRule="auto"/>
        <w:ind w:firstLine="0"/>
        <w:jc w:val="center"/>
        <w:rPr>
          <w:szCs w:val="24"/>
        </w:rPr>
      </w:pPr>
      <w:r>
        <w:rPr>
          <w:szCs w:val="24"/>
        </w:rPr>
        <w:t>Master of Fine Arts</w:t>
      </w:r>
    </w:p>
    <w:p w14:paraId="6422651A" w14:textId="2B2291CB" w:rsidR="00EE7231" w:rsidRPr="00EC103B" w:rsidRDefault="00EE7231" w:rsidP="00574AFB">
      <w:pPr>
        <w:pStyle w:val="NoSpacing"/>
        <w:spacing w:line="480" w:lineRule="auto"/>
        <w:ind w:firstLine="0"/>
        <w:jc w:val="center"/>
        <w:rPr>
          <w:szCs w:val="24"/>
        </w:rPr>
      </w:pPr>
      <w:r w:rsidRPr="00EC103B">
        <w:rPr>
          <w:szCs w:val="24"/>
        </w:rPr>
        <w:t xml:space="preserve">in the College of </w:t>
      </w:r>
      <w:r w:rsidR="00222192">
        <w:rPr>
          <w:szCs w:val="24"/>
        </w:rPr>
        <w:t xml:space="preserve">the </w:t>
      </w:r>
      <w:r w:rsidRPr="00EC103B">
        <w:rPr>
          <w:szCs w:val="24"/>
        </w:rPr>
        <w:t>Arts</w:t>
      </w:r>
    </w:p>
    <w:p w14:paraId="168D953A" w14:textId="77777777" w:rsidR="00EE7231" w:rsidRPr="00EC103B" w:rsidRDefault="00EE7231" w:rsidP="00574AFB">
      <w:pPr>
        <w:pStyle w:val="NoSpacing"/>
        <w:spacing w:line="480" w:lineRule="auto"/>
        <w:ind w:firstLine="0"/>
        <w:jc w:val="center"/>
        <w:rPr>
          <w:szCs w:val="24"/>
        </w:rPr>
      </w:pPr>
      <w:r w:rsidRPr="00EC103B">
        <w:rPr>
          <w:szCs w:val="24"/>
        </w:rPr>
        <w:t>Georgia State University</w:t>
      </w:r>
    </w:p>
    <w:p w14:paraId="50A2926F" w14:textId="14FADF87" w:rsidR="00103B50" w:rsidRPr="00EC103B" w:rsidRDefault="00772B99" w:rsidP="00574AFB">
      <w:pPr>
        <w:pStyle w:val="NoSpacing"/>
        <w:spacing w:line="480" w:lineRule="auto"/>
        <w:ind w:firstLine="0"/>
        <w:jc w:val="center"/>
        <w:rPr>
          <w:szCs w:val="24"/>
        </w:rPr>
      </w:pPr>
      <w:r w:rsidRPr="00EC103B">
        <w:rPr>
          <w:szCs w:val="24"/>
        </w:rPr>
        <w:t>20</w:t>
      </w:r>
      <w:r w:rsidR="000C60DA">
        <w:rPr>
          <w:szCs w:val="24"/>
        </w:rPr>
        <w:t>2</w:t>
      </w:r>
      <w:ins w:id="44" w:author="Elizabeth" w:date="2022-04-11T13:48:00Z">
        <w:r w:rsidR="000D6074">
          <w:rPr>
            <w:szCs w:val="24"/>
          </w:rPr>
          <w:t>2</w:t>
        </w:r>
      </w:ins>
      <w:del w:id="45" w:author="Elizabeth" w:date="2022-04-11T13:48:00Z">
        <w:r w:rsidR="000C60DA" w:rsidDel="000D6074">
          <w:rPr>
            <w:szCs w:val="24"/>
          </w:rPr>
          <w:delText>0</w:delText>
        </w:r>
      </w:del>
    </w:p>
    <w:p w14:paraId="07D8874A" w14:textId="77777777" w:rsidR="00103B50" w:rsidRPr="00EC103B" w:rsidRDefault="00103B50" w:rsidP="00574AFB">
      <w:pPr>
        <w:ind w:firstLine="0"/>
        <w:jc w:val="center"/>
        <w:rPr>
          <w:szCs w:val="24"/>
        </w:rPr>
      </w:pPr>
    </w:p>
    <w:p w14:paraId="18CAE8FE" w14:textId="77777777" w:rsidR="00772B99" w:rsidRPr="00EC103B" w:rsidRDefault="00772B99" w:rsidP="00574AFB">
      <w:pPr>
        <w:ind w:firstLine="0"/>
        <w:rPr>
          <w:szCs w:val="24"/>
        </w:rPr>
      </w:pPr>
    </w:p>
    <w:p w14:paraId="3B591A36" w14:textId="77777777" w:rsidR="00772B99" w:rsidRPr="00EC103B" w:rsidRDefault="00772B99" w:rsidP="00574AFB">
      <w:pPr>
        <w:ind w:firstLine="0"/>
        <w:jc w:val="center"/>
        <w:rPr>
          <w:szCs w:val="24"/>
        </w:rPr>
      </w:pPr>
    </w:p>
    <w:p w14:paraId="644F5D76" w14:textId="77777777" w:rsidR="00772B99" w:rsidRPr="00EC103B" w:rsidRDefault="00772B99" w:rsidP="00574AFB">
      <w:pPr>
        <w:ind w:firstLine="0"/>
        <w:jc w:val="center"/>
        <w:rPr>
          <w:szCs w:val="24"/>
        </w:rPr>
      </w:pPr>
    </w:p>
    <w:p w14:paraId="53C15B85" w14:textId="77777777" w:rsidR="00772B99" w:rsidRPr="00EC103B" w:rsidRDefault="00772B99" w:rsidP="00574AFB">
      <w:pPr>
        <w:ind w:firstLine="0"/>
        <w:jc w:val="center"/>
        <w:rPr>
          <w:szCs w:val="24"/>
        </w:rPr>
      </w:pPr>
    </w:p>
    <w:p w14:paraId="3BE0ED7C" w14:textId="77777777" w:rsidR="00772B99" w:rsidRPr="00EC103B" w:rsidRDefault="00772B99" w:rsidP="00574AFB">
      <w:pPr>
        <w:ind w:firstLine="0"/>
        <w:jc w:val="center"/>
        <w:rPr>
          <w:szCs w:val="24"/>
        </w:rPr>
      </w:pPr>
    </w:p>
    <w:p w14:paraId="3F0384AA" w14:textId="77777777" w:rsidR="00772B99" w:rsidRPr="00EC103B" w:rsidRDefault="00772B99" w:rsidP="00574AFB">
      <w:pPr>
        <w:ind w:firstLine="0"/>
        <w:jc w:val="center"/>
        <w:rPr>
          <w:szCs w:val="24"/>
        </w:rPr>
      </w:pPr>
    </w:p>
    <w:p w14:paraId="050546B4" w14:textId="77777777" w:rsidR="00772B99" w:rsidRPr="00EC103B" w:rsidRDefault="00772B99" w:rsidP="00574AFB">
      <w:pPr>
        <w:ind w:firstLine="0"/>
        <w:jc w:val="center"/>
        <w:rPr>
          <w:szCs w:val="24"/>
        </w:rPr>
      </w:pPr>
    </w:p>
    <w:p w14:paraId="36760BCF" w14:textId="77777777" w:rsidR="00772B99" w:rsidRPr="00EC103B" w:rsidRDefault="00772B99" w:rsidP="00574AFB">
      <w:pPr>
        <w:ind w:firstLine="0"/>
        <w:jc w:val="center"/>
        <w:rPr>
          <w:szCs w:val="24"/>
        </w:rPr>
      </w:pPr>
    </w:p>
    <w:p w14:paraId="69AFC250" w14:textId="77777777" w:rsidR="00772B99" w:rsidRPr="00EC103B" w:rsidRDefault="00772B99" w:rsidP="00574AFB">
      <w:pPr>
        <w:ind w:firstLine="0"/>
        <w:jc w:val="center"/>
        <w:rPr>
          <w:szCs w:val="24"/>
        </w:rPr>
      </w:pPr>
    </w:p>
    <w:p w14:paraId="16BE6728" w14:textId="77777777" w:rsidR="00772B99" w:rsidRPr="00EC103B" w:rsidRDefault="00772B99" w:rsidP="00574AFB">
      <w:pPr>
        <w:ind w:firstLine="0"/>
        <w:jc w:val="center"/>
        <w:rPr>
          <w:szCs w:val="24"/>
        </w:rPr>
      </w:pPr>
    </w:p>
    <w:p w14:paraId="2188392F" w14:textId="77777777" w:rsidR="00772B99" w:rsidRPr="00EC103B" w:rsidRDefault="00772B99" w:rsidP="00574AFB">
      <w:pPr>
        <w:ind w:firstLine="0"/>
        <w:jc w:val="center"/>
        <w:rPr>
          <w:szCs w:val="24"/>
        </w:rPr>
      </w:pPr>
    </w:p>
    <w:p w14:paraId="020676C7" w14:textId="77777777" w:rsidR="00772B99" w:rsidRPr="00EC103B" w:rsidRDefault="00772B99" w:rsidP="00574AFB">
      <w:pPr>
        <w:ind w:firstLine="0"/>
        <w:jc w:val="center"/>
        <w:rPr>
          <w:szCs w:val="24"/>
        </w:rPr>
      </w:pPr>
    </w:p>
    <w:p w14:paraId="4D075455" w14:textId="77777777" w:rsidR="00772B99" w:rsidRPr="00EC103B" w:rsidRDefault="00772B99" w:rsidP="00574AFB">
      <w:pPr>
        <w:ind w:firstLine="0"/>
        <w:jc w:val="center"/>
        <w:rPr>
          <w:szCs w:val="24"/>
        </w:rPr>
      </w:pPr>
    </w:p>
    <w:p w14:paraId="2D3B28E2" w14:textId="77777777" w:rsidR="00772B99" w:rsidRPr="00EC103B" w:rsidRDefault="00772B99" w:rsidP="00574AFB">
      <w:pPr>
        <w:ind w:firstLine="0"/>
        <w:jc w:val="center"/>
        <w:rPr>
          <w:szCs w:val="24"/>
        </w:rPr>
      </w:pPr>
    </w:p>
    <w:p w14:paraId="519C3513" w14:textId="77777777" w:rsidR="00772B99" w:rsidRPr="00EC103B" w:rsidRDefault="00772B99" w:rsidP="00574AFB">
      <w:pPr>
        <w:ind w:firstLine="0"/>
        <w:jc w:val="center"/>
        <w:rPr>
          <w:szCs w:val="24"/>
        </w:rPr>
      </w:pPr>
    </w:p>
    <w:p w14:paraId="70AD04F9" w14:textId="77777777" w:rsidR="00772B99" w:rsidRPr="00EC103B" w:rsidRDefault="00772B99" w:rsidP="00574AFB">
      <w:pPr>
        <w:ind w:firstLine="0"/>
        <w:jc w:val="center"/>
        <w:rPr>
          <w:szCs w:val="24"/>
        </w:rPr>
      </w:pPr>
    </w:p>
    <w:p w14:paraId="38A4B3F3" w14:textId="77777777" w:rsidR="00772B99" w:rsidRPr="00EC103B" w:rsidRDefault="00772B99" w:rsidP="00574AFB">
      <w:pPr>
        <w:ind w:firstLine="0"/>
        <w:jc w:val="center"/>
        <w:rPr>
          <w:szCs w:val="24"/>
        </w:rPr>
      </w:pPr>
    </w:p>
    <w:p w14:paraId="219855E9" w14:textId="77777777" w:rsidR="00772B99" w:rsidRDefault="00772B99" w:rsidP="00574AFB">
      <w:pPr>
        <w:ind w:firstLine="0"/>
        <w:jc w:val="center"/>
        <w:rPr>
          <w:szCs w:val="24"/>
        </w:rPr>
      </w:pPr>
    </w:p>
    <w:p w14:paraId="6C247CF2" w14:textId="77777777" w:rsidR="00574AFB" w:rsidRPr="00EC103B" w:rsidRDefault="00574AFB" w:rsidP="00574AFB">
      <w:pPr>
        <w:ind w:firstLine="0"/>
        <w:jc w:val="center"/>
        <w:rPr>
          <w:szCs w:val="24"/>
        </w:rPr>
      </w:pPr>
    </w:p>
    <w:p w14:paraId="4EDA3DAF" w14:textId="77777777" w:rsidR="00772B99" w:rsidRPr="00EC103B" w:rsidRDefault="00772B99" w:rsidP="00574AFB">
      <w:pPr>
        <w:ind w:firstLine="0"/>
        <w:jc w:val="center"/>
        <w:rPr>
          <w:szCs w:val="24"/>
        </w:rPr>
      </w:pPr>
    </w:p>
    <w:p w14:paraId="257D4076" w14:textId="77777777" w:rsidR="00EE7231" w:rsidRPr="00EC103B" w:rsidRDefault="00EE7231" w:rsidP="00574AFB">
      <w:pPr>
        <w:spacing w:line="240" w:lineRule="auto"/>
        <w:ind w:firstLine="0"/>
        <w:jc w:val="center"/>
        <w:rPr>
          <w:szCs w:val="24"/>
        </w:rPr>
      </w:pPr>
      <w:r w:rsidRPr="00EC103B">
        <w:rPr>
          <w:szCs w:val="24"/>
        </w:rPr>
        <w:t>Copyright by</w:t>
      </w:r>
    </w:p>
    <w:p w14:paraId="511EB932" w14:textId="5E6CDA98" w:rsidR="00EE7231" w:rsidRPr="00EC103B" w:rsidRDefault="000D6074" w:rsidP="00574AFB">
      <w:pPr>
        <w:spacing w:line="240" w:lineRule="auto"/>
        <w:ind w:firstLine="0"/>
        <w:jc w:val="center"/>
        <w:rPr>
          <w:szCs w:val="24"/>
        </w:rPr>
      </w:pPr>
      <w:ins w:id="46" w:author="Elizabeth" w:date="2022-04-11T13:48:00Z">
        <w:r>
          <w:rPr>
            <w:szCs w:val="24"/>
          </w:rPr>
          <w:t>Lizzy</w:t>
        </w:r>
      </w:ins>
      <w:del w:id="47" w:author="Elizabeth" w:date="2022-04-11T13:48:00Z">
        <w:r w:rsidR="00083BB7" w:rsidDel="000D6074">
          <w:rPr>
            <w:szCs w:val="24"/>
          </w:rPr>
          <w:delText>Elizabeth Ann</w:delText>
        </w:r>
      </w:del>
      <w:r w:rsidR="00083BB7">
        <w:rPr>
          <w:szCs w:val="24"/>
        </w:rPr>
        <w:t xml:space="preserve"> Storm</w:t>
      </w:r>
    </w:p>
    <w:p w14:paraId="22B39433" w14:textId="28FF2DE1" w:rsidR="001F22FF" w:rsidRPr="00EC103B" w:rsidRDefault="00772B99" w:rsidP="00574AFB">
      <w:pPr>
        <w:spacing w:line="240" w:lineRule="auto"/>
        <w:ind w:firstLine="0"/>
        <w:jc w:val="center"/>
        <w:rPr>
          <w:szCs w:val="24"/>
        </w:rPr>
      </w:pPr>
      <w:r w:rsidRPr="00EC103B">
        <w:rPr>
          <w:szCs w:val="24"/>
        </w:rPr>
        <w:t>20</w:t>
      </w:r>
      <w:r w:rsidR="000C60DA">
        <w:rPr>
          <w:szCs w:val="24"/>
        </w:rPr>
        <w:t>2</w:t>
      </w:r>
      <w:r w:rsidR="00083BB7">
        <w:rPr>
          <w:szCs w:val="24"/>
        </w:rPr>
        <w:t>2</w:t>
      </w:r>
      <w:r w:rsidR="001F22FF" w:rsidRPr="00EC103B">
        <w:rPr>
          <w:szCs w:val="24"/>
        </w:rPr>
        <w:br w:type="page"/>
      </w:r>
    </w:p>
    <w:p w14:paraId="5E49249E" w14:textId="61202815"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370EB52A" w14:textId="77777777" w:rsidR="00EE7231" w:rsidRPr="00EC103B" w:rsidRDefault="00EE7231" w:rsidP="00574AFB">
      <w:pPr>
        <w:pStyle w:val="NoSpacing"/>
        <w:spacing w:line="480" w:lineRule="auto"/>
        <w:ind w:firstLine="0"/>
        <w:jc w:val="center"/>
        <w:rPr>
          <w:szCs w:val="24"/>
        </w:rPr>
      </w:pPr>
    </w:p>
    <w:p w14:paraId="4A48D816" w14:textId="77777777" w:rsidR="00721980" w:rsidRPr="00EC103B" w:rsidRDefault="00721980" w:rsidP="00574AFB">
      <w:pPr>
        <w:pStyle w:val="NoSpacing"/>
        <w:spacing w:line="480" w:lineRule="auto"/>
        <w:ind w:firstLine="0"/>
        <w:jc w:val="center"/>
        <w:rPr>
          <w:szCs w:val="24"/>
        </w:rPr>
      </w:pPr>
    </w:p>
    <w:p w14:paraId="679696F0" w14:textId="77777777" w:rsidR="00EE7231" w:rsidRPr="00EC103B" w:rsidRDefault="00EE7231" w:rsidP="00574AFB">
      <w:pPr>
        <w:pStyle w:val="NoSpacing"/>
        <w:spacing w:line="480" w:lineRule="auto"/>
        <w:ind w:firstLine="0"/>
        <w:jc w:val="center"/>
        <w:rPr>
          <w:szCs w:val="24"/>
        </w:rPr>
      </w:pPr>
      <w:r w:rsidRPr="00EC103B">
        <w:rPr>
          <w:szCs w:val="24"/>
        </w:rPr>
        <w:t>by</w:t>
      </w:r>
    </w:p>
    <w:p w14:paraId="172951F4" w14:textId="77777777" w:rsidR="00EE7231" w:rsidRPr="00EC103B" w:rsidRDefault="00EE7231" w:rsidP="00574AFB">
      <w:pPr>
        <w:pStyle w:val="NoSpacing"/>
        <w:spacing w:line="480" w:lineRule="auto"/>
        <w:ind w:firstLine="0"/>
        <w:jc w:val="center"/>
        <w:rPr>
          <w:szCs w:val="24"/>
        </w:rPr>
      </w:pPr>
    </w:p>
    <w:p w14:paraId="2739AC2C" w14:textId="77777777" w:rsidR="00736CA5" w:rsidRPr="00EC103B" w:rsidRDefault="00736CA5" w:rsidP="00574AFB">
      <w:pPr>
        <w:pStyle w:val="NoSpacing"/>
        <w:spacing w:line="480" w:lineRule="auto"/>
        <w:ind w:firstLine="0"/>
        <w:rPr>
          <w:szCs w:val="24"/>
        </w:rPr>
      </w:pPr>
    </w:p>
    <w:p w14:paraId="6A8EE61A" w14:textId="2A971046" w:rsidR="00EE7231" w:rsidRPr="00EC103B" w:rsidRDefault="00083BB7" w:rsidP="00574AFB">
      <w:pPr>
        <w:pStyle w:val="NoSpacing"/>
        <w:spacing w:line="480" w:lineRule="auto"/>
        <w:ind w:firstLine="0"/>
        <w:jc w:val="center"/>
        <w:rPr>
          <w:szCs w:val="24"/>
        </w:rPr>
      </w:pPr>
      <w:r>
        <w:rPr>
          <w:szCs w:val="24"/>
        </w:rPr>
        <w:t>LIZZY STORM</w:t>
      </w:r>
    </w:p>
    <w:p w14:paraId="071E76A6" w14:textId="77777777" w:rsidR="006C1549" w:rsidRPr="00EC103B" w:rsidRDefault="006C1549" w:rsidP="00574AFB">
      <w:pPr>
        <w:pStyle w:val="NoSpacing"/>
        <w:spacing w:line="480" w:lineRule="auto"/>
        <w:ind w:firstLine="0"/>
        <w:rPr>
          <w:szCs w:val="24"/>
        </w:rPr>
      </w:pPr>
    </w:p>
    <w:p w14:paraId="36BA73CE" w14:textId="77777777" w:rsidR="006C1549" w:rsidRPr="00EC103B" w:rsidRDefault="006C1549" w:rsidP="00574AFB">
      <w:pPr>
        <w:pStyle w:val="NoSpacing"/>
        <w:spacing w:line="480" w:lineRule="auto"/>
        <w:ind w:firstLine="0"/>
        <w:rPr>
          <w:szCs w:val="24"/>
        </w:rPr>
      </w:pPr>
    </w:p>
    <w:p w14:paraId="29F973D7" w14:textId="1B81AD4E" w:rsidR="00EE7231" w:rsidRPr="00EC103B" w:rsidRDefault="0045051D" w:rsidP="00574AFB">
      <w:pPr>
        <w:pStyle w:val="NoSpacing"/>
        <w:spacing w:line="480" w:lineRule="auto"/>
        <w:ind w:firstLine="0"/>
        <w:jc w:val="right"/>
        <w:rPr>
          <w:szCs w:val="24"/>
        </w:rPr>
      </w:pPr>
      <w:r w:rsidRPr="00EC103B">
        <w:rPr>
          <w:szCs w:val="24"/>
        </w:rPr>
        <w:t>Committee Chair:</w:t>
      </w:r>
      <w:r w:rsidR="00721980" w:rsidRPr="00EC103B">
        <w:rPr>
          <w:szCs w:val="24"/>
        </w:rPr>
        <w:t xml:space="preserve"> </w:t>
      </w:r>
      <w:r w:rsidR="00721980" w:rsidRPr="00EC103B">
        <w:rPr>
          <w:szCs w:val="24"/>
        </w:rPr>
        <w:tab/>
      </w:r>
      <w:r w:rsidR="004B5E37">
        <w:rPr>
          <w:szCs w:val="24"/>
        </w:rPr>
        <w:t>Craig Dongoski</w:t>
      </w:r>
    </w:p>
    <w:p w14:paraId="61DDB5F4" w14:textId="77777777" w:rsidR="00721980" w:rsidRPr="00EC103B" w:rsidRDefault="00721980" w:rsidP="00574AFB">
      <w:pPr>
        <w:pStyle w:val="NoSpacing"/>
        <w:spacing w:line="480" w:lineRule="auto"/>
        <w:ind w:firstLine="0"/>
        <w:jc w:val="right"/>
        <w:rPr>
          <w:szCs w:val="24"/>
        </w:rPr>
      </w:pPr>
    </w:p>
    <w:p w14:paraId="119A29FC" w14:textId="7EDAC862" w:rsidR="00EE7231" w:rsidRPr="00EC103B" w:rsidRDefault="00EE7231" w:rsidP="00574AFB">
      <w:pPr>
        <w:pStyle w:val="NoSpacing"/>
        <w:spacing w:line="480" w:lineRule="auto"/>
        <w:ind w:firstLine="0"/>
        <w:jc w:val="right"/>
        <w:rPr>
          <w:szCs w:val="24"/>
        </w:rPr>
      </w:pPr>
      <w:r w:rsidRPr="00EC103B">
        <w:rPr>
          <w:szCs w:val="24"/>
        </w:rPr>
        <w:t>Co</w:t>
      </w:r>
      <w:r w:rsidRPr="00EC103B">
        <w:rPr>
          <w:spacing w:val="-3"/>
          <w:szCs w:val="24"/>
        </w:rPr>
        <w:t>mm</w:t>
      </w:r>
      <w:r w:rsidRPr="00EC103B">
        <w:rPr>
          <w:szCs w:val="24"/>
        </w:rPr>
        <w:t>ittee:</w:t>
      </w:r>
      <w:r w:rsidR="00022BDB" w:rsidRPr="00EC103B">
        <w:rPr>
          <w:szCs w:val="24"/>
        </w:rPr>
        <w:tab/>
      </w:r>
      <w:r w:rsidR="004B5E37">
        <w:rPr>
          <w:szCs w:val="24"/>
        </w:rPr>
        <w:t>Pamela Longobardi</w:t>
      </w:r>
    </w:p>
    <w:p w14:paraId="624961F1" w14:textId="0D64EC61" w:rsidR="00F867D0" w:rsidRPr="00EC103B" w:rsidRDefault="004B5E37" w:rsidP="00574AFB">
      <w:pPr>
        <w:pStyle w:val="NoSpacing"/>
        <w:spacing w:line="480" w:lineRule="auto"/>
        <w:ind w:firstLine="0"/>
        <w:jc w:val="right"/>
        <w:rPr>
          <w:szCs w:val="24"/>
        </w:rPr>
      </w:pPr>
      <w:r>
        <w:rPr>
          <w:szCs w:val="24"/>
        </w:rPr>
        <w:t>Jeremy Bolen</w:t>
      </w:r>
    </w:p>
    <w:p w14:paraId="343F39A3" w14:textId="53FEDFC2" w:rsidR="00EE7231" w:rsidRPr="00EC103B" w:rsidRDefault="004B5E37" w:rsidP="00574AFB">
      <w:pPr>
        <w:pStyle w:val="NoSpacing"/>
        <w:spacing w:line="480" w:lineRule="auto"/>
        <w:ind w:firstLine="0"/>
        <w:jc w:val="right"/>
        <w:rPr>
          <w:szCs w:val="24"/>
        </w:rPr>
      </w:pPr>
      <w:r>
        <w:rPr>
          <w:szCs w:val="24"/>
        </w:rPr>
        <w:t>Serena Perrone</w:t>
      </w:r>
    </w:p>
    <w:p w14:paraId="7892E8F2" w14:textId="77777777" w:rsidR="00EE7231" w:rsidRPr="00EC103B" w:rsidRDefault="00EE7231" w:rsidP="00574AFB">
      <w:pPr>
        <w:pStyle w:val="NoSpacing"/>
        <w:spacing w:line="480" w:lineRule="auto"/>
        <w:ind w:firstLine="0"/>
        <w:rPr>
          <w:szCs w:val="24"/>
        </w:rPr>
      </w:pPr>
    </w:p>
    <w:p w14:paraId="36FF77BD" w14:textId="77777777" w:rsidR="00EE7231" w:rsidRPr="00EC103B" w:rsidRDefault="00EE7231" w:rsidP="00574AFB">
      <w:pPr>
        <w:pStyle w:val="NoSpacing"/>
        <w:spacing w:line="480" w:lineRule="auto"/>
        <w:ind w:firstLine="0"/>
        <w:rPr>
          <w:szCs w:val="24"/>
        </w:rPr>
      </w:pPr>
    </w:p>
    <w:p w14:paraId="01A14FD3" w14:textId="77777777" w:rsidR="00EE7231" w:rsidRPr="00EC103B" w:rsidRDefault="00EE7231" w:rsidP="00574AFB">
      <w:pPr>
        <w:pStyle w:val="NoSpacing"/>
        <w:spacing w:line="480" w:lineRule="auto"/>
        <w:ind w:firstLine="0"/>
        <w:rPr>
          <w:szCs w:val="24"/>
        </w:rPr>
      </w:pPr>
      <w:r w:rsidRPr="00EC103B">
        <w:rPr>
          <w:szCs w:val="24"/>
        </w:rPr>
        <w:t>Electronic Version Approved:</w:t>
      </w:r>
    </w:p>
    <w:p w14:paraId="2480140A" w14:textId="77777777" w:rsidR="00EE7231" w:rsidRPr="00EC103B" w:rsidRDefault="00EE7231" w:rsidP="00574AFB">
      <w:pPr>
        <w:pStyle w:val="NoSpacing"/>
        <w:spacing w:line="480" w:lineRule="auto"/>
        <w:ind w:firstLine="0"/>
        <w:rPr>
          <w:szCs w:val="24"/>
        </w:rPr>
      </w:pPr>
    </w:p>
    <w:p w14:paraId="608D9AEC" w14:textId="77777777" w:rsidR="00EE7231" w:rsidRPr="00EC103B" w:rsidRDefault="00EE7231" w:rsidP="00574AFB">
      <w:pPr>
        <w:pStyle w:val="NoSpacing"/>
        <w:spacing w:line="480" w:lineRule="auto"/>
        <w:ind w:firstLine="0"/>
        <w:rPr>
          <w:szCs w:val="24"/>
        </w:rPr>
      </w:pPr>
    </w:p>
    <w:p w14:paraId="337D4C87" w14:textId="0A8BC072" w:rsidR="00EE7231" w:rsidRPr="00EC103B" w:rsidRDefault="00EE7231" w:rsidP="00574AFB">
      <w:pPr>
        <w:pStyle w:val="NoSpacing"/>
        <w:spacing w:line="480" w:lineRule="auto"/>
        <w:ind w:firstLine="0"/>
        <w:rPr>
          <w:szCs w:val="24"/>
        </w:rPr>
      </w:pPr>
      <w:r w:rsidRPr="00EC103B">
        <w:rPr>
          <w:szCs w:val="24"/>
        </w:rPr>
        <w:t xml:space="preserve">Office of </w:t>
      </w:r>
      <w:r w:rsidR="000410D5">
        <w:rPr>
          <w:szCs w:val="24"/>
        </w:rPr>
        <w:t>Academic Assistance</w:t>
      </w:r>
    </w:p>
    <w:p w14:paraId="68EDB1B4" w14:textId="0E21AEC7" w:rsidR="00EE7231" w:rsidRPr="00EC103B" w:rsidRDefault="00EE7231" w:rsidP="00574AFB">
      <w:pPr>
        <w:pStyle w:val="NoSpacing"/>
        <w:spacing w:line="480" w:lineRule="auto"/>
        <w:ind w:firstLine="0"/>
        <w:rPr>
          <w:szCs w:val="24"/>
        </w:rPr>
      </w:pPr>
      <w:r w:rsidRPr="00EC103B">
        <w:rPr>
          <w:noProof/>
          <w:szCs w:val="24"/>
        </w:rPr>
        <w:t xml:space="preserve">College of </w:t>
      </w:r>
      <w:r w:rsidR="00222192">
        <w:rPr>
          <w:noProof/>
          <w:szCs w:val="24"/>
        </w:rPr>
        <w:t>the</w:t>
      </w:r>
      <w:r w:rsidR="00F13C8B">
        <w:rPr>
          <w:noProof/>
          <w:szCs w:val="24"/>
        </w:rPr>
        <w:t xml:space="preserve"> </w:t>
      </w:r>
      <w:r w:rsidRPr="00EC103B">
        <w:rPr>
          <w:noProof/>
          <w:szCs w:val="24"/>
        </w:rPr>
        <w:t>Arts</w:t>
      </w:r>
    </w:p>
    <w:p w14:paraId="01C73E5B" w14:textId="77777777" w:rsidR="00EE7231" w:rsidRPr="00EC103B" w:rsidRDefault="00EE7231" w:rsidP="00574AFB">
      <w:pPr>
        <w:pStyle w:val="NoSpacing"/>
        <w:spacing w:line="480" w:lineRule="auto"/>
        <w:ind w:firstLine="0"/>
        <w:rPr>
          <w:position w:val="2"/>
          <w:szCs w:val="24"/>
        </w:rPr>
      </w:pPr>
      <w:r w:rsidRPr="00EC103B">
        <w:rPr>
          <w:position w:val="2"/>
          <w:szCs w:val="24"/>
        </w:rPr>
        <w:t>Georgia State University</w:t>
      </w:r>
    </w:p>
    <w:p w14:paraId="53AFD51E" w14:textId="110AD7DB" w:rsidR="009B6A37" w:rsidRPr="00EC103B" w:rsidRDefault="000C60DA" w:rsidP="00574AFB">
      <w:pPr>
        <w:pStyle w:val="NoSpacing"/>
        <w:spacing w:line="480" w:lineRule="auto"/>
        <w:ind w:firstLine="0"/>
        <w:rPr>
          <w:position w:val="2"/>
          <w:szCs w:val="24"/>
        </w:rPr>
        <w:sectPr w:rsidR="009B6A37" w:rsidRPr="00EC103B" w:rsidSect="001F22FF">
          <w:headerReference w:type="first" r:id="rId12"/>
          <w:endnotePr>
            <w:numFmt w:val="decimal"/>
          </w:endnotePr>
          <w:pgSz w:w="12240" w:h="15840"/>
          <w:pgMar w:top="1440" w:right="1440" w:bottom="1440" w:left="1440" w:header="720" w:footer="720" w:gutter="0"/>
          <w:pgNumType w:fmt="lowerRoman" w:start="1"/>
          <w:cols w:space="720"/>
          <w:docGrid w:linePitch="299"/>
        </w:sectPr>
      </w:pPr>
      <w:r>
        <w:rPr>
          <w:position w:val="2"/>
          <w:szCs w:val="24"/>
        </w:rPr>
        <w:t>May 202</w:t>
      </w:r>
      <w:ins w:id="48" w:author="Elizabeth" w:date="2022-04-11T13:48:00Z">
        <w:r w:rsidR="000D6074">
          <w:rPr>
            <w:position w:val="2"/>
            <w:szCs w:val="24"/>
          </w:rPr>
          <w:t>2</w:t>
        </w:r>
      </w:ins>
      <w:del w:id="49" w:author="Elizabeth" w:date="2022-04-11T13:48:00Z">
        <w:r w:rsidDel="000D6074">
          <w:rPr>
            <w:position w:val="2"/>
            <w:szCs w:val="24"/>
          </w:rPr>
          <w:delText>0</w:delText>
        </w:r>
      </w:del>
      <w:r w:rsidR="00736CA5" w:rsidRPr="00EC103B">
        <w:rPr>
          <w:position w:val="2"/>
          <w:szCs w:val="24"/>
        </w:rPr>
        <w:t xml:space="preserve"> </w:t>
      </w:r>
      <w:r w:rsidR="00846DE4" w:rsidRPr="00EC103B">
        <w:rPr>
          <w:position w:val="2"/>
          <w:szCs w:val="24"/>
        </w:rPr>
        <w:t xml:space="preserve"> </w:t>
      </w:r>
    </w:p>
    <w:p w14:paraId="1B8FB240" w14:textId="77777777" w:rsidR="00EE7231" w:rsidRPr="00A87036" w:rsidRDefault="00EE7231" w:rsidP="00574AFB">
      <w:pPr>
        <w:ind w:firstLine="0"/>
        <w:jc w:val="center"/>
        <w:rPr>
          <w:b/>
          <w:szCs w:val="24"/>
        </w:rPr>
      </w:pPr>
      <w:bookmarkStart w:id="50" w:name="_Toc238610710"/>
      <w:bookmarkStart w:id="51" w:name="_Toc238627073"/>
      <w:r w:rsidRPr="00A87036">
        <w:rPr>
          <w:b/>
          <w:szCs w:val="24"/>
        </w:rPr>
        <w:lastRenderedPageBreak/>
        <w:t>DEDICATION</w:t>
      </w:r>
      <w:bookmarkEnd w:id="50"/>
      <w:bookmarkEnd w:id="51"/>
    </w:p>
    <w:p w14:paraId="72B5FD44" w14:textId="77777777" w:rsidR="009B6A37" w:rsidRPr="00A87036" w:rsidRDefault="009B6A37" w:rsidP="00574AFB">
      <w:pPr>
        <w:rPr>
          <w:szCs w:val="24"/>
          <w:highlight w:val="yellow"/>
        </w:rPr>
        <w:sectPr w:rsidR="009B6A37" w:rsidRPr="00A87036" w:rsidSect="006C63ED">
          <w:headerReference w:type="default" r:id="rId13"/>
          <w:endnotePr>
            <w:numFmt w:val="decimal"/>
          </w:endnotePr>
          <w:pgSz w:w="12240" w:h="15840"/>
          <w:pgMar w:top="1440" w:right="1440" w:bottom="1440" w:left="1440" w:header="720" w:footer="720" w:gutter="0"/>
          <w:pgNumType w:fmt="lowerRoman" w:start="4"/>
          <w:cols w:space="720"/>
          <w:docGrid w:linePitch="299"/>
        </w:sectPr>
      </w:pPr>
    </w:p>
    <w:p w14:paraId="4AC20680" w14:textId="67BBDFE2" w:rsidR="00EE7231" w:rsidRPr="00EC103B" w:rsidRDefault="004B5E37" w:rsidP="00574AFB">
      <w:pPr>
        <w:rPr>
          <w:szCs w:val="24"/>
        </w:rPr>
        <w:sectPr w:rsidR="00EE7231" w:rsidRPr="00EC103B" w:rsidSect="009B6A37">
          <w:endnotePr>
            <w:numFmt w:val="decimal"/>
          </w:endnotePr>
          <w:type w:val="continuous"/>
          <w:pgSz w:w="12240" w:h="15840"/>
          <w:pgMar w:top="1440" w:right="1440" w:bottom="1440" w:left="1440" w:header="720" w:footer="720" w:gutter="0"/>
          <w:pgNumType w:fmt="lowerRoman" w:start="1"/>
          <w:cols w:space="720"/>
          <w:docGrid w:linePitch="299"/>
        </w:sectPr>
      </w:pPr>
      <w:r>
        <w:rPr>
          <w:szCs w:val="24"/>
        </w:rPr>
        <w:t>Here is where I’m going to write a dedication.</w:t>
      </w:r>
    </w:p>
    <w:p w14:paraId="10802C74" w14:textId="77777777" w:rsidR="00EE7231" w:rsidRPr="00EC103B" w:rsidRDefault="00EE7231" w:rsidP="00FA4FF8">
      <w:pPr>
        <w:pStyle w:val="Heading1"/>
        <w:numPr>
          <w:ilvl w:val="0"/>
          <w:numId w:val="0"/>
        </w:numPr>
        <w:spacing w:before="0" w:after="0"/>
        <w:rPr>
          <w:szCs w:val="24"/>
        </w:rPr>
      </w:pPr>
      <w:bookmarkStart w:id="52" w:name="_Toc100588208"/>
      <w:r w:rsidRPr="00EC103B">
        <w:rPr>
          <w:szCs w:val="24"/>
        </w:rPr>
        <w:lastRenderedPageBreak/>
        <w:t>ACKNOWLEDGEMENTS</w:t>
      </w:r>
      <w:bookmarkEnd w:id="52"/>
    </w:p>
    <w:p w14:paraId="20360A5A" w14:textId="5A7A206C" w:rsidR="00EE7231" w:rsidRPr="00EC103B" w:rsidRDefault="004B5E37" w:rsidP="00574AFB">
      <w:pPr>
        <w:rPr>
          <w:szCs w:val="24"/>
        </w:rPr>
      </w:pPr>
      <w:r>
        <w:rPr>
          <w:szCs w:val="24"/>
        </w:rPr>
        <w:t>Here is where I’m going to write an acknowledgement.</w:t>
      </w:r>
    </w:p>
    <w:p w14:paraId="5437D89D" w14:textId="77777777" w:rsidR="00EE7231" w:rsidRPr="00EC103B" w:rsidRDefault="00EE7231" w:rsidP="00574AFB">
      <w:pPr>
        <w:rPr>
          <w:szCs w:val="24"/>
        </w:rPr>
        <w:sectPr w:rsidR="00EE7231" w:rsidRPr="00EC103B" w:rsidSect="00D52F47">
          <w:headerReference w:type="default" r:id="rId14"/>
          <w:footerReference w:type="first" r:id="rId15"/>
          <w:endnotePr>
            <w:numFmt w:val="decimal"/>
          </w:endnotePr>
          <w:pgSz w:w="12240" w:h="15840"/>
          <w:pgMar w:top="1440" w:right="1440" w:bottom="1440" w:left="1440" w:header="720" w:footer="720" w:gutter="0"/>
          <w:pgNumType w:fmt="lowerRoman" w:start="5"/>
          <w:cols w:space="720"/>
          <w:titlePg/>
        </w:sectPr>
      </w:pPr>
    </w:p>
    <w:p w14:paraId="4DF178D0" w14:textId="77777777" w:rsidR="00490021" w:rsidRDefault="00210D97" w:rsidP="004E6443">
      <w:pPr>
        <w:pStyle w:val="TOC1"/>
        <w:rPr>
          <w:ins w:id="53" w:author="Elizabeth Ann Storm" w:date="2021-12-10T20:04:00Z"/>
        </w:rPr>
      </w:pPr>
      <w:r w:rsidRPr="00EC103B">
        <w:lastRenderedPageBreak/>
        <w:t>TABLE OF CONTENTS</w:t>
      </w:r>
    </w:p>
    <w:p w14:paraId="55220E04" w14:textId="5DEFDEFB" w:rsidR="004C7E6F" w:rsidRDefault="0020108C">
      <w:pPr>
        <w:pStyle w:val="TOC1"/>
        <w:rPr>
          <w:ins w:id="54" w:author="Elizabeth" w:date="2022-04-11T16:49:00Z"/>
          <w:rFonts w:asciiTheme="minorHAnsi" w:eastAsiaTheme="minorEastAsia" w:hAnsiTheme="minorHAnsi" w:cstheme="minorBidi"/>
          <w:b w:val="0"/>
          <w:caps w:val="0"/>
          <w:noProof/>
          <w:sz w:val="22"/>
        </w:rPr>
      </w:pPr>
      <w:r w:rsidRPr="00EC103B">
        <w:rPr>
          <w:rFonts w:eastAsia="Times New Roman"/>
          <w:bCs/>
          <w:color w:val="A5A5A5"/>
          <w:szCs w:val="24"/>
        </w:rPr>
        <w:fldChar w:fldCharType="begin"/>
      </w:r>
      <w:r w:rsidRPr="00EC103B">
        <w:rPr>
          <w:rFonts w:eastAsia="Times New Roman"/>
          <w:bCs/>
          <w:color w:val="A5A5A5"/>
          <w:szCs w:val="24"/>
        </w:rPr>
        <w:instrText xml:space="preserve"> TOC \o "1-3" \h \z \u </w:instrText>
      </w:r>
      <w:r w:rsidRPr="00EC103B">
        <w:rPr>
          <w:rFonts w:eastAsia="Times New Roman"/>
          <w:bCs/>
          <w:color w:val="A5A5A5"/>
          <w:szCs w:val="24"/>
        </w:rPr>
        <w:fldChar w:fldCharType="separate"/>
      </w:r>
      <w:ins w:id="55" w:author="Elizabeth" w:date="2022-04-11T16:49:00Z">
        <w:r w:rsidR="004C7E6F" w:rsidRPr="00111266">
          <w:rPr>
            <w:rStyle w:val="Hyperlink"/>
            <w:noProof/>
          </w:rPr>
          <w:fldChar w:fldCharType="begin"/>
        </w:r>
        <w:r w:rsidR="004C7E6F" w:rsidRPr="00111266">
          <w:rPr>
            <w:rStyle w:val="Hyperlink"/>
            <w:noProof/>
          </w:rPr>
          <w:instrText xml:space="preserve"> </w:instrText>
        </w:r>
        <w:r w:rsidR="004C7E6F">
          <w:rPr>
            <w:noProof/>
          </w:rPr>
          <w:instrText>HYPERLINK \l "_Toc100588208"</w:instrText>
        </w:r>
        <w:r w:rsidR="004C7E6F" w:rsidRPr="00111266">
          <w:rPr>
            <w:rStyle w:val="Hyperlink"/>
            <w:noProof/>
          </w:rPr>
          <w:instrText xml:space="preserve"> </w:instrText>
        </w:r>
        <w:r w:rsidR="004C7E6F" w:rsidRPr="00111266">
          <w:rPr>
            <w:rStyle w:val="Hyperlink"/>
            <w:noProof/>
          </w:rPr>
          <w:fldChar w:fldCharType="separate"/>
        </w:r>
        <w:r w:rsidR="004C7E6F" w:rsidRPr="00111266">
          <w:rPr>
            <w:rStyle w:val="Hyperlink"/>
            <w:noProof/>
          </w:rPr>
          <w:t>ACKNOWLEDGEMENTS</w:t>
        </w:r>
        <w:r w:rsidR="004C7E6F">
          <w:rPr>
            <w:noProof/>
            <w:webHidden/>
          </w:rPr>
          <w:tab/>
        </w:r>
        <w:r w:rsidR="004C7E6F">
          <w:rPr>
            <w:noProof/>
            <w:webHidden/>
          </w:rPr>
          <w:fldChar w:fldCharType="begin"/>
        </w:r>
        <w:r w:rsidR="004C7E6F">
          <w:rPr>
            <w:noProof/>
            <w:webHidden/>
          </w:rPr>
          <w:instrText xml:space="preserve"> PAGEREF _Toc100588208 \h </w:instrText>
        </w:r>
      </w:ins>
      <w:r w:rsidR="004C7E6F">
        <w:rPr>
          <w:noProof/>
          <w:webHidden/>
        </w:rPr>
      </w:r>
      <w:r w:rsidR="004C7E6F">
        <w:rPr>
          <w:noProof/>
          <w:webHidden/>
        </w:rPr>
        <w:fldChar w:fldCharType="separate"/>
      </w:r>
      <w:ins w:id="56" w:author="Elizabeth" w:date="2022-04-11T16:49:00Z">
        <w:r w:rsidR="004C7E6F">
          <w:rPr>
            <w:noProof/>
            <w:webHidden/>
          </w:rPr>
          <w:t>v</w:t>
        </w:r>
        <w:r w:rsidR="004C7E6F">
          <w:rPr>
            <w:noProof/>
            <w:webHidden/>
          </w:rPr>
          <w:fldChar w:fldCharType="end"/>
        </w:r>
        <w:r w:rsidR="004C7E6F" w:rsidRPr="00111266">
          <w:rPr>
            <w:rStyle w:val="Hyperlink"/>
            <w:noProof/>
          </w:rPr>
          <w:fldChar w:fldCharType="end"/>
        </w:r>
      </w:ins>
    </w:p>
    <w:p w14:paraId="16808254" w14:textId="6AE5F2B4" w:rsidR="004C7E6F" w:rsidRDefault="004C7E6F">
      <w:pPr>
        <w:pStyle w:val="TOC1"/>
        <w:rPr>
          <w:ins w:id="57" w:author="Elizabeth" w:date="2022-04-11T16:49:00Z"/>
          <w:rFonts w:asciiTheme="minorHAnsi" w:eastAsiaTheme="minorEastAsia" w:hAnsiTheme="minorHAnsi" w:cstheme="minorBidi"/>
          <w:b w:val="0"/>
          <w:caps w:val="0"/>
          <w:noProof/>
          <w:sz w:val="22"/>
        </w:rPr>
      </w:pPr>
      <w:ins w:id="5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"_Toc100588209"</w:instrText>
        </w:r>
        <w:r w:rsidRPr="00111266">
          <w:rPr>
            <w:rStyle w:val="Hyperlink"/>
            <w:noProof/>
          </w:rPr>
          <w:instrText xml:space="preserve"> </w:instrText>
        </w:r>
        <w:r w:rsidRPr="00111266">
          <w:rPr>
            <w:rStyle w:val="Hyperlink"/>
            <w:noProof/>
          </w:rPr>
          <w:fldChar w:fldCharType="separate"/>
        </w:r>
        <w:r w:rsidRPr="00111266">
          <w:rPr>
            <w:rStyle w:val="Hyperlink"/>
            <w:noProof/>
          </w:rPr>
          <w:t>LIST OF FIGURES</w:t>
        </w:r>
        <w:r>
          <w:rPr>
            <w:noProof/>
            <w:webHidden/>
          </w:rPr>
          <w:tab/>
        </w:r>
        <w:r>
          <w:rPr>
            <w:noProof/>
            <w:webHidden/>
          </w:rPr>
          <w:fldChar w:fldCharType="begin"/>
        </w:r>
        <w:r>
          <w:rPr>
            <w:noProof/>
            <w:webHidden/>
          </w:rPr>
          <w:instrText xml:space="preserve"> PAGEREF _Toc100588209 \h </w:instrText>
        </w:r>
      </w:ins>
      <w:r>
        <w:rPr>
          <w:noProof/>
          <w:webHidden/>
        </w:rPr>
      </w:r>
      <w:r>
        <w:rPr>
          <w:noProof/>
          <w:webHidden/>
        </w:rPr>
        <w:fldChar w:fldCharType="separate"/>
      </w:r>
      <w:ins w:id="59" w:author="Elizabeth" w:date="2022-04-11T16:49:00Z">
        <w:r>
          <w:rPr>
            <w:noProof/>
            <w:webHidden/>
          </w:rPr>
          <w:t>3</w:t>
        </w:r>
        <w:r>
          <w:rPr>
            <w:noProof/>
            <w:webHidden/>
          </w:rPr>
          <w:fldChar w:fldCharType="end"/>
        </w:r>
        <w:r w:rsidRPr="00111266">
          <w:rPr>
            <w:rStyle w:val="Hyperlink"/>
            <w:noProof/>
          </w:rPr>
          <w:fldChar w:fldCharType="end"/>
        </w:r>
      </w:ins>
    </w:p>
    <w:p w14:paraId="5B147FF2" w14:textId="27C8DDBC" w:rsidR="004C7E6F" w:rsidRDefault="004C7E6F">
      <w:pPr>
        <w:pStyle w:val="TOC1"/>
        <w:rPr>
          <w:ins w:id="60" w:author="Elizabeth" w:date="2022-04-11T16:49:00Z"/>
          <w:rFonts w:asciiTheme="minorHAnsi" w:eastAsiaTheme="minorEastAsia" w:hAnsiTheme="minorHAnsi" w:cstheme="minorBidi"/>
          <w:b w:val="0"/>
          <w:caps w:val="0"/>
          <w:noProof/>
          <w:sz w:val="22"/>
        </w:rPr>
      </w:pPr>
      <w:ins w:id="6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"_Toc100588210"</w:instrText>
        </w:r>
        <w:r w:rsidRPr="00111266">
          <w:rPr>
            <w:rStyle w:val="Hyperlink"/>
            <w:noProof/>
          </w:rPr>
          <w:instrText xml:space="preserve"> </w:instrText>
        </w:r>
        <w:r w:rsidRPr="00111266">
          <w:rPr>
            <w:rStyle w:val="Hyperlink"/>
            <w:noProof/>
          </w:rPr>
          <w:fldChar w:fldCharType="separate"/>
        </w:r>
        <w:r w:rsidRPr="00111266">
          <w:rPr>
            <w:rStyle w:val="Hyperlink"/>
            <w:noProof/>
          </w:rPr>
          <w:t>1</w:t>
        </w:r>
        <w:r>
          <w:rPr>
            <w:rFonts w:asciiTheme="minorHAnsi" w:eastAsiaTheme="minorEastAsia" w:hAnsiTheme="minorHAnsi" w:cstheme="minorBidi"/>
            <w:b w:val="0"/>
            <w:caps w:val="0"/>
            <w:noProof/>
            <w:sz w:val="22"/>
          </w:rPr>
          <w:tab/>
        </w:r>
        <w:r w:rsidRPr="00111266">
          <w:rPr>
            <w:rStyle w:val="Hyperlink"/>
            <w:noProof/>
          </w:rPr>
          <w:t>INTRODUCTION</w:t>
        </w:r>
        <w:r>
          <w:rPr>
            <w:noProof/>
            <w:webHidden/>
          </w:rPr>
          <w:tab/>
        </w:r>
        <w:r>
          <w:rPr>
            <w:noProof/>
            <w:webHidden/>
          </w:rPr>
          <w:fldChar w:fldCharType="begin"/>
        </w:r>
        <w:r>
          <w:rPr>
            <w:noProof/>
            <w:webHidden/>
          </w:rPr>
          <w:instrText xml:space="preserve"> PAGEREF _Toc100588210 \h </w:instrText>
        </w:r>
      </w:ins>
      <w:r>
        <w:rPr>
          <w:noProof/>
          <w:webHidden/>
        </w:rPr>
      </w:r>
      <w:r>
        <w:rPr>
          <w:noProof/>
          <w:webHidden/>
        </w:rPr>
        <w:fldChar w:fldCharType="separate"/>
      </w:r>
      <w:ins w:id="62" w:author="Elizabeth" w:date="2022-04-11T16:49:00Z">
        <w:r>
          <w:rPr>
            <w:noProof/>
            <w:webHidden/>
          </w:rPr>
          <w:t>4</w:t>
        </w:r>
        <w:r>
          <w:rPr>
            <w:noProof/>
            <w:webHidden/>
          </w:rPr>
          <w:fldChar w:fldCharType="end"/>
        </w:r>
        <w:r w:rsidRPr="00111266">
          <w:rPr>
            <w:rStyle w:val="Hyperlink"/>
            <w:noProof/>
          </w:rPr>
          <w:fldChar w:fldCharType="end"/>
        </w:r>
      </w:ins>
    </w:p>
    <w:p w14:paraId="3C7D3FEE" w14:textId="5B642687" w:rsidR="004C7E6F" w:rsidRDefault="004C7E6F">
      <w:pPr>
        <w:pStyle w:val="TOC1"/>
        <w:rPr>
          <w:ins w:id="63" w:author="Elizabeth" w:date="2022-04-11T16:49:00Z"/>
          <w:rFonts w:asciiTheme="minorHAnsi" w:eastAsiaTheme="minorEastAsia" w:hAnsiTheme="minorHAnsi" w:cstheme="minorBidi"/>
          <w:b w:val="0"/>
          <w:caps w:val="0"/>
          <w:noProof/>
          <w:sz w:val="22"/>
        </w:rPr>
      </w:pPr>
      <w:ins w:id="6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"_Toc100588211"</w:instrText>
        </w:r>
        <w:r w:rsidRPr="00111266">
          <w:rPr>
            <w:rStyle w:val="Hyperlink"/>
            <w:noProof/>
          </w:rPr>
          <w:instrText xml:space="preserve"> </w:instrText>
        </w:r>
        <w:r w:rsidRPr="00111266">
          <w:rPr>
            <w:rStyle w:val="Hyperlink"/>
            <w:noProof/>
          </w:rPr>
          <w:fldChar w:fldCharType="separate"/>
        </w:r>
        <w:r w:rsidRPr="00111266">
          <w:rPr>
            <w:rStyle w:val="Hyperlink"/>
            <w:noProof/>
          </w:rPr>
          <w:t>2</w:t>
        </w:r>
        <w:r>
          <w:rPr>
            <w:rFonts w:asciiTheme="minorHAnsi" w:eastAsiaTheme="minorEastAsia" w:hAnsiTheme="minorHAnsi" w:cstheme="minorBidi"/>
            <w:b w:val="0"/>
            <w:caps w:val="0"/>
            <w:noProof/>
            <w:sz w:val="22"/>
          </w:rPr>
          <w:tab/>
        </w:r>
        <w:r w:rsidRPr="00111266">
          <w:rPr>
            <w:rStyle w:val="Hyperlink"/>
            <w:noProof/>
          </w:rPr>
          <w:t>old media</w:t>
        </w:r>
        <w:r>
          <w:rPr>
            <w:noProof/>
            <w:webHidden/>
          </w:rPr>
          <w:tab/>
        </w:r>
        <w:r>
          <w:rPr>
            <w:noProof/>
            <w:webHidden/>
          </w:rPr>
          <w:fldChar w:fldCharType="begin"/>
        </w:r>
        <w:r>
          <w:rPr>
            <w:noProof/>
            <w:webHidden/>
          </w:rPr>
          <w:instrText xml:space="preserve"> PAGEREF _Toc100588211 \h </w:instrText>
        </w:r>
      </w:ins>
      <w:r>
        <w:rPr>
          <w:noProof/>
          <w:webHidden/>
        </w:rPr>
      </w:r>
      <w:r>
        <w:rPr>
          <w:noProof/>
          <w:webHidden/>
        </w:rPr>
        <w:fldChar w:fldCharType="separate"/>
      </w:r>
      <w:ins w:id="65" w:author="Elizabeth" w:date="2022-04-11T16:49:00Z">
        <w:r>
          <w:rPr>
            <w:noProof/>
            <w:webHidden/>
          </w:rPr>
          <w:t>8</w:t>
        </w:r>
        <w:r>
          <w:rPr>
            <w:noProof/>
            <w:webHidden/>
          </w:rPr>
          <w:fldChar w:fldCharType="end"/>
        </w:r>
        <w:r w:rsidRPr="00111266">
          <w:rPr>
            <w:rStyle w:val="Hyperlink"/>
            <w:noProof/>
          </w:rPr>
          <w:fldChar w:fldCharType="end"/>
        </w:r>
      </w:ins>
    </w:p>
    <w:p w14:paraId="2C0A5F36" w14:textId="52E60374" w:rsidR="004C7E6F" w:rsidRDefault="004C7E6F">
      <w:pPr>
        <w:pStyle w:val="TOC2"/>
        <w:rPr>
          <w:ins w:id="66" w:author="Elizabeth" w:date="2022-04-11T16:49:00Z"/>
          <w:rFonts w:asciiTheme="minorHAnsi" w:eastAsiaTheme="minorEastAsia" w:hAnsiTheme="minorHAnsi" w:cstheme="minorBidi"/>
          <w:b w:val="0"/>
          <w:noProof/>
          <w:sz w:val="22"/>
        </w:rPr>
      </w:pPr>
      <w:ins w:id="6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"_Toc100588212"</w:instrText>
        </w:r>
        <w:r w:rsidRPr="00111266">
          <w:rPr>
            <w:rStyle w:val="Hyperlink"/>
            <w:noProof/>
          </w:rPr>
          <w:instrText xml:space="preserve"> </w:instrText>
        </w:r>
        <w:r w:rsidRPr="00111266">
          <w:rPr>
            <w:rStyle w:val="Hyperlink"/>
            <w:noProof/>
          </w:rPr>
          <w:fldChar w:fldCharType="separate"/>
        </w:r>
        <w:r w:rsidRPr="00111266">
          <w:rPr>
            <w:rStyle w:val="Hyperlink"/>
            <w:noProof/>
          </w:rPr>
          <w:t>2.1</w:t>
        </w:r>
        <w:r>
          <w:rPr>
            <w:rFonts w:asciiTheme="minorHAnsi" w:eastAsiaTheme="minorEastAsia" w:hAnsiTheme="minorHAnsi" w:cstheme="minorBidi"/>
            <w:b w:val="0"/>
            <w:noProof/>
            <w:sz w:val="22"/>
          </w:rPr>
          <w:tab/>
        </w:r>
        <w:r w:rsidRPr="00111266">
          <w:rPr>
            <w:rStyle w:val="Hyperlink"/>
            <w:noProof/>
          </w:rPr>
          <w:t>Subsection 1 – early modern visions</w:t>
        </w:r>
        <w:r>
          <w:rPr>
            <w:noProof/>
            <w:webHidden/>
          </w:rPr>
          <w:tab/>
        </w:r>
        <w:r>
          <w:rPr>
            <w:noProof/>
            <w:webHidden/>
          </w:rPr>
          <w:fldChar w:fldCharType="begin"/>
        </w:r>
        <w:r>
          <w:rPr>
            <w:noProof/>
            <w:webHidden/>
          </w:rPr>
          <w:instrText xml:space="preserve"> PAGEREF _Toc100588212 \h </w:instrText>
        </w:r>
      </w:ins>
      <w:r>
        <w:rPr>
          <w:noProof/>
          <w:webHidden/>
        </w:rPr>
      </w:r>
      <w:r>
        <w:rPr>
          <w:noProof/>
          <w:webHidden/>
        </w:rPr>
        <w:fldChar w:fldCharType="separate"/>
      </w:r>
      <w:ins w:id="68" w:author="Elizabeth" w:date="2022-04-11T16:49:00Z">
        <w:r>
          <w:rPr>
            <w:noProof/>
            <w:webHidden/>
          </w:rPr>
          <w:t>8</w:t>
        </w:r>
        <w:r>
          <w:rPr>
            <w:noProof/>
            <w:webHidden/>
          </w:rPr>
          <w:fldChar w:fldCharType="end"/>
        </w:r>
        <w:r w:rsidRPr="00111266">
          <w:rPr>
            <w:rStyle w:val="Hyperlink"/>
            <w:noProof/>
          </w:rPr>
          <w:fldChar w:fldCharType="end"/>
        </w:r>
      </w:ins>
    </w:p>
    <w:p w14:paraId="24F3549D" w14:textId="7FB7609A" w:rsidR="004C7E6F" w:rsidRDefault="004C7E6F">
      <w:pPr>
        <w:pStyle w:val="TOC3"/>
        <w:tabs>
          <w:tab w:val="left" w:pos="1860"/>
          <w:tab w:val="right" w:leader="dot" w:pos="9350"/>
        </w:tabs>
        <w:rPr>
          <w:ins w:id="69" w:author="Elizabeth" w:date="2022-04-11T16:49:00Z"/>
          <w:rFonts w:asciiTheme="minorHAnsi" w:eastAsiaTheme="minorEastAsia" w:hAnsiTheme="minorHAnsi" w:cstheme="minorBidi"/>
          <w:b w:val="0"/>
          <w:i w:val="0"/>
          <w:noProof/>
          <w:sz w:val="22"/>
        </w:rPr>
      </w:pPr>
      <w:ins w:id="7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"_Toc100588213"</w:instrText>
        </w:r>
        <w:r w:rsidRPr="00111266">
          <w:rPr>
            <w:rStyle w:val="Hyperlink"/>
            <w:noProof/>
          </w:rPr>
          <w:instrText xml:space="preserve"> </w:instrText>
        </w:r>
        <w:r w:rsidRPr="00111266">
          <w:rPr>
            <w:rStyle w:val="Hyperlink"/>
            <w:noProof/>
          </w:rPr>
          <w:fldChar w:fldCharType="separate"/>
        </w:r>
        <w:r w:rsidRPr="00111266">
          <w:rPr>
            <w:rStyle w:val="Hyperlink"/>
            <w:noProof/>
          </w:rPr>
          <w:t>2.1.1</w:t>
        </w:r>
        <w:r>
          <w:rPr>
            <w:rFonts w:asciiTheme="minorHAnsi" w:eastAsiaTheme="minorEastAsia" w:hAnsiTheme="minorHAnsi" w:cstheme="minorBidi"/>
            <w:b w:val="0"/>
            <w:i w:val="0"/>
            <w:noProof/>
            <w:sz w:val="22"/>
          </w:rPr>
          <w:tab/>
        </w:r>
        <w:r w:rsidRPr="00111266">
          <w:rPr>
            <w:rStyle w:val="Hyperlink"/>
            <w:noProof/>
          </w:rPr>
          <w:t>Early modern practice</w:t>
        </w:r>
        <w:r>
          <w:rPr>
            <w:noProof/>
            <w:webHidden/>
          </w:rPr>
          <w:tab/>
        </w:r>
        <w:r>
          <w:rPr>
            <w:noProof/>
            <w:webHidden/>
          </w:rPr>
          <w:fldChar w:fldCharType="begin"/>
        </w:r>
        <w:r>
          <w:rPr>
            <w:noProof/>
            <w:webHidden/>
          </w:rPr>
          <w:instrText xml:space="preserve"> PAGEREF _Toc100588213 \h </w:instrText>
        </w:r>
      </w:ins>
      <w:r>
        <w:rPr>
          <w:noProof/>
          <w:webHidden/>
        </w:rPr>
      </w:r>
      <w:r>
        <w:rPr>
          <w:noProof/>
          <w:webHidden/>
        </w:rPr>
        <w:fldChar w:fldCharType="separate"/>
      </w:r>
      <w:ins w:id="71" w:author="Elizabeth" w:date="2022-04-11T16:49:00Z">
        <w:r>
          <w:rPr>
            <w:noProof/>
            <w:webHidden/>
          </w:rPr>
          <w:t>11</w:t>
        </w:r>
        <w:r>
          <w:rPr>
            <w:noProof/>
            <w:webHidden/>
          </w:rPr>
          <w:fldChar w:fldCharType="end"/>
        </w:r>
        <w:r w:rsidRPr="00111266">
          <w:rPr>
            <w:rStyle w:val="Hyperlink"/>
            <w:noProof/>
          </w:rPr>
          <w:fldChar w:fldCharType="end"/>
        </w:r>
      </w:ins>
    </w:p>
    <w:p w14:paraId="2601D524" w14:textId="01E338AE" w:rsidR="004C7E6F" w:rsidRDefault="004C7E6F">
      <w:pPr>
        <w:pStyle w:val="TOC2"/>
        <w:rPr>
          <w:ins w:id="72" w:author="Elizabeth" w:date="2022-04-11T16:49:00Z"/>
          <w:rFonts w:asciiTheme="minorHAnsi" w:eastAsiaTheme="minorEastAsia" w:hAnsiTheme="minorHAnsi" w:cstheme="minorBidi"/>
          <w:b w:val="0"/>
          <w:noProof/>
          <w:sz w:val="22"/>
        </w:rPr>
      </w:pPr>
      <w:ins w:id="7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"_Toc100588216"</w:instrText>
        </w:r>
        <w:r w:rsidRPr="00111266">
          <w:rPr>
            <w:rStyle w:val="Hyperlink"/>
            <w:noProof/>
          </w:rPr>
          <w:instrText xml:space="preserve"> </w:instrText>
        </w:r>
        <w:r w:rsidRPr="00111266">
          <w:rPr>
            <w:rStyle w:val="Hyperlink"/>
            <w:noProof/>
          </w:rPr>
          <w:fldChar w:fldCharType="separate"/>
        </w:r>
        <w:r w:rsidRPr="00111266">
          <w:rPr>
            <w:rStyle w:val="Hyperlink"/>
            <w:noProof/>
          </w:rPr>
          <w:t>2.2</w:t>
        </w:r>
        <w:r>
          <w:rPr>
            <w:rFonts w:asciiTheme="minorHAnsi" w:eastAsiaTheme="minorEastAsia" w:hAnsiTheme="minorHAnsi" w:cstheme="minorBidi"/>
            <w:b w:val="0"/>
            <w:noProof/>
            <w:sz w:val="22"/>
          </w:rPr>
          <w:tab/>
        </w:r>
        <w:r w:rsidRPr="00111266">
          <w:rPr>
            <w:rStyle w:val="Hyperlink"/>
            <w:noProof/>
          </w:rPr>
          <w:t>Subsection 2 – (19</w:t>
        </w:r>
        <w:r w:rsidRPr="00111266">
          <w:rPr>
            <w:rStyle w:val="Hyperlink"/>
            <w:noProof/>
            <w:vertAlign w:val="superscript"/>
          </w:rPr>
          <w:t>th</w:t>
        </w:r>
        <w:r w:rsidRPr="00111266">
          <w:rPr>
            <w:rStyle w:val="Hyperlink"/>
            <w:noProof/>
          </w:rPr>
          <w:t xml:space="preserve"> c.) laying the foundation for 20</w:t>
        </w:r>
        <w:r w:rsidRPr="00111266">
          <w:rPr>
            <w:rStyle w:val="Hyperlink"/>
            <w:noProof/>
            <w:vertAlign w:val="superscript"/>
          </w:rPr>
          <w:t>th</w:t>
        </w:r>
        <w:r w:rsidRPr="00111266">
          <w:rPr>
            <w:rStyle w:val="Hyperlink"/>
            <w:noProof/>
          </w:rPr>
          <w:t xml:space="preserve"> century modernism “the threshold of our modernity”</w:t>
        </w:r>
        <w:r>
          <w:rPr>
            <w:noProof/>
            <w:webHidden/>
          </w:rPr>
          <w:tab/>
        </w:r>
        <w:r>
          <w:rPr>
            <w:noProof/>
            <w:webHidden/>
          </w:rPr>
          <w:fldChar w:fldCharType="begin"/>
        </w:r>
        <w:r>
          <w:rPr>
            <w:noProof/>
            <w:webHidden/>
          </w:rPr>
          <w:instrText xml:space="preserve"> PAGEREF _Toc100588216 \h </w:instrText>
        </w:r>
      </w:ins>
      <w:r>
        <w:rPr>
          <w:noProof/>
          <w:webHidden/>
        </w:rPr>
      </w:r>
      <w:r>
        <w:rPr>
          <w:noProof/>
          <w:webHidden/>
        </w:rPr>
        <w:fldChar w:fldCharType="separate"/>
      </w:r>
      <w:ins w:id="74" w:author="Elizabeth" w:date="2022-04-11T16:49:00Z">
        <w:r>
          <w:rPr>
            <w:noProof/>
            <w:webHidden/>
          </w:rPr>
          <w:t>15</w:t>
        </w:r>
        <w:r>
          <w:rPr>
            <w:noProof/>
            <w:webHidden/>
          </w:rPr>
          <w:fldChar w:fldCharType="end"/>
        </w:r>
        <w:r w:rsidRPr="00111266">
          <w:rPr>
            <w:rStyle w:val="Hyperlink"/>
            <w:noProof/>
          </w:rPr>
          <w:fldChar w:fldCharType="end"/>
        </w:r>
      </w:ins>
    </w:p>
    <w:p w14:paraId="2F5A9235" w14:textId="28C53F29" w:rsidR="004C7E6F" w:rsidRDefault="004C7E6F">
      <w:pPr>
        <w:pStyle w:val="TOC3"/>
        <w:tabs>
          <w:tab w:val="left" w:pos="1860"/>
          <w:tab w:val="right" w:leader="dot" w:pos="9350"/>
        </w:tabs>
        <w:rPr>
          <w:ins w:id="75" w:author="Elizabeth" w:date="2022-04-11T16:49:00Z"/>
          <w:rFonts w:asciiTheme="minorHAnsi" w:eastAsiaTheme="minorEastAsia" w:hAnsiTheme="minorHAnsi" w:cstheme="minorBidi"/>
          <w:b w:val="0"/>
          <w:i w:val="0"/>
          <w:noProof/>
          <w:sz w:val="22"/>
        </w:rPr>
      </w:pPr>
      <w:ins w:id="7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"_Toc100588220"</w:instrText>
        </w:r>
        <w:r w:rsidRPr="00111266">
          <w:rPr>
            <w:rStyle w:val="Hyperlink"/>
            <w:noProof/>
          </w:rPr>
          <w:instrText xml:space="preserve"> </w:instrText>
        </w:r>
        <w:r w:rsidRPr="00111266">
          <w:rPr>
            <w:rStyle w:val="Hyperlink"/>
            <w:noProof/>
          </w:rPr>
          <w:fldChar w:fldCharType="separate"/>
        </w:r>
        <w:r w:rsidRPr="00111266">
          <w:rPr>
            <w:rStyle w:val="Hyperlink"/>
            <w:noProof/>
          </w:rPr>
          <w:t>2.2.1</w:t>
        </w:r>
        <w:r>
          <w:rPr>
            <w:rFonts w:asciiTheme="minorHAnsi" w:eastAsiaTheme="minorEastAsia" w:hAnsiTheme="minorHAnsi" w:cstheme="minorBidi"/>
            <w:b w:val="0"/>
            <w:i w:val="0"/>
            <w:noProof/>
            <w:sz w:val="22"/>
          </w:rPr>
          <w:tab/>
        </w:r>
        <w:r w:rsidRPr="00111266">
          <w:rPr>
            <w:rStyle w:val="Hyperlink"/>
            <w:noProof/>
          </w:rPr>
          <w:t>Image-making and imagination</w:t>
        </w:r>
        <w:r>
          <w:rPr>
            <w:noProof/>
            <w:webHidden/>
          </w:rPr>
          <w:tab/>
        </w:r>
        <w:r>
          <w:rPr>
            <w:noProof/>
            <w:webHidden/>
          </w:rPr>
          <w:fldChar w:fldCharType="begin"/>
        </w:r>
        <w:r>
          <w:rPr>
            <w:noProof/>
            <w:webHidden/>
          </w:rPr>
          <w:instrText xml:space="preserve"> PAGEREF _Toc100588220 \h </w:instrText>
        </w:r>
      </w:ins>
      <w:r>
        <w:rPr>
          <w:noProof/>
          <w:webHidden/>
        </w:rPr>
      </w:r>
      <w:r>
        <w:rPr>
          <w:noProof/>
          <w:webHidden/>
        </w:rPr>
        <w:fldChar w:fldCharType="separate"/>
      </w:r>
      <w:ins w:id="77" w:author="Elizabeth" w:date="2022-04-11T16:49:00Z">
        <w:r>
          <w:rPr>
            <w:noProof/>
            <w:webHidden/>
          </w:rPr>
          <w:t>18</w:t>
        </w:r>
        <w:r>
          <w:rPr>
            <w:noProof/>
            <w:webHidden/>
          </w:rPr>
          <w:fldChar w:fldCharType="end"/>
        </w:r>
        <w:r w:rsidRPr="00111266">
          <w:rPr>
            <w:rStyle w:val="Hyperlink"/>
            <w:noProof/>
          </w:rPr>
          <w:fldChar w:fldCharType="end"/>
        </w:r>
      </w:ins>
    </w:p>
    <w:p w14:paraId="40A7C3B6" w14:textId="30A4287F" w:rsidR="004C7E6F" w:rsidRDefault="004C7E6F">
      <w:pPr>
        <w:pStyle w:val="TOC2"/>
        <w:rPr>
          <w:ins w:id="78" w:author="Elizabeth" w:date="2022-04-11T16:49:00Z"/>
          <w:rFonts w:asciiTheme="minorHAnsi" w:eastAsiaTheme="minorEastAsia" w:hAnsiTheme="minorHAnsi" w:cstheme="minorBidi"/>
          <w:b w:val="0"/>
          <w:noProof/>
          <w:sz w:val="22"/>
        </w:rPr>
      </w:pPr>
      <w:ins w:id="79"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"_Toc100588221"</w:instrText>
        </w:r>
        <w:r w:rsidRPr="00111266">
          <w:rPr>
            <w:rStyle w:val="Hyperlink"/>
            <w:noProof/>
          </w:rPr>
          <w:instrText xml:space="preserve"> </w:instrText>
        </w:r>
        <w:r w:rsidRPr="00111266">
          <w:rPr>
            <w:rStyle w:val="Hyperlink"/>
            <w:noProof/>
          </w:rPr>
          <w:fldChar w:fldCharType="separate"/>
        </w:r>
        <w:r w:rsidRPr="00111266">
          <w:rPr>
            <w:rStyle w:val="Hyperlink"/>
            <w:noProof/>
          </w:rPr>
          <w:t>2.3</w:t>
        </w:r>
        <w:r>
          <w:rPr>
            <w:rFonts w:asciiTheme="minorHAnsi" w:eastAsiaTheme="minorEastAsia" w:hAnsiTheme="minorHAnsi" w:cstheme="minorBidi"/>
            <w:b w:val="0"/>
            <w:noProof/>
            <w:sz w:val="22"/>
          </w:rPr>
          <w:tab/>
        </w:r>
        <w:r w:rsidRPr="00111266">
          <w:rPr>
            <w:rStyle w:val="Hyperlink"/>
            <w:noProof/>
          </w:rPr>
          <w:t>Subsection 5 – Media studies, materiality, McLuhan</w:t>
        </w:r>
        <w:r>
          <w:rPr>
            <w:noProof/>
            <w:webHidden/>
          </w:rPr>
          <w:tab/>
        </w:r>
        <w:r>
          <w:rPr>
            <w:noProof/>
            <w:webHidden/>
          </w:rPr>
          <w:fldChar w:fldCharType="begin"/>
        </w:r>
        <w:r>
          <w:rPr>
            <w:noProof/>
            <w:webHidden/>
          </w:rPr>
          <w:instrText xml:space="preserve"> PAGEREF _Toc100588221 \h </w:instrText>
        </w:r>
      </w:ins>
      <w:r>
        <w:rPr>
          <w:noProof/>
          <w:webHidden/>
        </w:rPr>
      </w:r>
      <w:r>
        <w:rPr>
          <w:noProof/>
          <w:webHidden/>
        </w:rPr>
        <w:fldChar w:fldCharType="separate"/>
      </w:r>
      <w:ins w:id="80" w:author="Elizabeth" w:date="2022-04-11T16:49:00Z">
        <w:r>
          <w:rPr>
            <w:noProof/>
            <w:webHidden/>
          </w:rPr>
          <w:t>20</w:t>
        </w:r>
        <w:r>
          <w:rPr>
            <w:noProof/>
            <w:webHidden/>
          </w:rPr>
          <w:fldChar w:fldCharType="end"/>
        </w:r>
        <w:r w:rsidRPr="00111266">
          <w:rPr>
            <w:rStyle w:val="Hyperlink"/>
            <w:noProof/>
          </w:rPr>
          <w:fldChar w:fldCharType="end"/>
        </w:r>
      </w:ins>
    </w:p>
    <w:p w14:paraId="7F0BE964" w14:textId="39BCD887" w:rsidR="004C7E6F" w:rsidRDefault="004C7E6F">
      <w:pPr>
        <w:pStyle w:val="TOC1"/>
        <w:rPr>
          <w:ins w:id="81" w:author="Elizabeth" w:date="2022-04-11T16:49:00Z"/>
          <w:rFonts w:asciiTheme="minorHAnsi" w:eastAsiaTheme="minorEastAsia" w:hAnsiTheme="minorHAnsi" w:cstheme="minorBidi"/>
          <w:b w:val="0"/>
          <w:caps w:val="0"/>
          <w:noProof/>
          <w:sz w:val="22"/>
        </w:rPr>
      </w:pPr>
      <w:ins w:id="82"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"_Toc100588222"</w:instrText>
        </w:r>
        <w:r w:rsidRPr="00111266">
          <w:rPr>
            <w:rStyle w:val="Hyperlink"/>
            <w:noProof/>
          </w:rPr>
          <w:instrText xml:space="preserve"> </w:instrText>
        </w:r>
        <w:r w:rsidRPr="00111266">
          <w:rPr>
            <w:rStyle w:val="Hyperlink"/>
            <w:noProof/>
          </w:rPr>
          <w:fldChar w:fldCharType="separate"/>
        </w:r>
        <w:r w:rsidRPr="00111266">
          <w:rPr>
            <w:rStyle w:val="Hyperlink"/>
            <w:noProof/>
          </w:rPr>
          <w:t>3</w:t>
        </w:r>
        <w:r>
          <w:rPr>
            <w:rFonts w:asciiTheme="minorHAnsi" w:eastAsiaTheme="minorEastAsia" w:hAnsiTheme="minorHAnsi" w:cstheme="minorBidi"/>
            <w:b w:val="0"/>
            <w:caps w:val="0"/>
            <w:noProof/>
            <w:sz w:val="22"/>
          </w:rPr>
          <w:tab/>
        </w:r>
        <w:r w:rsidRPr="00111266">
          <w:rPr>
            <w:rStyle w:val="Hyperlink"/>
            <w:noProof/>
          </w:rPr>
          <w:t>New Media</w:t>
        </w:r>
        <w:r>
          <w:rPr>
            <w:noProof/>
            <w:webHidden/>
          </w:rPr>
          <w:tab/>
        </w:r>
        <w:r>
          <w:rPr>
            <w:noProof/>
            <w:webHidden/>
          </w:rPr>
          <w:fldChar w:fldCharType="begin"/>
        </w:r>
        <w:r>
          <w:rPr>
            <w:noProof/>
            <w:webHidden/>
          </w:rPr>
          <w:instrText xml:space="preserve"> PAGEREF _Toc100588222 \h </w:instrText>
        </w:r>
      </w:ins>
      <w:r>
        <w:rPr>
          <w:noProof/>
          <w:webHidden/>
        </w:rPr>
      </w:r>
      <w:r>
        <w:rPr>
          <w:noProof/>
          <w:webHidden/>
        </w:rPr>
        <w:fldChar w:fldCharType="separate"/>
      </w:r>
      <w:ins w:id="83" w:author="Elizabeth" w:date="2022-04-11T16:49:00Z">
        <w:r>
          <w:rPr>
            <w:noProof/>
            <w:webHidden/>
          </w:rPr>
          <w:t>25</w:t>
        </w:r>
        <w:r>
          <w:rPr>
            <w:noProof/>
            <w:webHidden/>
          </w:rPr>
          <w:fldChar w:fldCharType="end"/>
        </w:r>
        <w:r w:rsidRPr="00111266">
          <w:rPr>
            <w:rStyle w:val="Hyperlink"/>
            <w:noProof/>
          </w:rPr>
          <w:fldChar w:fldCharType="end"/>
        </w:r>
      </w:ins>
    </w:p>
    <w:p w14:paraId="07059E16" w14:textId="4C5EEEF5" w:rsidR="004C7E6F" w:rsidRDefault="004C7E6F">
      <w:pPr>
        <w:pStyle w:val="TOC2"/>
        <w:rPr>
          <w:ins w:id="84" w:author="Elizabeth" w:date="2022-04-11T16:49:00Z"/>
          <w:rFonts w:asciiTheme="minorHAnsi" w:eastAsiaTheme="minorEastAsia" w:hAnsiTheme="minorHAnsi" w:cstheme="minorBidi"/>
          <w:b w:val="0"/>
          <w:noProof/>
          <w:sz w:val="22"/>
        </w:rPr>
      </w:pPr>
      <w:ins w:id="85"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"_Toc100588237"</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3.1</w:t>
        </w:r>
        <w:r>
          <w:rPr>
            <w:rFonts w:asciiTheme="minorHAnsi" w:eastAsiaTheme="minorEastAsia" w:hAnsiTheme="minorHAnsi" w:cstheme="minorBidi"/>
            <w:b w:val="0"/>
            <w:noProof/>
            <w:sz w:val="22"/>
          </w:rPr>
          <w:tab/>
        </w:r>
        <w:r w:rsidRPr="00111266">
          <w:rPr>
            <w:rStyle w:val="Hyperlink"/>
            <w:rFonts w:eastAsiaTheme="minorHAnsi"/>
            <w:noProof/>
          </w:rPr>
          <w:t>Subsection 1 – mid-century modernism and alternate states of consciousness</w:t>
        </w:r>
        <w:r>
          <w:rPr>
            <w:noProof/>
            <w:webHidden/>
          </w:rPr>
          <w:tab/>
        </w:r>
        <w:r>
          <w:rPr>
            <w:noProof/>
            <w:webHidden/>
          </w:rPr>
          <w:fldChar w:fldCharType="begin"/>
        </w:r>
        <w:r>
          <w:rPr>
            <w:noProof/>
            <w:webHidden/>
          </w:rPr>
          <w:instrText xml:space="preserve"> PAGEREF _Toc100588237 \h </w:instrText>
        </w:r>
      </w:ins>
      <w:r>
        <w:rPr>
          <w:noProof/>
          <w:webHidden/>
        </w:rPr>
      </w:r>
      <w:r>
        <w:rPr>
          <w:noProof/>
          <w:webHidden/>
        </w:rPr>
        <w:fldChar w:fldCharType="separate"/>
      </w:r>
      <w:ins w:id="86" w:author="Elizabeth" w:date="2022-04-11T16:49:00Z">
        <w:r>
          <w:rPr>
            <w:noProof/>
            <w:webHidden/>
          </w:rPr>
          <w:t>25</w:t>
        </w:r>
        <w:r>
          <w:rPr>
            <w:noProof/>
            <w:webHidden/>
          </w:rPr>
          <w:fldChar w:fldCharType="end"/>
        </w:r>
        <w:r w:rsidRPr="00111266">
          <w:rPr>
            <w:rStyle w:val="Hyperlink"/>
            <w:noProof/>
          </w:rPr>
          <w:fldChar w:fldCharType="end"/>
        </w:r>
      </w:ins>
    </w:p>
    <w:p w14:paraId="7D8E7619" w14:textId="0C01E9F1" w:rsidR="004C7E6F" w:rsidRDefault="004C7E6F">
      <w:pPr>
        <w:pStyle w:val="TOC2"/>
        <w:rPr>
          <w:ins w:id="87" w:author="Elizabeth" w:date="2022-04-11T16:49:00Z"/>
          <w:rFonts w:asciiTheme="minorHAnsi" w:eastAsiaTheme="minorEastAsia" w:hAnsiTheme="minorHAnsi" w:cstheme="minorBidi"/>
          <w:b w:val="0"/>
          <w:noProof/>
          <w:sz w:val="22"/>
        </w:rPr>
      </w:pPr>
      <w:ins w:id="8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"_Toc100588238"</w:instrText>
        </w:r>
        <w:r w:rsidRPr="00111266">
          <w:rPr>
            <w:rStyle w:val="Hyperlink"/>
            <w:noProof/>
          </w:rPr>
          <w:instrText xml:space="preserve"> </w:instrText>
        </w:r>
        <w:r w:rsidRPr="00111266">
          <w:rPr>
            <w:rStyle w:val="Hyperlink"/>
            <w:noProof/>
          </w:rPr>
          <w:fldChar w:fldCharType="separate"/>
        </w:r>
        <w:r>
          <w:rPr>
            <w:rFonts w:asciiTheme="minorHAnsi" w:eastAsiaTheme="minorEastAsia" w:hAnsiTheme="minorHAnsi" w:cstheme="minorBidi"/>
            <w:b w:val="0"/>
            <w:noProof/>
            <w:sz w:val="22"/>
          </w:rPr>
          <w:tab/>
        </w:r>
        <w:r w:rsidRPr="00111266">
          <w:rPr>
            <w:rStyle w:val="Hyperlink"/>
            <w:noProof/>
          </w:rPr>
          <w:t>Subsection 2 -</w:t>
        </w:r>
        <w:r>
          <w:rPr>
            <w:noProof/>
            <w:webHidden/>
          </w:rPr>
          <w:tab/>
        </w:r>
        <w:r>
          <w:rPr>
            <w:noProof/>
            <w:webHidden/>
          </w:rPr>
          <w:fldChar w:fldCharType="begin"/>
        </w:r>
        <w:r>
          <w:rPr>
            <w:noProof/>
            <w:webHidden/>
          </w:rPr>
          <w:instrText xml:space="preserve"> PAGEREF _Toc100588238 \h </w:instrText>
        </w:r>
      </w:ins>
      <w:r>
        <w:rPr>
          <w:noProof/>
          <w:webHidden/>
        </w:rPr>
      </w:r>
      <w:r>
        <w:rPr>
          <w:noProof/>
          <w:webHidden/>
        </w:rPr>
        <w:fldChar w:fldCharType="separate"/>
      </w:r>
      <w:ins w:id="89" w:author="Elizabeth" w:date="2022-04-11T16:49:00Z">
        <w:r>
          <w:rPr>
            <w:noProof/>
            <w:webHidden/>
          </w:rPr>
          <w:t>27</w:t>
        </w:r>
        <w:r>
          <w:rPr>
            <w:noProof/>
            <w:webHidden/>
          </w:rPr>
          <w:fldChar w:fldCharType="end"/>
        </w:r>
        <w:r w:rsidRPr="00111266">
          <w:rPr>
            <w:rStyle w:val="Hyperlink"/>
            <w:noProof/>
          </w:rPr>
          <w:fldChar w:fldCharType="end"/>
        </w:r>
      </w:ins>
    </w:p>
    <w:p w14:paraId="5D55A18E" w14:textId="55AD00EE" w:rsidR="004C7E6F" w:rsidRDefault="004C7E6F">
      <w:pPr>
        <w:pStyle w:val="TOC2"/>
        <w:rPr>
          <w:ins w:id="90" w:author="Elizabeth" w:date="2022-04-11T16:49:00Z"/>
          <w:rFonts w:asciiTheme="minorHAnsi" w:eastAsiaTheme="minorEastAsia" w:hAnsiTheme="minorHAnsi" w:cstheme="minorBidi"/>
          <w:b w:val="0"/>
          <w:noProof/>
          <w:sz w:val="22"/>
        </w:rPr>
      </w:pPr>
      <w:ins w:id="9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"_Toc100588240"</w:instrText>
        </w:r>
        <w:r w:rsidRPr="00111266">
          <w:rPr>
            <w:rStyle w:val="Hyperlink"/>
            <w:noProof/>
          </w:rPr>
          <w:instrText xml:space="preserve"> </w:instrText>
        </w:r>
        <w:r w:rsidRPr="00111266">
          <w:rPr>
            <w:rStyle w:val="Hyperlink"/>
            <w:noProof/>
          </w:rPr>
          <w:fldChar w:fldCharType="separate"/>
        </w:r>
        <w:r w:rsidRPr="00111266">
          <w:rPr>
            <w:rStyle w:val="Hyperlink"/>
            <w:noProof/>
          </w:rPr>
          <w:t>3.2</w:t>
        </w:r>
        <w:r>
          <w:rPr>
            <w:rFonts w:asciiTheme="minorHAnsi" w:eastAsiaTheme="minorEastAsia" w:hAnsiTheme="minorHAnsi" w:cstheme="minorBidi"/>
            <w:b w:val="0"/>
            <w:noProof/>
            <w:sz w:val="22"/>
          </w:rPr>
          <w:tab/>
        </w:r>
        <w:r w:rsidRPr="00111266">
          <w:rPr>
            <w:rStyle w:val="Hyperlink"/>
            <w:noProof/>
          </w:rPr>
          <w:t>Modernist sensorium</w:t>
        </w:r>
        <w:r>
          <w:rPr>
            <w:noProof/>
            <w:webHidden/>
          </w:rPr>
          <w:tab/>
        </w:r>
        <w:r>
          <w:rPr>
            <w:noProof/>
            <w:webHidden/>
          </w:rPr>
          <w:fldChar w:fldCharType="begin"/>
        </w:r>
        <w:r>
          <w:rPr>
            <w:noProof/>
            <w:webHidden/>
          </w:rPr>
          <w:instrText xml:space="preserve"> PAGEREF _Toc100588240 \h </w:instrText>
        </w:r>
      </w:ins>
      <w:r>
        <w:rPr>
          <w:noProof/>
          <w:webHidden/>
        </w:rPr>
      </w:r>
      <w:r>
        <w:rPr>
          <w:noProof/>
          <w:webHidden/>
        </w:rPr>
        <w:fldChar w:fldCharType="separate"/>
      </w:r>
      <w:ins w:id="92" w:author="Elizabeth" w:date="2022-04-11T16:49:00Z">
        <w:r>
          <w:rPr>
            <w:noProof/>
            <w:webHidden/>
          </w:rPr>
          <w:t>27</w:t>
        </w:r>
        <w:r>
          <w:rPr>
            <w:noProof/>
            <w:webHidden/>
          </w:rPr>
          <w:fldChar w:fldCharType="end"/>
        </w:r>
        <w:r w:rsidRPr="00111266">
          <w:rPr>
            <w:rStyle w:val="Hyperlink"/>
            <w:noProof/>
          </w:rPr>
          <w:fldChar w:fldCharType="end"/>
        </w:r>
      </w:ins>
    </w:p>
    <w:p w14:paraId="3923A3D2" w14:textId="5F4BEAD9" w:rsidR="004C7E6F" w:rsidRDefault="004C7E6F">
      <w:pPr>
        <w:pStyle w:val="TOC2"/>
        <w:rPr>
          <w:ins w:id="93" w:author="Elizabeth" w:date="2022-04-11T16:49:00Z"/>
          <w:rFonts w:asciiTheme="minorHAnsi" w:eastAsiaTheme="minorEastAsia" w:hAnsiTheme="minorHAnsi" w:cstheme="minorBidi"/>
          <w:b w:val="0"/>
          <w:noProof/>
          <w:sz w:val="22"/>
        </w:rPr>
      </w:pPr>
      <w:ins w:id="9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"_Toc100588241"</w:instrText>
        </w:r>
        <w:r w:rsidRPr="00111266">
          <w:rPr>
            <w:rStyle w:val="Hyperlink"/>
            <w:noProof/>
          </w:rPr>
          <w:instrText xml:space="preserve"> </w:instrText>
        </w:r>
        <w:r w:rsidRPr="00111266">
          <w:rPr>
            <w:rStyle w:val="Hyperlink"/>
            <w:noProof/>
          </w:rPr>
          <w:fldChar w:fldCharType="separate"/>
        </w:r>
        <w:r w:rsidRPr="00111266">
          <w:rPr>
            <w:rStyle w:val="Hyperlink"/>
            <w:noProof/>
          </w:rPr>
          <w:t>3.3</w:t>
        </w:r>
        <w:r>
          <w:rPr>
            <w:rFonts w:asciiTheme="minorHAnsi" w:eastAsiaTheme="minorEastAsia" w:hAnsiTheme="minorHAnsi" w:cstheme="minorBidi"/>
            <w:b w:val="0"/>
            <w:noProof/>
            <w:sz w:val="22"/>
          </w:rPr>
          <w:tab/>
        </w:r>
        <w:r w:rsidRPr="00111266">
          <w:rPr>
            <w:rStyle w:val="Hyperlink"/>
            <w:noProof/>
          </w:rPr>
          <w:t>Subsection 3 – artist examples and influences – nodes , flows and networks</w:t>
        </w:r>
        <w:r>
          <w:rPr>
            <w:noProof/>
            <w:webHidden/>
          </w:rPr>
          <w:tab/>
        </w:r>
        <w:r>
          <w:rPr>
            <w:noProof/>
            <w:webHidden/>
          </w:rPr>
          <w:fldChar w:fldCharType="begin"/>
        </w:r>
        <w:r>
          <w:rPr>
            <w:noProof/>
            <w:webHidden/>
          </w:rPr>
          <w:instrText xml:space="preserve"> PAGEREF _Toc100588241 \h </w:instrText>
        </w:r>
      </w:ins>
      <w:r>
        <w:rPr>
          <w:noProof/>
          <w:webHidden/>
        </w:rPr>
      </w:r>
      <w:r>
        <w:rPr>
          <w:noProof/>
          <w:webHidden/>
        </w:rPr>
        <w:fldChar w:fldCharType="separate"/>
      </w:r>
      <w:ins w:id="95" w:author="Elizabeth" w:date="2022-04-11T16:49:00Z">
        <w:r>
          <w:rPr>
            <w:noProof/>
            <w:webHidden/>
          </w:rPr>
          <w:t>28</w:t>
        </w:r>
        <w:r>
          <w:rPr>
            <w:noProof/>
            <w:webHidden/>
          </w:rPr>
          <w:fldChar w:fldCharType="end"/>
        </w:r>
        <w:r w:rsidRPr="00111266">
          <w:rPr>
            <w:rStyle w:val="Hyperlink"/>
            <w:noProof/>
          </w:rPr>
          <w:fldChar w:fldCharType="end"/>
        </w:r>
      </w:ins>
    </w:p>
    <w:p w14:paraId="275083F6" w14:textId="6170B958" w:rsidR="004C7E6F" w:rsidRDefault="004C7E6F">
      <w:pPr>
        <w:pStyle w:val="TOC1"/>
        <w:rPr>
          <w:ins w:id="96" w:author="Elizabeth" w:date="2022-04-11T16:49:00Z"/>
          <w:rFonts w:asciiTheme="minorHAnsi" w:eastAsiaTheme="minorEastAsia" w:hAnsiTheme="minorHAnsi" w:cstheme="minorBidi"/>
          <w:b w:val="0"/>
          <w:caps w:val="0"/>
          <w:noProof/>
          <w:sz w:val="22"/>
        </w:rPr>
      </w:pPr>
      <w:ins w:id="9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"_Toc100588242"</w:instrText>
        </w:r>
        <w:r w:rsidRPr="00111266">
          <w:rPr>
            <w:rStyle w:val="Hyperlink"/>
            <w:noProof/>
          </w:rPr>
          <w:instrText xml:space="preserve"> </w:instrText>
        </w:r>
        <w:r w:rsidRPr="00111266">
          <w:rPr>
            <w:rStyle w:val="Hyperlink"/>
            <w:noProof/>
          </w:rPr>
          <w:fldChar w:fldCharType="separate"/>
        </w:r>
        <w:r w:rsidRPr="00111266">
          <w:rPr>
            <w:rStyle w:val="Hyperlink"/>
            <w:noProof/>
          </w:rPr>
          <w:t>4</w:t>
        </w:r>
        <w:r>
          <w:rPr>
            <w:rFonts w:asciiTheme="minorHAnsi" w:eastAsiaTheme="minorEastAsia" w:hAnsiTheme="minorHAnsi" w:cstheme="minorBidi"/>
            <w:b w:val="0"/>
            <w:caps w:val="0"/>
            <w:noProof/>
            <w:sz w:val="22"/>
          </w:rPr>
          <w:tab/>
        </w:r>
        <w:r w:rsidRPr="00111266">
          <w:rPr>
            <w:rStyle w:val="Hyperlink"/>
            <w:noProof/>
          </w:rPr>
          <w:t>my journey from old to new in studio</w:t>
        </w:r>
        <w:r>
          <w:rPr>
            <w:noProof/>
            <w:webHidden/>
          </w:rPr>
          <w:tab/>
        </w:r>
        <w:r>
          <w:rPr>
            <w:noProof/>
            <w:webHidden/>
          </w:rPr>
          <w:fldChar w:fldCharType="begin"/>
        </w:r>
        <w:r>
          <w:rPr>
            <w:noProof/>
            <w:webHidden/>
          </w:rPr>
          <w:instrText xml:space="preserve"> PAGEREF _Toc100588242 \h </w:instrText>
        </w:r>
      </w:ins>
      <w:r>
        <w:rPr>
          <w:noProof/>
          <w:webHidden/>
        </w:rPr>
      </w:r>
      <w:r>
        <w:rPr>
          <w:noProof/>
          <w:webHidden/>
        </w:rPr>
        <w:fldChar w:fldCharType="separate"/>
      </w:r>
      <w:ins w:id="98" w:author="Elizabeth" w:date="2022-04-11T16:49:00Z">
        <w:r>
          <w:rPr>
            <w:noProof/>
            <w:webHidden/>
          </w:rPr>
          <w:t>30</w:t>
        </w:r>
        <w:r>
          <w:rPr>
            <w:noProof/>
            <w:webHidden/>
          </w:rPr>
          <w:fldChar w:fldCharType="end"/>
        </w:r>
        <w:r w:rsidRPr="00111266">
          <w:rPr>
            <w:rStyle w:val="Hyperlink"/>
            <w:noProof/>
          </w:rPr>
          <w:fldChar w:fldCharType="end"/>
        </w:r>
      </w:ins>
    </w:p>
    <w:p w14:paraId="56E33195" w14:textId="3FC90FCC" w:rsidR="004C7E6F" w:rsidRDefault="004C7E6F">
      <w:pPr>
        <w:pStyle w:val="TOC2"/>
        <w:rPr>
          <w:ins w:id="99" w:author="Elizabeth" w:date="2022-04-11T16:49:00Z"/>
          <w:rFonts w:asciiTheme="minorHAnsi" w:eastAsiaTheme="minorEastAsia" w:hAnsiTheme="minorHAnsi" w:cstheme="minorBidi"/>
          <w:b w:val="0"/>
          <w:noProof/>
          <w:sz w:val="22"/>
        </w:rPr>
      </w:pPr>
      <w:ins w:id="10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"_Toc100588243"</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4.1</w:t>
        </w:r>
        <w:r>
          <w:rPr>
            <w:rFonts w:asciiTheme="minorHAnsi" w:eastAsiaTheme="minorEastAsia" w:hAnsiTheme="minorHAnsi" w:cstheme="minorBidi"/>
            <w:b w:val="0"/>
            <w:noProof/>
            <w:sz w:val="22"/>
          </w:rPr>
          <w:tab/>
        </w:r>
        <w:r w:rsidRPr="00111266">
          <w:rPr>
            <w:rStyle w:val="Hyperlink"/>
            <w:rFonts w:eastAsiaTheme="minorHAnsi"/>
            <w:noProof/>
          </w:rPr>
          <w:t>Subsection 1 – expressionist and postmodern techniques</w:t>
        </w:r>
        <w:r>
          <w:rPr>
            <w:noProof/>
            <w:webHidden/>
          </w:rPr>
          <w:tab/>
        </w:r>
        <w:r>
          <w:rPr>
            <w:noProof/>
            <w:webHidden/>
          </w:rPr>
          <w:fldChar w:fldCharType="begin"/>
        </w:r>
        <w:r>
          <w:rPr>
            <w:noProof/>
            <w:webHidden/>
          </w:rPr>
          <w:instrText xml:space="preserve"> PAGEREF _Toc100588243 \h </w:instrText>
        </w:r>
      </w:ins>
      <w:r>
        <w:rPr>
          <w:noProof/>
          <w:webHidden/>
        </w:rPr>
      </w:r>
      <w:r>
        <w:rPr>
          <w:noProof/>
          <w:webHidden/>
        </w:rPr>
        <w:fldChar w:fldCharType="separate"/>
      </w:r>
      <w:ins w:id="101" w:author="Elizabeth" w:date="2022-04-11T16:49:00Z">
        <w:r>
          <w:rPr>
            <w:noProof/>
            <w:webHidden/>
          </w:rPr>
          <w:t>30</w:t>
        </w:r>
        <w:r>
          <w:rPr>
            <w:noProof/>
            <w:webHidden/>
          </w:rPr>
          <w:fldChar w:fldCharType="end"/>
        </w:r>
        <w:r w:rsidRPr="00111266">
          <w:rPr>
            <w:rStyle w:val="Hyperlink"/>
            <w:noProof/>
          </w:rPr>
          <w:fldChar w:fldCharType="end"/>
        </w:r>
      </w:ins>
    </w:p>
    <w:p w14:paraId="64F20A54" w14:textId="3C56651C" w:rsidR="004C7E6F" w:rsidRDefault="004C7E6F">
      <w:pPr>
        <w:pStyle w:val="TOC2"/>
        <w:rPr>
          <w:ins w:id="102" w:author="Elizabeth" w:date="2022-04-11T16:49:00Z"/>
          <w:rFonts w:asciiTheme="minorHAnsi" w:eastAsiaTheme="minorEastAsia" w:hAnsiTheme="minorHAnsi" w:cstheme="minorBidi"/>
          <w:b w:val="0"/>
          <w:noProof/>
          <w:sz w:val="22"/>
        </w:rPr>
      </w:pPr>
      <w:ins w:id="103" w:author="Elizabeth" w:date="2022-04-11T16:49:00Z">
        <w:r w:rsidRPr="00111266">
          <w:rPr>
            <w:rStyle w:val="Hyperlink"/>
            <w:noProof/>
          </w:rPr>
          <w:lastRenderedPageBreak/>
          <w:fldChar w:fldCharType="begin"/>
        </w:r>
        <w:r w:rsidRPr="00111266">
          <w:rPr>
            <w:rStyle w:val="Hyperlink"/>
            <w:noProof/>
          </w:rPr>
          <w:instrText xml:space="preserve"> </w:instrText>
        </w:r>
        <w:r>
          <w:rPr>
            <w:noProof/>
          </w:rPr>
          <w:instrText>HYPERLINK \l "_Toc100588264"</w:instrText>
        </w:r>
        <w:r w:rsidRPr="00111266">
          <w:rPr>
            <w:rStyle w:val="Hyperlink"/>
            <w:noProof/>
          </w:rPr>
          <w:instrText xml:space="preserve"> </w:instrText>
        </w:r>
        <w:r w:rsidRPr="00111266">
          <w:rPr>
            <w:rStyle w:val="Hyperlink"/>
            <w:noProof/>
          </w:rPr>
          <w:fldChar w:fldCharType="separate"/>
        </w:r>
        <w:r>
          <w:rPr>
            <w:rFonts w:asciiTheme="minorHAnsi" w:eastAsiaTheme="minorEastAsia" w:hAnsiTheme="minorHAnsi" w:cstheme="minorBidi"/>
            <w:b w:val="0"/>
            <w:noProof/>
            <w:sz w:val="22"/>
          </w:rPr>
          <w:tab/>
        </w:r>
        <w:r w:rsidRPr="00111266">
          <w:rPr>
            <w:rStyle w:val="Hyperlink"/>
            <w:rFonts w:eastAsiaTheme="minorHAnsi"/>
            <w:noProof/>
          </w:rPr>
          <w:t>Subsection 2 - ?</w:t>
        </w:r>
        <w:r>
          <w:rPr>
            <w:noProof/>
            <w:webHidden/>
          </w:rPr>
          <w:tab/>
        </w:r>
        <w:r>
          <w:rPr>
            <w:noProof/>
            <w:webHidden/>
          </w:rPr>
          <w:fldChar w:fldCharType="begin"/>
        </w:r>
        <w:r>
          <w:rPr>
            <w:noProof/>
            <w:webHidden/>
          </w:rPr>
          <w:instrText xml:space="preserve"> PAGEREF _Toc100588264 \h </w:instrText>
        </w:r>
      </w:ins>
      <w:r>
        <w:rPr>
          <w:noProof/>
          <w:webHidden/>
        </w:rPr>
      </w:r>
      <w:r>
        <w:rPr>
          <w:noProof/>
          <w:webHidden/>
        </w:rPr>
        <w:fldChar w:fldCharType="separate"/>
      </w:r>
      <w:ins w:id="104" w:author="Elizabeth" w:date="2022-04-11T16:49:00Z">
        <w:r>
          <w:rPr>
            <w:noProof/>
            <w:webHidden/>
          </w:rPr>
          <w:t>32</w:t>
        </w:r>
        <w:r>
          <w:rPr>
            <w:noProof/>
            <w:webHidden/>
          </w:rPr>
          <w:fldChar w:fldCharType="end"/>
        </w:r>
        <w:r w:rsidRPr="00111266">
          <w:rPr>
            <w:rStyle w:val="Hyperlink"/>
            <w:noProof/>
          </w:rPr>
          <w:fldChar w:fldCharType="end"/>
        </w:r>
      </w:ins>
    </w:p>
    <w:p w14:paraId="34831341" w14:textId="68567B33" w:rsidR="004C7E6F" w:rsidRDefault="004C7E6F">
      <w:pPr>
        <w:pStyle w:val="TOC2"/>
        <w:rPr>
          <w:ins w:id="105" w:author="Elizabeth" w:date="2022-04-11T16:49:00Z"/>
          <w:rFonts w:asciiTheme="minorHAnsi" w:eastAsiaTheme="minorEastAsia" w:hAnsiTheme="minorHAnsi" w:cstheme="minorBidi"/>
          <w:b w:val="0"/>
          <w:noProof/>
          <w:sz w:val="22"/>
        </w:rPr>
      </w:pPr>
      <w:ins w:id="10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"_Toc100588265"</w:instrText>
        </w:r>
        <w:r w:rsidRPr="00111266">
          <w:rPr>
            <w:rStyle w:val="Hyperlink"/>
            <w:noProof/>
          </w:rPr>
          <w:instrText xml:space="preserve"> </w:instrText>
        </w:r>
        <w:r w:rsidRPr="00111266">
          <w:rPr>
            <w:rStyle w:val="Hyperlink"/>
            <w:noProof/>
          </w:rPr>
          <w:fldChar w:fldCharType="separate"/>
        </w:r>
        <w:r w:rsidRPr="00111266">
          <w:rPr>
            <w:rStyle w:val="Hyperlink"/>
            <w:noProof/>
          </w:rPr>
          <w:t>4.2</w:t>
        </w:r>
        <w:r>
          <w:rPr>
            <w:noProof/>
            <w:webHidden/>
          </w:rPr>
          <w:tab/>
        </w:r>
        <w:r>
          <w:rPr>
            <w:noProof/>
            <w:webHidden/>
          </w:rPr>
          <w:fldChar w:fldCharType="begin"/>
        </w:r>
        <w:r>
          <w:rPr>
            <w:noProof/>
            <w:webHidden/>
          </w:rPr>
          <w:instrText xml:space="preserve"> PAGEREF _Toc100588265 \h </w:instrText>
        </w:r>
      </w:ins>
      <w:r>
        <w:rPr>
          <w:noProof/>
          <w:webHidden/>
        </w:rPr>
      </w:r>
      <w:r>
        <w:rPr>
          <w:noProof/>
          <w:webHidden/>
        </w:rPr>
        <w:fldChar w:fldCharType="separate"/>
      </w:r>
      <w:ins w:id="107" w:author="Elizabeth" w:date="2022-04-11T16:49:00Z">
        <w:r>
          <w:rPr>
            <w:noProof/>
            <w:webHidden/>
          </w:rPr>
          <w:t>32</w:t>
        </w:r>
        <w:r>
          <w:rPr>
            <w:noProof/>
            <w:webHidden/>
          </w:rPr>
          <w:fldChar w:fldCharType="end"/>
        </w:r>
        <w:r w:rsidRPr="00111266">
          <w:rPr>
            <w:rStyle w:val="Hyperlink"/>
            <w:noProof/>
          </w:rPr>
          <w:fldChar w:fldCharType="end"/>
        </w:r>
      </w:ins>
    </w:p>
    <w:p w14:paraId="23867D2E" w14:textId="30644799" w:rsidR="004C7E6F" w:rsidRDefault="004C7E6F">
      <w:pPr>
        <w:pStyle w:val="TOC1"/>
        <w:rPr>
          <w:ins w:id="108" w:author="Elizabeth" w:date="2022-04-11T16:49:00Z"/>
          <w:rFonts w:asciiTheme="minorHAnsi" w:eastAsiaTheme="minorEastAsia" w:hAnsiTheme="minorHAnsi" w:cstheme="minorBidi"/>
          <w:b w:val="0"/>
          <w:caps w:val="0"/>
          <w:noProof/>
          <w:sz w:val="22"/>
        </w:rPr>
      </w:pPr>
      <w:ins w:id="109"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"_Toc100588266"</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5</w:t>
        </w:r>
        <w:r>
          <w:rPr>
            <w:rFonts w:asciiTheme="minorHAnsi" w:eastAsiaTheme="minorEastAsia" w:hAnsiTheme="minorHAnsi" w:cstheme="minorBidi"/>
            <w:b w:val="0"/>
            <w:caps w:val="0"/>
            <w:noProof/>
            <w:sz w:val="22"/>
          </w:rPr>
          <w:tab/>
        </w:r>
        <w:r w:rsidRPr="00111266">
          <w:rPr>
            <w:rStyle w:val="Hyperlink"/>
            <w:rFonts w:eastAsiaTheme="minorHAnsi"/>
            <w:noProof/>
          </w:rPr>
          <w:t>A wheel inside a wheel exhibition</w:t>
        </w:r>
        <w:r>
          <w:rPr>
            <w:noProof/>
            <w:webHidden/>
          </w:rPr>
          <w:tab/>
        </w:r>
        <w:r>
          <w:rPr>
            <w:noProof/>
            <w:webHidden/>
          </w:rPr>
          <w:fldChar w:fldCharType="begin"/>
        </w:r>
        <w:r>
          <w:rPr>
            <w:noProof/>
            <w:webHidden/>
          </w:rPr>
          <w:instrText xml:space="preserve"> PAGEREF _Toc100588266 \h </w:instrText>
        </w:r>
      </w:ins>
      <w:r>
        <w:rPr>
          <w:noProof/>
          <w:webHidden/>
        </w:rPr>
      </w:r>
      <w:r>
        <w:rPr>
          <w:noProof/>
          <w:webHidden/>
        </w:rPr>
        <w:fldChar w:fldCharType="separate"/>
      </w:r>
      <w:ins w:id="110" w:author="Elizabeth" w:date="2022-04-11T16:49:00Z">
        <w:r>
          <w:rPr>
            <w:noProof/>
            <w:webHidden/>
          </w:rPr>
          <w:t>35</w:t>
        </w:r>
        <w:r>
          <w:rPr>
            <w:noProof/>
            <w:webHidden/>
          </w:rPr>
          <w:fldChar w:fldCharType="end"/>
        </w:r>
        <w:r w:rsidRPr="00111266">
          <w:rPr>
            <w:rStyle w:val="Hyperlink"/>
            <w:noProof/>
          </w:rPr>
          <w:fldChar w:fldCharType="end"/>
        </w:r>
      </w:ins>
    </w:p>
    <w:p w14:paraId="797D1C02" w14:textId="1D2EAA1A" w:rsidR="004C7E6F" w:rsidRDefault="004C7E6F">
      <w:pPr>
        <w:pStyle w:val="TOC1"/>
        <w:rPr>
          <w:ins w:id="111" w:author="Elizabeth" w:date="2022-04-11T16:49:00Z"/>
          <w:rFonts w:asciiTheme="minorHAnsi" w:eastAsiaTheme="minorEastAsia" w:hAnsiTheme="minorHAnsi" w:cstheme="minorBidi"/>
          <w:b w:val="0"/>
          <w:caps w:val="0"/>
          <w:noProof/>
          <w:sz w:val="22"/>
        </w:rPr>
      </w:pPr>
      <w:ins w:id="112"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"_Toc100588267"</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6</w:t>
        </w:r>
        <w:r>
          <w:rPr>
            <w:rFonts w:asciiTheme="minorHAnsi" w:eastAsiaTheme="minorEastAsia" w:hAnsiTheme="minorHAnsi" w:cstheme="minorBidi"/>
            <w:b w:val="0"/>
            <w:caps w:val="0"/>
            <w:noProof/>
            <w:sz w:val="22"/>
          </w:rPr>
          <w:tab/>
        </w:r>
        <w:r w:rsidRPr="00111266">
          <w:rPr>
            <w:rStyle w:val="Hyperlink"/>
            <w:rFonts w:eastAsiaTheme="minorHAnsi"/>
            <w:noProof/>
          </w:rPr>
          <w:t>Conclusion</w:t>
        </w:r>
        <w:r>
          <w:rPr>
            <w:noProof/>
            <w:webHidden/>
          </w:rPr>
          <w:tab/>
        </w:r>
        <w:r>
          <w:rPr>
            <w:noProof/>
            <w:webHidden/>
          </w:rPr>
          <w:fldChar w:fldCharType="begin"/>
        </w:r>
        <w:r>
          <w:rPr>
            <w:noProof/>
            <w:webHidden/>
          </w:rPr>
          <w:instrText xml:space="preserve"> PAGEREF _Toc100588267 \h </w:instrText>
        </w:r>
      </w:ins>
      <w:r>
        <w:rPr>
          <w:noProof/>
          <w:webHidden/>
        </w:rPr>
      </w:r>
      <w:r>
        <w:rPr>
          <w:noProof/>
          <w:webHidden/>
        </w:rPr>
        <w:fldChar w:fldCharType="separate"/>
      </w:r>
      <w:ins w:id="113" w:author="Elizabeth" w:date="2022-04-11T16:49:00Z">
        <w:r>
          <w:rPr>
            <w:noProof/>
            <w:webHidden/>
          </w:rPr>
          <w:t>36</w:t>
        </w:r>
        <w:r>
          <w:rPr>
            <w:noProof/>
            <w:webHidden/>
          </w:rPr>
          <w:fldChar w:fldCharType="end"/>
        </w:r>
        <w:r w:rsidRPr="00111266">
          <w:rPr>
            <w:rStyle w:val="Hyperlink"/>
            <w:noProof/>
          </w:rPr>
          <w:fldChar w:fldCharType="end"/>
        </w:r>
      </w:ins>
    </w:p>
    <w:p w14:paraId="4FA871CF" w14:textId="4880D35C" w:rsidR="004C7E6F" w:rsidRDefault="004C7E6F">
      <w:pPr>
        <w:pStyle w:val="TOC1"/>
        <w:rPr>
          <w:ins w:id="114" w:author="Elizabeth" w:date="2022-04-11T16:49:00Z"/>
          <w:rFonts w:asciiTheme="minorHAnsi" w:eastAsiaTheme="minorEastAsia" w:hAnsiTheme="minorHAnsi" w:cstheme="minorBidi"/>
          <w:b w:val="0"/>
          <w:caps w:val="0"/>
          <w:noProof/>
          <w:sz w:val="22"/>
        </w:rPr>
      </w:pPr>
      <w:ins w:id="115"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"_Toc100588268"</w:instrText>
        </w:r>
        <w:r w:rsidRPr="00111266">
          <w:rPr>
            <w:rStyle w:val="Hyperlink"/>
            <w:noProof/>
          </w:rPr>
          <w:instrText xml:space="preserve"> </w:instrText>
        </w:r>
        <w:r w:rsidRPr="00111266">
          <w:rPr>
            <w:rStyle w:val="Hyperlink"/>
            <w:noProof/>
          </w:rPr>
          <w:fldChar w:fldCharType="separate"/>
        </w:r>
        <w:r w:rsidRPr="00111266">
          <w:rPr>
            <w:rStyle w:val="Hyperlink"/>
            <w:noProof/>
          </w:rPr>
          <w:t>Bibliography</w:t>
        </w:r>
        <w:r>
          <w:rPr>
            <w:noProof/>
            <w:webHidden/>
          </w:rPr>
          <w:tab/>
        </w:r>
        <w:r>
          <w:rPr>
            <w:noProof/>
            <w:webHidden/>
          </w:rPr>
          <w:fldChar w:fldCharType="begin"/>
        </w:r>
        <w:r>
          <w:rPr>
            <w:noProof/>
            <w:webHidden/>
          </w:rPr>
          <w:instrText xml:space="preserve"> PAGEREF _Toc100588268 \h </w:instrText>
        </w:r>
      </w:ins>
      <w:r>
        <w:rPr>
          <w:noProof/>
          <w:webHidden/>
        </w:rPr>
      </w:r>
      <w:r>
        <w:rPr>
          <w:noProof/>
          <w:webHidden/>
        </w:rPr>
        <w:fldChar w:fldCharType="separate"/>
      </w:r>
      <w:ins w:id="116" w:author="Elizabeth" w:date="2022-04-11T16:49:00Z">
        <w:r>
          <w:rPr>
            <w:noProof/>
            <w:webHidden/>
          </w:rPr>
          <w:t>37</w:t>
        </w:r>
        <w:r>
          <w:rPr>
            <w:noProof/>
            <w:webHidden/>
          </w:rPr>
          <w:fldChar w:fldCharType="end"/>
        </w:r>
        <w:r w:rsidRPr="00111266">
          <w:rPr>
            <w:rStyle w:val="Hyperlink"/>
            <w:noProof/>
          </w:rPr>
          <w:fldChar w:fldCharType="end"/>
        </w:r>
      </w:ins>
    </w:p>
    <w:p w14:paraId="0C23006C" w14:textId="5189E126" w:rsidR="004C7E6F" w:rsidRDefault="004C7E6F">
      <w:pPr>
        <w:pStyle w:val="TOC1"/>
        <w:rPr>
          <w:ins w:id="117" w:author="Elizabeth" w:date="2022-04-11T16:49:00Z"/>
          <w:rFonts w:asciiTheme="minorHAnsi" w:eastAsiaTheme="minorEastAsia" w:hAnsiTheme="minorHAnsi" w:cstheme="minorBidi"/>
          <w:b w:val="0"/>
          <w:caps w:val="0"/>
          <w:noProof/>
          <w:sz w:val="22"/>
        </w:rPr>
      </w:pPr>
      <w:ins w:id="11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"_Toc100588269"</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APPENDICES</w:t>
        </w:r>
        <w:r>
          <w:rPr>
            <w:noProof/>
            <w:webHidden/>
          </w:rPr>
          <w:tab/>
        </w:r>
        <w:r>
          <w:rPr>
            <w:noProof/>
            <w:webHidden/>
          </w:rPr>
          <w:fldChar w:fldCharType="begin"/>
        </w:r>
        <w:r>
          <w:rPr>
            <w:noProof/>
            <w:webHidden/>
          </w:rPr>
          <w:instrText xml:space="preserve"> PAGEREF _Toc100588269 \h </w:instrText>
        </w:r>
      </w:ins>
      <w:r>
        <w:rPr>
          <w:noProof/>
          <w:webHidden/>
        </w:rPr>
      </w:r>
      <w:r>
        <w:rPr>
          <w:noProof/>
          <w:webHidden/>
        </w:rPr>
        <w:fldChar w:fldCharType="separate"/>
      </w:r>
      <w:ins w:id="119" w:author="Elizabeth" w:date="2022-04-11T16:49:00Z">
        <w:r>
          <w:rPr>
            <w:noProof/>
            <w:webHidden/>
          </w:rPr>
          <w:t>38</w:t>
        </w:r>
        <w:r>
          <w:rPr>
            <w:noProof/>
            <w:webHidden/>
          </w:rPr>
          <w:fldChar w:fldCharType="end"/>
        </w:r>
        <w:r w:rsidRPr="00111266">
          <w:rPr>
            <w:rStyle w:val="Hyperlink"/>
            <w:noProof/>
          </w:rPr>
          <w:fldChar w:fldCharType="end"/>
        </w:r>
      </w:ins>
    </w:p>
    <w:p w14:paraId="35D3EA21" w14:textId="128759A6" w:rsidR="004C7E6F" w:rsidRDefault="004C7E6F">
      <w:pPr>
        <w:pStyle w:val="TOC2"/>
        <w:rPr>
          <w:ins w:id="120" w:author="Elizabeth" w:date="2022-04-11T16:49:00Z"/>
          <w:rFonts w:asciiTheme="minorHAnsi" w:eastAsiaTheme="minorEastAsia" w:hAnsiTheme="minorHAnsi" w:cstheme="minorBidi"/>
          <w:b w:val="0"/>
          <w:noProof/>
          <w:sz w:val="22"/>
        </w:rPr>
      </w:pPr>
      <w:ins w:id="12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"_Toc100588270"</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w:t>
        </w:r>
        <w:r>
          <w:rPr>
            <w:noProof/>
            <w:webHidden/>
          </w:rPr>
          <w:tab/>
        </w:r>
        <w:r>
          <w:rPr>
            <w:noProof/>
            <w:webHidden/>
          </w:rPr>
          <w:fldChar w:fldCharType="begin"/>
        </w:r>
        <w:r>
          <w:rPr>
            <w:noProof/>
            <w:webHidden/>
          </w:rPr>
          <w:instrText xml:space="preserve"> PAGEREF _Toc100588270 \h </w:instrText>
        </w:r>
      </w:ins>
      <w:r>
        <w:rPr>
          <w:noProof/>
          <w:webHidden/>
        </w:rPr>
      </w:r>
      <w:r>
        <w:rPr>
          <w:noProof/>
          <w:webHidden/>
        </w:rPr>
        <w:fldChar w:fldCharType="separate"/>
      </w:r>
      <w:ins w:id="122" w:author="Elizabeth" w:date="2022-04-11T16:49:00Z">
        <w:r>
          <w:rPr>
            <w:noProof/>
            <w:webHidden/>
          </w:rPr>
          <w:t>38</w:t>
        </w:r>
        <w:r>
          <w:rPr>
            <w:noProof/>
            <w:webHidden/>
          </w:rPr>
          <w:fldChar w:fldCharType="end"/>
        </w:r>
        <w:r w:rsidRPr="00111266">
          <w:rPr>
            <w:rStyle w:val="Hyperlink"/>
            <w:noProof/>
          </w:rPr>
          <w:fldChar w:fldCharType="end"/>
        </w:r>
      </w:ins>
    </w:p>
    <w:p w14:paraId="1DC9C4FD" w14:textId="1FFF1BFD" w:rsidR="004C7E6F" w:rsidRDefault="004C7E6F">
      <w:pPr>
        <w:pStyle w:val="TOC3"/>
        <w:tabs>
          <w:tab w:val="right" w:leader="dot" w:pos="9350"/>
        </w:tabs>
        <w:rPr>
          <w:ins w:id="123" w:author="Elizabeth" w:date="2022-04-11T16:49:00Z"/>
          <w:rFonts w:asciiTheme="minorHAnsi" w:eastAsiaTheme="minorEastAsia" w:hAnsiTheme="minorHAnsi" w:cstheme="minorBidi"/>
          <w:b w:val="0"/>
          <w:i w:val="0"/>
          <w:noProof/>
          <w:sz w:val="22"/>
        </w:rPr>
      </w:pPr>
      <w:ins w:id="12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"_Toc100588271"</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A.1</w:t>
        </w:r>
        <w:r>
          <w:rPr>
            <w:noProof/>
            <w:webHidden/>
          </w:rPr>
          <w:tab/>
        </w:r>
        <w:r>
          <w:rPr>
            <w:noProof/>
            <w:webHidden/>
          </w:rPr>
          <w:fldChar w:fldCharType="begin"/>
        </w:r>
        <w:r>
          <w:rPr>
            <w:noProof/>
            <w:webHidden/>
          </w:rPr>
          <w:instrText xml:space="preserve"> PAGEREF _Toc100588271 \h </w:instrText>
        </w:r>
      </w:ins>
      <w:r>
        <w:rPr>
          <w:noProof/>
          <w:webHidden/>
        </w:rPr>
      </w:r>
      <w:r>
        <w:rPr>
          <w:noProof/>
          <w:webHidden/>
        </w:rPr>
        <w:fldChar w:fldCharType="separate"/>
      </w:r>
      <w:ins w:id="125" w:author="Elizabeth" w:date="2022-04-11T16:49:00Z">
        <w:r>
          <w:rPr>
            <w:noProof/>
            <w:webHidden/>
          </w:rPr>
          <w:t>38</w:t>
        </w:r>
        <w:r>
          <w:rPr>
            <w:noProof/>
            <w:webHidden/>
          </w:rPr>
          <w:fldChar w:fldCharType="end"/>
        </w:r>
        <w:r w:rsidRPr="00111266">
          <w:rPr>
            <w:rStyle w:val="Hyperlink"/>
            <w:noProof/>
          </w:rPr>
          <w:fldChar w:fldCharType="end"/>
        </w:r>
      </w:ins>
    </w:p>
    <w:p w14:paraId="6096DEF2" w14:textId="7B087D5B" w:rsidR="004C7E6F" w:rsidRDefault="004C7E6F">
      <w:pPr>
        <w:pStyle w:val="TOC3"/>
        <w:tabs>
          <w:tab w:val="right" w:leader="dot" w:pos="9350"/>
        </w:tabs>
        <w:rPr>
          <w:ins w:id="126" w:author="Elizabeth" w:date="2022-04-11T16:49:00Z"/>
          <w:rFonts w:asciiTheme="minorHAnsi" w:eastAsiaTheme="minorEastAsia" w:hAnsiTheme="minorHAnsi" w:cstheme="minorBidi"/>
          <w:b w:val="0"/>
          <w:i w:val="0"/>
          <w:noProof/>
          <w:sz w:val="22"/>
        </w:rPr>
      </w:pPr>
      <w:ins w:id="12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"_Toc100588272"</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A.2</w:t>
        </w:r>
        <w:r>
          <w:rPr>
            <w:noProof/>
            <w:webHidden/>
          </w:rPr>
          <w:tab/>
        </w:r>
        <w:r>
          <w:rPr>
            <w:noProof/>
            <w:webHidden/>
          </w:rPr>
          <w:fldChar w:fldCharType="begin"/>
        </w:r>
        <w:r>
          <w:rPr>
            <w:noProof/>
            <w:webHidden/>
          </w:rPr>
          <w:instrText xml:space="preserve"> PAGEREF _Toc100588272 \h </w:instrText>
        </w:r>
      </w:ins>
      <w:r>
        <w:rPr>
          <w:noProof/>
          <w:webHidden/>
        </w:rPr>
      </w:r>
      <w:r>
        <w:rPr>
          <w:noProof/>
          <w:webHidden/>
        </w:rPr>
        <w:fldChar w:fldCharType="separate"/>
      </w:r>
      <w:ins w:id="128" w:author="Elizabeth" w:date="2022-04-11T16:49:00Z">
        <w:r>
          <w:rPr>
            <w:noProof/>
            <w:webHidden/>
          </w:rPr>
          <w:t>38</w:t>
        </w:r>
        <w:r>
          <w:rPr>
            <w:noProof/>
            <w:webHidden/>
          </w:rPr>
          <w:fldChar w:fldCharType="end"/>
        </w:r>
        <w:r w:rsidRPr="00111266">
          <w:rPr>
            <w:rStyle w:val="Hyperlink"/>
            <w:noProof/>
          </w:rPr>
          <w:fldChar w:fldCharType="end"/>
        </w:r>
      </w:ins>
    </w:p>
    <w:p w14:paraId="16F3DD3B" w14:textId="1DBC3492" w:rsidR="004C7E6F" w:rsidRDefault="004C7E6F">
      <w:pPr>
        <w:pStyle w:val="TOC2"/>
        <w:rPr>
          <w:ins w:id="129" w:author="Elizabeth" w:date="2022-04-11T16:49:00Z"/>
          <w:rFonts w:asciiTheme="minorHAnsi" w:eastAsiaTheme="minorEastAsia" w:hAnsiTheme="minorHAnsi" w:cstheme="minorBidi"/>
          <w:b w:val="0"/>
          <w:noProof/>
          <w:sz w:val="22"/>
        </w:rPr>
      </w:pPr>
      <w:ins w:id="13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"_Toc100588273"</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B</w:t>
        </w:r>
        <w:r>
          <w:rPr>
            <w:noProof/>
            <w:webHidden/>
          </w:rPr>
          <w:tab/>
        </w:r>
        <w:r>
          <w:rPr>
            <w:noProof/>
            <w:webHidden/>
          </w:rPr>
          <w:fldChar w:fldCharType="begin"/>
        </w:r>
        <w:r>
          <w:rPr>
            <w:noProof/>
            <w:webHidden/>
          </w:rPr>
          <w:instrText xml:space="preserve"> PAGEREF _Toc100588273 \h </w:instrText>
        </w:r>
      </w:ins>
      <w:r>
        <w:rPr>
          <w:noProof/>
          <w:webHidden/>
        </w:rPr>
      </w:r>
      <w:r>
        <w:rPr>
          <w:noProof/>
          <w:webHidden/>
        </w:rPr>
        <w:fldChar w:fldCharType="separate"/>
      </w:r>
      <w:ins w:id="131" w:author="Elizabeth" w:date="2022-04-11T16:49:00Z">
        <w:r>
          <w:rPr>
            <w:noProof/>
            <w:webHidden/>
          </w:rPr>
          <w:t>38</w:t>
        </w:r>
        <w:r>
          <w:rPr>
            <w:noProof/>
            <w:webHidden/>
          </w:rPr>
          <w:fldChar w:fldCharType="end"/>
        </w:r>
        <w:r w:rsidRPr="00111266">
          <w:rPr>
            <w:rStyle w:val="Hyperlink"/>
            <w:noProof/>
          </w:rPr>
          <w:fldChar w:fldCharType="end"/>
        </w:r>
      </w:ins>
    </w:p>
    <w:p w14:paraId="247AE8D1" w14:textId="11D41CF9" w:rsidR="004C7E6F" w:rsidRDefault="004C7E6F">
      <w:pPr>
        <w:pStyle w:val="TOC2"/>
        <w:rPr>
          <w:ins w:id="132" w:author="Elizabeth" w:date="2022-04-11T16:49:00Z"/>
          <w:rFonts w:asciiTheme="minorHAnsi" w:eastAsiaTheme="minorEastAsia" w:hAnsiTheme="minorHAnsi" w:cstheme="minorBidi"/>
          <w:b w:val="0"/>
          <w:noProof/>
          <w:sz w:val="22"/>
        </w:rPr>
      </w:pPr>
      <w:ins w:id="13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"_Toc100588274"</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C</w:t>
        </w:r>
        <w:r>
          <w:rPr>
            <w:noProof/>
            <w:webHidden/>
          </w:rPr>
          <w:tab/>
        </w:r>
        <w:r>
          <w:rPr>
            <w:noProof/>
            <w:webHidden/>
          </w:rPr>
          <w:fldChar w:fldCharType="begin"/>
        </w:r>
        <w:r>
          <w:rPr>
            <w:noProof/>
            <w:webHidden/>
          </w:rPr>
          <w:instrText xml:space="preserve"> PAGEREF _Toc100588274 \h </w:instrText>
        </w:r>
      </w:ins>
      <w:r>
        <w:rPr>
          <w:noProof/>
          <w:webHidden/>
        </w:rPr>
      </w:r>
      <w:r>
        <w:rPr>
          <w:noProof/>
          <w:webHidden/>
        </w:rPr>
        <w:fldChar w:fldCharType="separate"/>
      </w:r>
      <w:ins w:id="134" w:author="Elizabeth" w:date="2022-04-11T16:49:00Z">
        <w:r>
          <w:rPr>
            <w:noProof/>
            <w:webHidden/>
          </w:rPr>
          <w:t>38</w:t>
        </w:r>
        <w:r>
          <w:rPr>
            <w:noProof/>
            <w:webHidden/>
          </w:rPr>
          <w:fldChar w:fldCharType="end"/>
        </w:r>
        <w:r w:rsidRPr="00111266">
          <w:rPr>
            <w:rStyle w:val="Hyperlink"/>
            <w:noProof/>
          </w:rPr>
          <w:fldChar w:fldCharType="end"/>
        </w:r>
      </w:ins>
    </w:p>
    <w:p w14:paraId="5EFE4995" w14:textId="1A425F3D" w:rsidR="004E6443" w:rsidDel="004C7E6F" w:rsidRDefault="004E6443" w:rsidP="004E6443">
      <w:pPr>
        <w:pStyle w:val="TOC1"/>
        <w:rPr>
          <w:ins w:id="135" w:author="Elizabeth Ann Storm" w:date="2021-12-14T13:33:00Z"/>
          <w:del w:id="136" w:author="Elizabeth" w:date="2022-04-11T16:49:00Z"/>
          <w:rFonts w:asciiTheme="minorHAnsi" w:eastAsiaTheme="minorEastAsia" w:hAnsiTheme="minorHAnsi" w:cstheme="minorBidi"/>
          <w:noProof/>
          <w:sz w:val="22"/>
        </w:rPr>
      </w:pPr>
      <w:ins w:id="137" w:author="Elizabeth Ann Storm" w:date="2021-12-14T13:33:00Z">
        <w:del w:id="138" w:author="Elizabeth" w:date="2022-04-11T16:49:00Z">
          <w:r w:rsidRPr="004C7E6F" w:rsidDel="004C7E6F">
            <w:rPr>
              <w:rStyle w:val="Hyperlink"/>
              <w:b w:val="0"/>
              <w:caps w:val="0"/>
              <w:noProof/>
            </w:rPr>
            <w:delText>ACKNOWLEDGEMENTS</w:delText>
          </w:r>
          <w:r w:rsidDel="004C7E6F">
            <w:rPr>
              <w:noProof/>
              <w:webHidden/>
            </w:rPr>
            <w:tab/>
            <w:delText>v</w:delText>
          </w:r>
        </w:del>
      </w:ins>
    </w:p>
    <w:p w14:paraId="5C59D06A" w14:textId="54C5D232" w:rsidR="004E6443" w:rsidDel="004C7E6F" w:rsidRDefault="004E6443" w:rsidP="004E6443">
      <w:pPr>
        <w:pStyle w:val="TOC1"/>
        <w:rPr>
          <w:ins w:id="139" w:author="Elizabeth Ann Storm" w:date="2021-12-14T13:33:00Z"/>
          <w:del w:id="140" w:author="Elizabeth" w:date="2022-04-11T16:49:00Z"/>
          <w:rFonts w:asciiTheme="minorHAnsi" w:eastAsiaTheme="minorEastAsia" w:hAnsiTheme="minorHAnsi" w:cstheme="minorBidi"/>
          <w:noProof/>
          <w:sz w:val="22"/>
        </w:rPr>
      </w:pPr>
      <w:ins w:id="141" w:author="Elizabeth Ann Storm" w:date="2021-12-14T13:33:00Z">
        <w:del w:id="142" w:author="Elizabeth" w:date="2022-04-11T16:49:00Z">
          <w:r w:rsidRPr="004C7E6F" w:rsidDel="004C7E6F">
            <w:rPr>
              <w:rStyle w:val="Hyperlink"/>
              <w:b w:val="0"/>
              <w:caps w:val="0"/>
              <w:noProof/>
            </w:rPr>
            <w:delText>LIST OF FIGURES</w:delText>
          </w:r>
          <w:r w:rsidDel="004C7E6F">
            <w:rPr>
              <w:noProof/>
              <w:webHidden/>
            </w:rPr>
            <w:tab/>
            <w:delText>3</w:delText>
          </w:r>
        </w:del>
      </w:ins>
    </w:p>
    <w:p w14:paraId="7C9D52F0" w14:textId="542DF304" w:rsidR="004E6443" w:rsidDel="004C7E6F" w:rsidRDefault="004E6443" w:rsidP="004E6443">
      <w:pPr>
        <w:pStyle w:val="TOC1"/>
        <w:rPr>
          <w:ins w:id="143" w:author="Elizabeth Ann Storm" w:date="2021-12-14T13:33:00Z"/>
          <w:del w:id="144" w:author="Elizabeth" w:date="2022-04-11T16:49:00Z"/>
          <w:rFonts w:asciiTheme="minorHAnsi" w:eastAsiaTheme="minorEastAsia" w:hAnsiTheme="minorHAnsi" w:cstheme="minorBidi"/>
          <w:noProof/>
          <w:sz w:val="22"/>
        </w:rPr>
      </w:pPr>
      <w:ins w:id="145" w:author="Elizabeth Ann Storm" w:date="2021-12-14T13:33:00Z">
        <w:del w:id="146" w:author="Elizabeth" w:date="2022-04-11T16:49:00Z">
          <w:r w:rsidRPr="004C7E6F" w:rsidDel="004C7E6F">
            <w:rPr>
              <w:rStyle w:val="Hyperlink"/>
              <w:b w:val="0"/>
              <w:caps w:val="0"/>
              <w:noProof/>
            </w:rPr>
            <w:delText>1</w:delText>
          </w:r>
          <w:r w:rsidDel="004C7E6F">
            <w:rPr>
              <w:rFonts w:asciiTheme="minorHAnsi" w:eastAsiaTheme="minorEastAsia" w:hAnsiTheme="minorHAnsi" w:cstheme="minorBidi"/>
              <w:noProof/>
              <w:sz w:val="22"/>
            </w:rPr>
            <w:tab/>
          </w:r>
          <w:r w:rsidRPr="004C7E6F" w:rsidDel="004C7E6F">
            <w:rPr>
              <w:rStyle w:val="Hyperlink"/>
              <w:b w:val="0"/>
              <w:caps w:val="0"/>
              <w:noProof/>
            </w:rPr>
            <w:delText>INTRODUCTION</w:delText>
          </w:r>
          <w:r w:rsidDel="004C7E6F">
            <w:rPr>
              <w:noProof/>
              <w:webHidden/>
            </w:rPr>
            <w:tab/>
            <w:delText>4</w:delText>
          </w:r>
        </w:del>
      </w:ins>
    </w:p>
    <w:p w14:paraId="3A83B8A0" w14:textId="5920F49F" w:rsidR="004E6443" w:rsidDel="004C7E6F" w:rsidRDefault="004E6443" w:rsidP="004E6443">
      <w:pPr>
        <w:pStyle w:val="TOC1"/>
        <w:rPr>
          <w:ins w:id="147" w:author="Elizabeth Ann Storm" w:date="2021-12-14T13:33:00Z"/>
          <w:del w:id="148" w:author="Elizabeth" w:date="2022-04-11T16:49:00Z"/>
          <w:rFonts w:asciiTheme="minorHAnsi" w:eastAsiaTheme="minorEastAsia" w:hAnsiTheme="minorHAnsi" w:cstheme="minorBidi"/>
          <w:noProof/>
          <w:sz w:val="22"/>
        </w:rPr>
      </w:pPr>
      <w:ins w:id="149" w:author="Elizabeth Ann Storm" w:date="2021-12-14T13:33:00Z">
        <w:del w:id="150" w:author="Elizabeth" w:date="2022-04-11T16:49:00Z">
          <w:r w:rsidRPr="004C7E6F" w:rsidDel="004C7E6F">
            <w:rPr>
              <w:rStyle w:val="Hyperlink"/>
              <w:b w:val="0"/>
              <w:caps w:val="0"/>
              <w:noProof/>
            </w:rPr>
            <w:delText>2</w:delText>
          </w:r>
          <w:r w:rsidDel="004C7E6F">
            <w:rPr>
              <w:rFonts w:asciiTheme="minorHAnsi" w:eastAsiaTheme="minorEastAsia" w:hAnsiTheme="minorHAnsi" w:cstheme="minorBidi"/>
              <w:noProof/>
              <w:sz w:val="22"/>
            </w:rPr>
            <w:tab/>
          </w:r>
          <w:r w:rsidRPr="004C7E6F" w:rsidDel="004C7E6F">
            <w:rPr>
              <w:rStyle w:val="Hyperlink"/>
              <w:b w:val="0"/>
              <w:caps w:val="0"/>
              <w:noProof/>
            </w:rPr>
            <w:delText>old media</w:delText>
          </w:r>
          <w:r w:rsidDel="004C7E6F">
            <w:rPr>
              <w:noProof/>
              <w:webHidden/>
            </w:rPr>
            <w:tab/>
            <w:delText>8</w:delText>
          </w:r>
        </w:del>
      </w:ins>
    </w:p>
    <w:p w14:paraId="6A4E9A47" w14:textId="2FF31D67" w:rsidR="004E6443" w:rsidDel="004C7E6F" w:rsidRDefault="004E6443">
      <w:pPr>
        <w:pStyle w:val="TOC2"/>
        <w:rPr>
          <w:ins w:id="151" w:author="Elizabeth Ann Storm" w:date="2021-12-14T13:33:00Z"/>
          <w:del w:id="152" w:author="Elizabeth" w:date="2022-04-11T16:49:00Z"/>
          <w:rFonts w:asciiTheme="minorHAnsi" w:eastAsiaTheme="minorEastAsia" w:hAnsiTheme="minorHAnsi" w:cstheme="minorBidi"/>
          <w:b w:val="0"/>
          <w:noProof/>
          <w:sz w:val="22"/>
        </w:rPr>
      </w:pPr>
      <w:ins w:id="153" w:author="Elizabeth Ann Storm" w:date="2021-12-14T13:33:00Z">
        <w:del w:id="154" w:author="Elizabeth" w:date="2022-04-11T16:49:00Z">
          <w:r w:rsidRPr="004C7E6F" w:rsidDel="004C7E6F">
            <w:rPr>
              <w:rStyle w:val="Hyperlink"/>
              <w:b w:val="0"/>
              <w:noProof/>
            </w:rPr>
            <w:delText>2.1</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1 – early modern visions</w:delText>
          </w:r>
          <w:r w:rsidDel="004C7E6F">
            <w:rPr>
              <w:noProof/>
              <w:webHidden/>
            </w:rPr>
            <w:tab/>
            <w:delText>8</w:delText>
          </w:r>
        </w:del>
      </w:ins>
    </w:p>
    <w:p w14:paraId="648192EC" w14:textId="24F09EFE" w:rsidR="004E6443" w:rsidDel="004C7E6F" w:rsidRDefault="004E6443">
      <w:pPr>
        <w:pStyle w:val="TOC3"/>
        <w:tabs>
          <w:tab w:val="left" w:pos="1860"/>
          <w:tab w:val="right" w:leader="dot" w:pos="9350"/>
        </w:tabs>
        <w:rPr>
          <w:ins w:id="155" w:author="Elizabeth Ann Storm" w:date="2021-12-14T13:33:00Z"/>
          <w:del w:id="156" w:author="Elizabeth" w:date="2022-04-11T16:49:00Z"/>
          <w:rFonts w:asciiTheme="minorHAnsi" w:eastAsiaTheme="minorEastAsia" w:hAnsiTheme="minorHAnsi" w:cstheme="minorBidi"/>
          <w:b w:val="0"/>
          <w:i w:val="0"/>
          <w:noProof/>
          <w:sz w:val="22"/>
        </w:rPr>
      </w:pPr>
      <w:ins w:id="157" w:author="Elizabeth Ann Storm" w:date="2021-12-14T13:33:00Z">
        <w:del w:id="158" w:author="Elizabeth" w:date="2022-04-11T16:49:00Z">
          <w:r w:rsidRPr="004C7E6F" w:rsidDel="004C7E6F">
            <w:rPr>
              <w:rStyle w:val="Hyperlink"/>
              <w:b w:val="0"/>
              <w:i w:val="0"/>
              <w:noProof/>
            </w:rPr>
            <w:delText>2.1.1</w:delText>
          </w:r>
          <w:r w:rsidDel="004C7E6F">
            <w:rPr>
              <w:rFonts w:asciiTheme="minorHAnsi" w:eastAsiaTheme="minorEastAsia" w:hAnsiTheme="minorHAnsi" w:cstheme="minorBidi"/>
              <w:b w:val="0"/>
              <w:i w:val="0"/>
              <w:noProof/>
              <w:sz w:val="22"/>
            </w:rPr>
            <w:tab/>
          </w:r>
          <w:r w:rsidRPr="004C7E6F" w:rsidDel="004C7E6F">
            <w:rPr>
              <w:rStyle w:val="Hyperlink"/>
              <w:b w:val="0"/>
              <w:i w:val="0"/>
              <w:noProof/>
            </w:rPr>
            <w:delText>Sub-Sub section1?</w:delText>
          </w:r>
          <w:r w:rsidDel="004C7E6F">
            <w:rPr>
              <w:noProof/>
              <w:webHidden/>
            </w:rPr>
            <w:tab/>
            <w:delText>11</w:delText>
          </w:r>
        </w:del>
      </w:ins>
    </w:p>
    <w:p w14:paraId="59EE4E9C" w14:textId="10E1095A" w:rsidR="004E6443" w:rsidDel="004C7E6F" w:rsidRDefault="004E6443">
      <w:pPr>
        <w:pStyle w:val="TOC2"/>
        <w:rPr>
          <w:ins w:id="159" w:author="Elizabeth Ann Storm" w:date="2021-12-14T13:33:00Z"/>
          <w:del w:id="160" w:author="Elizabeth" w:date="2022-04-11T16:49:00Z"/>
          <w:rFonts w:asciiTheme="minorHAnsi" w:eastAsiaTheme="minorEastAsia" w:hAnsiTheme="minorHAnsi" w:cstheme="minorBidi"/>
          <w:b w:val="0"/>
          <w:noProof/>
          <w:sz w:val="22"/>
        </w:rPr>
      </w:pPr>
      <w:ins w:id="161" w:author="Elizabeth Ann Storm" w:date="2021-12-14T13:33:00Z">
        <w:del w:id="162" w:author="Elizabeth" w:date="2022-04-11T16:49:00Z">
          <w:r w:rsidRPr="004C7E6F" w:rsidDel="004C7E6F">
            <w:rPr>
              <w:rStyle w:val="Hyperlink"/>
              <w:b w:val="0"/>
              <w:noProof/>
            </w:rPr>
            <w:delText>2.2</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2 – laying the foundation for 20</w:delText>
          </w:r>
          <w:r w:rsidRPr="004C7E6F" w:rsidDel="004C7E6F">
            <w:rPr>
              <w:rStyle w:val="Hyperlink"/>
              <w:b w:val="0"/>
              <w:noProof/>
              <w:vertAlign w:val="superscript"/>
            </w:rPr>
            <w:delText>th</w:delText>
          </w:r>
          <w:r w:rsidRPr="004C7E6F" w:rsidDel="004C7E6F">
            <w:rPr>
              <w:rStyle w:val="Hyperlink"/>
              <w:b w:val="0"/>
              <w:noProof/>
            </w:rPr>
            <w:delText xml:space="preserve"> century modernism</w:delText>
          </w:r>
          <w:r w:rsidDel="004C7E6F">
            <w:rPr>
              <w:noProof/>
              <w:webHidden/>
            </w:rPr>
            <w:tab/>
            <w:delText>14</w:delText>
          </w:r>
        </w:del>
      </w:ins>
    </w:p>
    <w:p w14:paraId="264A9F93" w14:textId="3C65C090" w:rsidR="004E6443" w:rsidDel="004C7E6F" w:rsidRDefault="004E6443">
      <w:pPr>
        <w:pStyle w:val="TOC2"/>
        <w:rPr>
          <w:ins w:id="163" w:author="Elizabeth Ann Storm" w:date="2021-12-14T13:33:00Z"/>
          <w:del w:id="164" w:author="Elizabeth" w:date="2022-04-11T16:49:00Z"/>
          <w:rFonts w:asciiTheme="minorHAnsi" w:eastAsiaTheme="minorEastAsia" w:hAnsiTheme="minorHAnsi" w:cstheme="minorBidi"/>
          <w:b w:val="0"/>
          <w:noProof/>
          <w:sz w:val="22"/>
        </w:rPr>
      </w:pPr>
      <w:ins w:id="165" w:author="Elizabeth Ann Storm" w:date="2021-12-14T13:33:00Z">
        <w:del w:id="166" w:author="Elizabeth" w:date="2022-04-11T16:49:00Z">
          <w:r w:rsidRPr="004C7E6F" w:rsidDel="004C7E6F">
            <w:rPr>
              <w:rStyle w:val="Hyperlink"/>
              <w:rFonts w:eastAsiaTheme="minorHAnsi"/>
              <w:b w:val="0"/>
              <w:noProof/>
            </w:rPr>
            <w:delText>2.3</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3 – lenses and photography</w:delText>
          </w:r>
          <w:r w:rsidDel="004C7E6F">
            <w:rPr>
              <w:noProof/>
              <w:webHidden/>
            </w:rPr>
            <w:tab/>
            <w:delText>15</w:delText>
          </w:r>
        </w:del>
      </w:ins>
    </w:p>
    <w:p w14:paraId="17D88945" w14:textId="614FE2D8" w:rsidR="004E6443" w:rsidDel="004C7E6F" w:rsidRDefault="004E6443">
      <w:pPr>
        <w:pStyle w:val="TOC2"/>
        <w:rPr>
          <w:ins w:id="167" w:author="Elizabeth Ann Storm" w:date="2021-12-14T13:33:00Z"/>
          <w:del w:id="168" w:author="Elizabeth" w:date="2022-04-11T16:49:00Z"/>
          <w:rFonts w:asciiTheme="minorHAnsi" w:eastAsiaTheme="minorEastAsia" w:hAnsiTheme="minorHAnsi" w:cstheme="minorBidi"/>
          <w:b w:val="0"/>
          <w:noProof/>
          <w:sz w:val="22"/>
        </w:rPr>
      </w:pPr>
      <w:ins w:id="169" w:author="Elizabeth Ann Storm" w:date="2021-12-14T13:33:00Z">
        <w:del w:id="170" w:author="Elizabeth" w:date="2022-04-11T16:49:00Z">
          <w:r w:rsidRPr="004C7E6F" w:rsidDel="004C7E6F">
            <w:rPr>
              <w:rStyle w:val="Hyperlink"/>
              <w:b w:val="0"/>
              <w:noProof/>
            </w:rPr>
            <w:delText>2.4</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4 – image-making and imagination</w:delText>
          </w:r>
          <w:r w:rsidDel="004C7E6F">
            <w:rPr>
              <w:noProof/>
              <w:webHidden/>
            </w:rPr>
            <w:tab/>
            <w:delText>17</w:delText>
          </w:r>
        </w:del>
      </w:ins>
    </w:p>
    <w:p w14:paraId="6916DEC0" w14:textId="4DE92DA5" w:rsidR="004E6443" w:rsidDel="004C7E6F" w:rsidRDefault="004E6443">
      <w:pPr>
        <w:pStyle w:val="TOC2"/>
        <w:rPr>
          <w:ins w:id="171" w:author="Elizabeth Ann Storm" w:date="2021-12-14T13:33:00Z"/>
          <w:del w:id="172" w:author="Elizabeth" w:date="2022-04-11T16:49:00Z"/>
          <w:rFonts w:asciiTheme="minorHAnsi" w:eastAsiaTheme="minorEastAsia" w:hAnsiTheme="minorHAnsi" w:cstheme="minorBidi"/>
          <w:b w:val="0"/>
          <w:noProof/>
          <w:sz w:val="22"/>
        </w:rPr>
      </w:pPr>
      <w:ins w:id="173" w:author="Elizabeth Ann Storm" w:date="2021-12-14T13:33:00Z">
        <w:del w:id="174" w:author="Elizabeth" w:date="2022-04-11T16:49:00Z">
          <w:r w:rsidRPr="004C7E6F" w:rsidDel="004C7E6F">
            <w:rPr>
              <w:rStyle w:val="Hyperlink"/>
              <w:b w:val="0"/>
              <w:noProof/>
            </w:rPr>
            <w:delText>2.5</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5 – Media studies, materiality, McLuhan, shifting to postmodernism</w:delText>
          </w:r>
          <w:r w:rsidDel="004C7E6F">
            <w:rPr>
              <w:noProof/>
              <w:webHidden/>
            </w:rPr>
            <w:tab/>
            <w:delText>18</w:delText>
          </w:r>
        </w:del>
      </w:ins>
    </w:p>
    <w:p w14:paraId="2D6C5EEB" w14:textId="167F26D0" w:rsidR="004E6443" w:rsidDel="004C7E6F" w:rsidRDefault="004E6443" w:rsidP="004E6443">
      <w:pPr>
        <w:pStyle w:val="TOC1"/>
        <w:rPr>
          <w:ins w:id="175" w:author="Elizabeth Ann Storm" w:date="2021-12-14T13:33:00Z"/>
          <w:del w:id="176" w:author="Elizabeth" w:date="2022-04-11T16:49:00Z"/>
          <w:rFonts w:asciiTheme="minorHAnsi" w:eastAsiaTheme="minorEastAsia" w:hAnsiTheme="minorHAnsi" w:cstheme="minorBidi"/>
          <w:noProof/>
          <w:sz w:val="22"/>
        </w:rPr>
      </w:pPr>
      <w:ins w:id="177" w:author="Elizabeth Ann Storm" w:date="2021-12-14T13:33:00Z">
        <w:del w:id="178" w:author="Elizabeth" w:date="2022-04-11T16:49:00Z">
          <w:r w:rsidRPr="004C7E6F" w:rsidDel="004C7E6F">
            <w:rPr>
              <w:rStyle w:val="Hyperlink"/>
              <w:b w:val="0"/>
              <w:caps w:val="0"/>
              <w:noProof/>
            </w:rPr>
            <w:delText>3</w:delText>
          </w:r>
          <w:r w:rsidDel="004C7E6F">
            <w:rPr>
              <w:rFonts w:asciiTheme="minorHAnsi" w:eastAsiaTheme="minorEastAsia" w:hAnsiTheme="minorHAnsi" w:cstheme="minorBidi"/>
              <w:noProof/>
              <w:sz w:val="22"/>
            </w:rPr>
            <w:tab/>
          </w:r>
          <w:r w:rsidRPr="004C7E6F" w:rsidDel="004C7E6F">
            <w:rPr>
              <w:rStyle w:val="Hyperlink"/>
              <w:b w:val="0"/>
              <w:caps w:val="0"/>
              <w:noProof/>
            </w:rPr>
            <w:delText>New Media</w:delText>
          </w:r>
          <w:r w:rsidDel="004C7E6F">
            <w:rPr>
              <w:noProof/>
              <w:webHidden/>
            </w:rPr>
            <w:tab/>
            <w:delText>23</w:delText>
          </w:r>
        </w:del>
      </w:ins>
    </w:p>
    <w:p w14:paraId="318217D1" w14:textId="76977739" w:rsidR="004E6443" w:rsidDel="004C7E6F" w:rsidRDefault="004E6443">
      <w:pPr>
        <w:pStyle w:val="TOC2"/>
        <w:rPr>
          <w:ins w:id="179" w:author="Elizabeth Ann Storm" w:date="2021-12-14T13:33:00Z"/>
          <w:del w:id="180" w:author="Elizabeth" w:date="2022-04-11T16:49:00Z"/>
          <w:rFonts w:asciiTheme="minorHAnsi" w:eastAsiaTheme="minorEastAsia" w:hAnsiTheme="minorHAnsi" w:cstheme="minorBidi"/>
          <w:b w:val="0"/>
          <w:noProof/>
          <w:sz w:val="22"/>
        </w:rPr>
      </w:pPr>
      <w:ins w:id="181" w:author="Elizabeth Ann Storm" w:date="2021-12-14T13:33:00Z">
        <w:del w:id="182" w:author="Elizabeth" w:date="2022-04-11T16:49:00Z">
          <w:r w:rsidRPr="004C7E6F" w:rsidDel="004C7E6F">
            <w:rPr>
              <w:rStyle w:val="Hyperlink"/>
              <w:rFonts w:eastAsiaTheme="minorHAnsi"/>
              <w:b w:val="0"/>
              <w:noProof/>
            </w:rPr>
            <w:delText>3.1</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1 – mid-century modernism and alternate states of consciousness</w:delText>
          </w:r>
          <w:r w:rsidDel="004C7E6F">
            <w:rPr>
              <w:noProof/>
              <w:webHidden/>
            </w:rPr>
            <w:tab/>
            <w:delText>23</w:delText>
          </w:r>
        </w:del>
      </w:ins>
    </w:p>
    <w:p w14:paraId="66D87A79" w14:textId="6B5C6627" w:rsidR="004E6443" w:rsidDel="004C7E6F" w:rsidRDefault="004E6443">
      <w:pPr>
        <w:pStyle w:val="TOC2"/>
        <w:rPr>
          <w:ins w:id="183" w:author="Elizabeth Ann Storm" w:date="2021-12-14T13:33:00Z"/>
          <w:del w:id="184" w:author="Elizabeth" w:date="2022-04-11T16:49:00Z"/>
          <w:rFonts w:asciiTheme="minorHAnsi" w:eastAsiaTheme="minorEastAsia" w:hAnsiTheme="minorHAnsi" w:cstheme="minorBidi"/>
          <w:b w:val="0"/>
          <w:noProof/>
          <w:sz w:val="22"/>
        </w:rPr>
      </w:pPr>
      <w:ins w:id="185" w:author="Elizabeth Ann Storm" w:date="2021-12-14T13:33:00Z">
        <w:del w:id="186" w:author="Elizabeth" w:date="2022-04-11T16:49:00Z">
          <w:r w:rsidDel="004C7E6F">
            <w:rPr>
              <w:rFonts w:asciiTheme="minorHAnsi" w:eastAsiaTheme="minorEastAsia" w:hAnsiTheme="minorHAnsi" w:cstheme="minorBidi"/>
              <w:b w:val="0"/>
              <w:noProof/>
              <w:sz w:val="22"/>
            </w:rPr>
            <w:tab/>
          </w:r>
          <w:r w:rsidRPr="004C7E6F" w:rsidDel="004C7E6F">
            <w:rPr>
              <w:rStyle w:val="Hyperlink"/>
              <w:b w:val="0"/>
              <w:noProof/>
            </w:rPr>
            <w:delText>Subsection 2 -</w:delText>
          </w:r>
          <w:r w:rsidDel="004C7E6F">
            <w:rPr>
              <w:noProof/>
              <w:webHidden/>
            </w:rPr>
            <w:tab/>
            <w:delText>25</w:delText>
          </w:r>
        </w:del>
      </w:ins>
    </w:p>
    <w:p w14:paraId="19DF7416" w14:textId="61D5FD6B" w:rsidR="004E6443" w:rsidDel="004C7E6F" w:rsidRDefault="004E6443">
      <w:pPr>
        <w:pStyle w:val="TOC2"/>
        <w:rPr>
          <w:ins w:id="187" w:author="Elizabeth Ann Storm" w:date="2021-12-14T13:33:00Z"/>
          <w:del w:id="188" w:author="Elizabeth" w:date="2022-04-11T16:49:00Z"/>
          <w:rFonts w:asciiTheme="minorHAnsi" w:eastAsiaTheme="minorEastAsia" w:hAnsiTheme="minorHAnsi" w:cstheme="minorBidi"/>
          <w:b w:val="0"/>
          <w:noProof/>
          <w:sz w:val="22"/>
        </w:rPr>
      </w:pPr>
      <w:ins w:id="189" w:author="Elizabeth Ann Storm" w:date="2021-12-14T13:33:00Z">
        <w:del w:id="190" w:author="Elizabeth" w:date="2022-04-11T16:49:00Z">
          <w:r w:rsidRPr="004C7E6F" w:rsidDel="004C7E6F">
            <w:rPr>
              <w:rStyle w:val="Hyperlink"/>
              <w:b w:val="0"/>
              <w:noProof/>
            </w:rPr>
            <w:delText>3.2</w:delText>
          </w:r>
          <w:r w:rsidDel="004C7E6F">
            <w:rPr>
              <w:rFonts w:asciiTheme="minorHAnsi" w:eastAsiaTheme="minorEastAsia" w:hAnsiTheme="minorHAnsi" w:cstheme="minorBidi"/>
              <w:b w:val="0"/>
              <w:noProof/>
              <w:sz w:val="22"/>
            </w:rPr>
            <w:tab/>
          </w:r>
          <w:r w:rsidRPr="004C7E6F" w:rsidDel="004C7E6F">
            <w:rPr>
              <w:rStyle w:val="Hyperlink"/>
              <w:b w:val="0"/>
              <w:noProof/>
            </w:rPr>
            <w:delText>Modernist sensorium</w:delText>
          </w:r>
          <w:r w:rsidDel="004C7E6F">
            <w:rPr>
              <w:noProof/>
              <w:webHidden/>
            </w:rPr>
            <w:tab/>
            <w:delText>25</w:delText>
          </w:r>
        </w:del>
      </w:ins>
    </w:p>
    <w:p w14:paraId="2C753AB2" w14:textId="3F205C0E" w:rsidR="004E6443" w:rsidDel="004C7E6F" w:rsidRDefault="004E6443">
      <w:pPr>
        <w:pStyle w:val="TOC2"/>
        <w:rPr>
          <w:ins w:id="191" w:author="Elizabeth Ann Storm" w:date="2021-12-14T13:33:00Z"/>
          <w:del w:id="192" w:author="Elizabeth" w:date="2022-04-11T16:49:00Z"/>
          <w:rFonts w:asciiTheme="minorHAnsi" w:eastAsiaTheme="minorEastAsia" w:hAnsiTheme="minorHAnsi" w:cstheme="minorBidi"/>
          <w:b w:val="0"/>
          <w:noProof/>
          <w:sz w:val="22"/>
        </w:rPr>
      </w:pPr>
      <w:ins w:id="193" w:author="Elizabeth Ann Storm" w:date="2021-12-14T13:33:00Z">
        <w:del w:id="194" w:author="Elizabeth" w:date="2022-04-11T16:49:00Z">
          <w:r w:rsidRPr="004C7E6F" w:rsidDel="004C7E6F">
            <w:rPr>
              <w:rStyle w:val="Hyperlink"/>
              <w:b w:val="0"/>
              <w:noProof/>
            </w:rPr>
            <w:delText>3.3</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3 – artist examples and influences – nodes , flows and networks</w:delText>
          </w:r>
          <w:r w:rsidDel="004C7E6F">
            <w:rPr>
              <w:noProof/>
              <w:webHidden/>
            </w:rPr>
            <w:tab/>
            <w:delText>26</w:delText>
          </w:r>
        </w:del>
      </w:ins>
    </w:p>
    <w:p w14:paraId="28599C2D" w14:textId="16D17829" w:rsidR="004E6443" w:rsidDel="004C7E6F" w:rsidRDefault="004E6443" w:rsidP="004E6443">
      <w:pPr>
        <w:pStyle w:val="TOC1"/>
        <w:rPr>
          <w:ins w:id="195" w:author="Elizabeth Ann Storm" w:date="2021-12-14T13:33:00Z"/>
          <w:del w:id="196" w:author="Elizabeth" w:date="2022-04-11T16:49:00Z"/>
          <w:rFonts w:asciiTheme="minorHAnsi" w:eastAsiaTheme="minorEastAsia" w:hAnsiTheme="minorHAnsi" w:cstheme="minorBidi"/>
          <w:noProof/>
          <w:sz w:val="22"/>
        </w:rPr>
      </w:pPr>
      <w:ins w:id="197" w:author="Elizabeth Ann Storm" w:date="2021-12-14T13:33:00Z">
        <w:del w:id="198" w:author="Elizabeth" w:date="2022-04-11T16:49:00Z">
          <w:r w:rsidRPr="004C7E6F" w:rsidDel="004C7E6F">
            <w:rPr>
              <w:rStyle w:val="Hyperlink"/>
              <w:b w:val="0"/>
              <w:caps w:val="0"/>
              <w:noProof/>
            </w:rPr>
            <w:delText>4</w:delText>
          </w:r>
          <w:r w:rsidDel="004C7E6F">
            <w:rPr>
              <w:rFonts w:asciiTheme="minorHAnsi" w:eastAsiaTheme="minorEastAsia" w:hAnsiTheme="minorHAnsi" w:cstheme="minorBidi"/>
              <w:noProof/>
              <w:sz w:val="22"/>
            </w:rPr>
            <w:tab/>
          </w:r>
          <w:r w:rsidRPr="004C7E6F" w:rsidDel="004C7E6F">
            <w:rPr>
              <w:rStyle w:val="Hyperlink"/>
              <w:b w:val="0"/>
              <w:caps w:val="0"/>
              <w:noProof/>
            </w:rPr>
            <w:delText>my journey from old to new in studio</w:delText>
          </w:r>
          <w:r w:rsidDel="004C7E6F">
            <w:rPr>
              <w:noProof/>
              <w:webHidden/>
            </w:rPr>
            <w:tab/>
            <w:delText>28</w:delText>
          </w:r>
        </w:del>
      </w:ins>
    </w:p>
    <w:p w14:paraId="10C93834" w14:textId="16306406" w:rsidR="004E6443" w:rsidDel="004C7E6F" w:rsidRDefault="004E6443">
      <w:pPr>
        <w:pStyle w:val="TOC2"/>
        <w:rPr>
          <w:ins w:id="199" w:author="Elizabeth Ann Storm" w:date="2021-12-14T13:33:00Z"/>
          <w:del w:id="200" w:author="Elizabeth" w:date="2022-04-11T16:49:00Z"/>
          <w:rFonts w:asciiTheme="minorHAnsi" w:eastAsiaTheme="minorEastAsia" w:hAnsiTheme="minorHAnsi" w:cstheme="minorBidi"/>
          <w:b w:val="0"/>
          <w:noProof/>
          <w:sz w:val="22"/>
        </w:rPr>
      </w:pPr>
      <w:ins w:id="201" w:author="Elizabeth Ann Storm" w:date="2021-12-14T13:33:00Z">
        <w:del w:id="202" w:author="Elizabeth" w:date="2022-04-11T16:49:00Z">
          <w:r w:rsidRPr="004C7E6F" w:rsidDel="004C7E6F">
            <w:rPr>
              <w:rStyle w:val="Hyperlink"/>
              <w:rFonts w:eastAsiaTheme="minorHAnsi"/>
              <w:b w:val="0"/>
              <w:noProof/>
            </w:rPr>
            <w:delText>4.1</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1 – expressionist and postmodern techniques</w:delText>
          </w:r>
          <w:r w:rsidDel="004C7E6F">
            <w:rPr>
              <w:noProof/>
              <w:webHidden/>
            </w:rPr>
            <w:tab/>
            <w:delText>28</w:delText>
          </w:r>
        </w:del>
      </w:ins>
    </w:p>
    <w:p w14:paraId="127DCBCE" w14:textId="72CD868B" w:rsidR="004E6443" w:rsidDel="004C7E6F" w:rsidRDefault="004E6443">
      <w:pPr>
        <w:pStyle w:val="TOC2"/>
        <w:rPr>
          <w:ins w:id="203" w:author="Elizabeth Ann Storm" w:date="2021-12-14T13:33:00Z"/>
          <w:del w:id="204" w:author="Elizabeth" w:date="2022-04-11T16:49:00Z"/>
          <w:rFonts w:asciiTheme="minorHAnsi" w:eastAsiaTheme="minorEastAsia" w:hAnsiTheme="minorHAnsi" w:cstheme="minorBidi"/>
          <w:b w:val="0"/>
          <w:noProof/>
          <w:sz w:val="22"/>
        </w:rPr>
      </w:pPr>
      <w:ins w:id="205" w:author="Elizabeth Ann Storm" w:date="2021-12-14T13:33:00Z">
        <w:del w:id="206" w:author="Elizabeth" w:date="2022-04-11T16:49:00Z">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2 - ?</w:delText>
          </w:r>
          <w:r w:rsidDel="004C7E6F">
            <w:rPr>
              <w:noProof/>
              <w:webHidden/>
            </w:rPr>
            <w:tab/>
            <w:delText>30</w:delText>
          </w:r>
        </w:del>
      </w:ins>
    </w:p>
    <w:p w14:paraId="7F00580D" w14:textId="3596C7DF" w:rsidR="004E6443" w:rsidDel="004C7E6F" w:rsidRDefault="004E6443">
      <w:pPr>
        <w:pStyle w:val="TOC2"/>
        <w:rPr>
          <w:ins w:id="207" w:author="Elizabeth Ann Storm" w:date="2021-12-14T13:33:00Z"/>
          <w:del w:id="208" w:author="Elizabeth" w:date="2022-04-11T16:49:00Z"/>
          <w:rFonts w:asciiTheme="minorHAnsi" w:eastAsiaTheme="minorEastAsia" w:hAnsiTheme="minorHAnsi" w:cstheme="minorBidi"/>
          <w:b w:val="0"/>
          <w:noProof/>
          <w:sz w:val="22"/>
        </w:rPr>
      </w:pPr>
      <w:ins w:id="209" w:author="Elizabeth Ann Storm" w:date="2021-12-14T13:33:00Z">
        <w:del w:id="210" w:author="Elizabeth" w:date="2022-04-11T16:49:00Z">
          <w:r w:rsidRPr="004C7E6F" w:rsidDel="004C7E6F">
            <w:rPr>
              <w:rStyle w:val="Hyperlink"/>
              <w:b w:val="0"/>
              <w:noProof/>
            </w:rPr>
            <w:delText>4.2</w:delText>
          </w:r>
          <w:r w:rsidDel="004C7E6F">
            <w:rPr>
              <w:noProof/>
              <w:webHidden/>
            </w:rPr>
            <w:tab/>
            <w:delText>30</w:delText>
          </w:r>
        </w:del>
      </w:ins>
    </w:p>
    <w:p w14:paraId="4B3EF018" w14:textId="40EF2458" w:rsidR="004E6443" w:rsidDel="004C7E6F" w:rsidRDefault="004E6443" w:rsidP="004E6443">
      <w:pPr>
        <w:pStyle w:val="TOC1"/>
        <w:rPr>
          <w:ins w:id="211" w:author="Elizabeth Ann Storm" w:date="2021-12-14T13:33:00Z"/>
          <w:del w:id="212" w:author="Elizabeth" w:date="2022-04-11T16:49:00Z"/>
          <w:rFonts w:asciiTheme="minorHAnsi" w:eastAsiaTheme="minorEastAsia" w:hAnsiTheme="minorHAnsi" w:cstheme="minorBidi"/>
          <w:noProof/>
          <w:sz w:val="22"/>
        </w:rPr>
      </w:pPr>
      <w:ins w:id="213" w:author="Elizabeth Ann Storm" w:date="2021-12-14T13:33:00Z">
        <w:del w:id="214" w:author="Elizabeth" w:date="2022-04-11T16:49:00Z">
          <w:r w:rsidRPr="004C7E6F" w:rsidDel="004C7E6F">
            <w:rPr>
              <w:rStyle w:val="Hyperlink"/>
              <w:rFonts w:eastAsiaTheme="minorHAnsi"/>
              <w:b w:val="0"/>
              <w:caps w:val="0"/>
              <w:noProof/>
            </w:rPr>
            <w:delText>5</w:delText>
          </w:r>
          <w:r w:rsidDel="004C7E6F">
            <w:rPr>
              <w:rFonts w:asciiTheme="minorHAnsi" w:eastAsiaTheme="minorEastAsia" w:hAnsiTheme="minorHAnsi" w:cstheme="minorBidi"/>
              <w:noProof/>
              <w:sz w:val="22"/>
            </w:rPr>
            <w:tab/>
          </w:r>
          <w:r w:rsidRPr="004C7E6F" w:rsidDel="004C7E6F">
            <w:rPr>
              <w:rStyle w:val="Hyperlink"/>
              <w:rFonts w:eastAsiaTheme="minorHAnsi"/>
              <w:b w:val="0"/>
              <w:caps w:val="0"/>
              <w:noProof/>
            </w:rPr>
            <w:delText>A wheel inside a wheel exhibition</w:delText>
          </w:r>
          <w:r w:rsidDel="004C7E6F">
            <w:rPr>
              <w:noProof/>
              <w:webHidden/>
            </w:rPr>
            <w:tab/>
            <w:delText>33</w:delText>
          </w:r>
        </w:del>
      </w:ins>
    </w:p>
    <w:p w14:paraId="488DAED9" w14:textId="76F33E60" w:rsidR="004E6443" w:rsidDel="004C7E6F" w:rsidRDefault="004E6443" w:rsidP="004E6443">
      <w:pPr>
        <w:pStyle w:val="TOC1"/>
        <w:rPr>
          <w:ins w:id="215" w:author="Elizabeth Ann Storm" w:date="2021-12-14T13:33:00Z"/>
          <w:del w:id="216" w:author="Elizabeth" w:date="2022-04-11T16:49:00Z"/>
          <w:rFonts w:asciiTheme="minorHAnsi" w:eastAsiaTheme="minorEastAsia" w:hAnsiTheme="minorHAnsi" w:cstheme="minorBidi"/>
          <w:noProof/>
          <w:sz w:val="22"/>
        </w:rPr>
      </w:pPr>
      <w:ins w:id="217" w:author="Elizabeth Ann Storm" w:date="2021-12-14T13:33:00Z">
        <w:del w:id="218" w:author="Elizabeth" w:date="2022-04-11T16:49:00Z">
          <w:r w:rsidRPr="004C7E6F" w:rsidDel="004C7E6F">
            <w:rPr>
              <w:rStyle w:val="Hyperlink"/>
              <w:rFonts w:eastAsiaTheme="minorHAnsi"/>
              <w:b w:val="0"/>
              <w:caps w:val="0"/>
              <w:noProof/>
            </w:rPr>
            <w:delText>6</w:delText>
          </w:r>
          <w:r w:rsidDel="004C7E6F">
            <w:rPr>
              <w:rFonts w:asciiTheme="minorHAnsi" w:eastAsiaTheme="minorEastAsia" w:hAnsiTheme="minorHAnsi" w:cstheme="minorBidi"/>
              <w:noProof/>
              <w:sz w:val="22"/>
            </w:rPr>
            <w:tab/>
          </w:r>
          <w:r w:rsidRPr="004C7E6F" w:rsidDel="004C7E6F">
            <w:rPr>
              <w:rStyle w:val="Hyperlink"/>
              <w:rFonts w:eastAsiaTheme="minorHAnsi"/>
              <w:b w:val="0"/>
              <w:caps w:val="0"/>
              <w:noProof/>
            </w:rPr>
            <w:delText>Conclusion</w:delText>
          </w:r>
          <w:r w:rsidDel="004C7E6F">
            <w:rPr>
              <w:noProof/>
              <w:webHidden/>
            </w:rPr>
            <w:tab/>
            <w:delText>34</w:delText>
          </w:r>
        </w:del>
      </w:ins>
    </w:p>
    <w:p w14:paraId="7E798468" w14:textId="7E267391" w:rsidR="004E6443" w:rsidDel="004C7E6F" w:rsidRDefault="004E6443" w:rsidP="004E6443">
      <w:pPr>
        <w:pStyle w:val="TOC1"/>
        <w:rPr>
          <w:ins w:id="219" w:author="Elizabeth Ann Storm" w:date="2021-12-14T13:33:00Z"/>
          <w:del w:id="220" w:author="Elizabeth" w:date="2022-04-11T16:49:00Z"/>
          <w:rFonts w:asciiTheme="minorHAnsi" w:eastAsiaTheme="minorEastAsia" w:hAnsiTheme="minorHAnsi" w:cstheme="minorBidi"/>
          <w:noProof/>
          <w:sz w:val="22"/>
        </w:rPr>
      </w:pPr>
      <w:ins w:id="221" w:author="Elizabeth Ann Storm" w:date="2021-12-14T13:33:00Z">
        <w:del w:id="222" w:author="Elizabeth" w:date="2022-04-11T16:49:00Z">
          <w:r w:rsidRPr="004C7E6F" w:rsidDel="004C7E6F">
            <w:rPr>
              <w:rStyle w:val="Hyperlink"/>
              <w:b w:val="0"/>
              <w:caps w:val="0"/>
              <w:noProof/>
            </w:rPr>
            <w:delText>Bibliography</w:delText>
          </w:r>
          <w:r w:rsidDel="004C7E6F">
            <w:rPr>
              <w:noProof/>
              <w:webHidden/>
            </w:rPr>
            <w:tab/>
            <w:delText>35</w:delText>
          </w:r>
        </w:del>
      </w:ins>
    </w:p>
    <w:p w14:paraId="16D99839" w14:textId="271245B0" w:rsidR="004E6443" w:rsidDel="004C7E6F" w:rsidRDefault="004E6443" w:rsidP="004E6443">
      <w:pPr>
        <w:pStyle w:val="TOC1"/>
        <w:rPr>
          <w:ins w:id="223" w:author="Elizabeth Ann Storm" w:date="2021-12-14T13:33:00Z"/>
          <w:del w:id="224" w:author="Elizabeth" w:date="2022-04-11T16:49:00Z"/>
          <w:rFonts w:asciiTheme="minorHAnsi" w:eastAsiaTheme="minorEastAsia" w:hAnsiTheme="minorHAnsi" w:cstheme="minorBidi"/>
          <w:noProof/>
          <w:sz w:val="22"/>
        </w:rPr>
      </w:pPr>
      <w:ins w:id="225" w:author="Elizabeth Ann Storm" w:date="2021-12-14T13:33:00Z">
        <w:del w:id="226" w:author="Elizabeth" w:date="2022-04-11T16:49:00Z">
          <w:r w:rsidRPr="004C7E6F" w:rsidDel="004C7E6F">
            <w:rPr>
              <w:rStyle w:val="Hyperlink"/>
              <w:b w:val="0"/>
              <w:caps w:val="0"/>
              <w:noProof/>
            </w:rPr>
            <w:delText>APPENDICES</w:delText>
          </w:r>
          <w:r w:rsidDel="004C7E6F">
            <w:rPr>
              <w:noProof/>
              <w:webHidden/>
            </w:rPr>
            <w:tab/>
            <w:delText>36</w:delText>
          </w:r>
        </w:del>
      </w:ins>
    </w:p>
    <w:p w14:paraId="34B181B9" w14:textId="7164A826" w:rsidR="004E6443" w:rsidDel="004C7E6F" w:rsidRDefault="004E6443">
      <w:pPr>
        <w:pStyle w:val="TOC2"/>
        <w:rPr>
          <w:ins w:id="227" w:author="Elizabeth Ann Storm" w:date="2021-12-14T13:33:00Z"/>
          <w:del w:id="228" w:author="Elizabeth" w:date="2022-04-11T16:49:00Z"/>
          <w:rFonts w:asciiTheme="minorHAnsi" w:eastAsiaTheme="minorEastAsia" w:hAnsiTheme="minorHAnsi" w:cstheme="minorBidi"/>
          <w:b w:val="0"/>
          <w:noProof/>
          <w:sz w:val="22"/>
        </w:rPr>
      </w:pPr>
      <w:ins w:id="229" w:author="Elizabeth Ann Storm" w:date="2021-12-14T13:33:00Z">
        <w:del w:id="230" w:author="Elizabeth" w:date="2022-04-11T16:49:00Z">
          <w:r w:rsidRPr="004C7E6F" w:rsidDel="004C7E6F">
            <w:rPr>
              <w:rStyle w:val="Hyperlink"/>
              <w:b w:val="0"/>
              <w:noProof/>
            </w:rPr>
            <w:delText>Appendix A</w:delText>
          </w:r>
          <w:r w:rsidDel="004C7E6F">
            <w:rPr>
              <w:noProof/>
              <w:webHidden/>
            </w:rPr>
            <w:tab/>
            <w:delText>36</w:delText>
          </w:r>
        </w:del>
      </w:ins>
    </w:p>
    <w:p w14:paraId="18CA66D5" w14:textId="4AA9C414" w:rsidR="004E6443" w:rsidDel="004C7E6F" w:rsidRDefault="004E6443">
      <w:pPr>
        <w:pStyle w:val="TOC3"/>
        <w:tabs>
          <w:tab w:val="right" w:leader="dot" w:pos="9350"/>
        </w:tabs>
        <w:rPr>
          <w:ins w:id="231" w:author="Elizabeth Ann Storm" w:date="2021-12-14T13:33:00Z"/>
          <w:del w:id="232" w:author="Elizabeth" w:date="2022-04-11T16:49:00Z"/>
          <w:rFonts w:asciiTheme="minorHAnsi" w:eastAsiaTheme="minorEastAsia" w:hAnsiTheme="minorHAnsi" w:cstheme="minorBidi"/>
          <w:b w:val="0"/>
          <w:i w:val="0"/>
          <w:noProof/>
          <w:sz w:val="22"/>
        </w:rPr>
      </w:pPr>
      <w:ins w:id="233" w:author="Elizabeth Ann Storm" w:date="2021-12-14T13:33:00Z">
        <w:del w:id="234" w:author="Elizabeth" w:date="2022-04-11T16:49:00Z">
          <w:r w:rsidRPr="004C7E6F" w:rsidDel="004C7E6F">
            <w:rPr>
              <w:rStyle w:val="Hyperlink"/>
              <w:b w:val="0"/>
              <w:i w:val="0"/>
              <w:noProof/>
            </w:rPr>
            <w:delText>Appendix A.1</w:delText>
          </w:r>
          <w:r w:rsidDel="004C7E6F">
            <w:rPr>
              <w:noProof/>
              <w:webHidden/>
            </w:rPr>
            <w:tab/>
            <w:delText>36</w:delText>
          </w:r>
        </w:del>
      </w:ins>
    </w:p>
    <w:p w14:paraId="27D7BDF1" w14:textId="23695974" w:rsidR="004E6443" w:rsidDel="004C7E6F" w:rsidRDefault="004E6443">
      <w:pPr>
        <w:pStyle w:val="TOC3"/>
        <w:tabs>
          <w:tab w:val="right" w:leader="dot" w:pos="9350"/>
        </w:tabs>
        <w:rPr>
          <w:ins w:id="235" w:author="Elizabeth Ann Storm" w:date="2021-12-14T13:33:00Z"/>
          <w:del w:id="236" w:author="Elizabeth" w:date="2022-04-11T16:49:00Z"/>
          <w:rFonts w:asciiTheme="minorHAnsi" w:eastAsiaTheme="minorEastAsia" w:hAnsiTheme="minorHAnsi" w:cstheme="minorBidi"/>
          <w:b w:val="0"/>
          <w:i w:val="0"/>
          <w:noProof/>
          <w:sz w:val="22"/>
        </w:rPr>
      </w:pPr>
      <w:ins w:id="237" w:author="Elizabeth Ann Storm" w:date="2021-12-14T13:33:00Z">
        <w:del w:id="238" w:author="Elizabeth" w:date="2022-04-11T16:49:00Z">
          <w:r w:rsidRPr="004C7E6F" w:rsidDel="004C7E6F">
            <w:rPr>
              <w:rStyle w:val="Hyperlink"/>
              <w:b w:val="0"/>
              <w:i w:val="0"/>
              <w:noProof/>
            </w:rPr>
            <w:delText>Appendix A.2</w:delText>
          </w:r>
          <w:r w:rsidDel="004C7E6F">
            <w:rPr>
              <w:noProof/>
              <w:webHidden/>
            </w:rPr>
            <w:tab/>
            <w:delText>36</w:delText>
          </w:r>
        </w:del>
      </w:ins>
    </w:p>
    <w:p w14:paraId="1A9E81BF" w14:textId="3F33A83C" w:rsidR="004E6443" w:rsidDel="004C7E6F" w:rsidRDefault="004E6443">
      <w:pPr>
        <w:pStyle w:val="TOC2"/>
        <w:rPr>
          <w:ins w:id="239" w:author="Elizabeth Ann Storm" w:date="2021-12-14T13:33:00Z"/>
          <w:del w:id="240" w:author="Elizabeth" w:date="2022-04-11T16:49:00Z"/>
          <w:rFonts w:asciiTheme="minorHAnsi" w:eastAsiaTheme="minorEastAsia" w:hAnsiTheme="minorHAnsi" w:cstheme="minorBidi"/>
          <w:b w:val="0"/>
          <w:noProof/>
          <w:sz w:val="22"/>
        </w:rPr>
      </w:pPr>
      <w:ins w:id="241" w:author="Elizabeth Ann Storm" w:date="2021-12-14T13:33:00Z">
        <w:del w:id="242" w:author="Elizabeth" w:date="2022-04-11T16:49:00Z">
          <w:r w:rsidRPr="004C7E6F" w:rsidDel="004C7E6F">
            <w:rPr>
              <w:rStyle w:val="Hyperlink"/>
              <w:b w:val="0"/>
              <w:noProof/>
            </w:rPr>
            <w:delText>Appendix B</w:delText>
          </w:r>
          <w:r w:rsidDel="004C7E6F">
            <w:rPr>
              <w:noProof/>
              <w:webHidden/>
            </w:rPr>
            <w:tab/>
            <w:delText>36</w:delText>
          </w:r>
        </w:del>
      </w:ins>
    </w:p>
    <w:p w14:paraId="4DE442E5" w14:textId="36506808" w:rsidR="004E6443" w:rsidDel="004C7E6F" w:rsidRDefault="004E6443">
      <w:pPr>
        <w:pStyle w:val="TOC2"/>
        <w:rPr>
          <w:ins w:id="243" w:author="Elizabeth Ann Storm" w:date="2021-12-14T13:33:00Z"/>
          <w:del w:id="244" w:author="Elizabeth" w:date="2022-04-11T16:49:00Z"/>
          <w:rFonts w:asciiTheme="minorHAnsi" w:eastAsiaTheme="minorEastAsia" w:hAnsiTheme="minorHAnsi" w:cstheme="minorBidi"/>
          <w:b w:val="0"/>
          <w:noProof/>
          <w:sz w:val="22"/>
        </w:rPr>
      </w:pPr>
      <w:ins w:id="245" w:author="Elizabeth Ann Storm" w:date="2021-12-14T13:33:00Z">
        <w:del w:id="246" w:author="Elizabeth" w:date="2022-04-11T16:49:00Z">
          <w:r w:rsidRPr="004C7E6F" w:rsidDel="004C7E6F">
            <w:rPr>
              <w:rStyle w:val="Hyperlink"/>
              <w:b w:val="0"/>
              <w:noProof/>
            </w:rPr>
            <w:delText>Appendix C</w:delText>
          </w:r>
          <w:r w:rsidDel="004C7E6F">
            <w:rPr>
              <w:noProof/>
              <w:webHidden/>
            </w:rPr>
            <w:tab/>
            <w:delText>36</w:delText>
          </w:r>
        </w:del>
      </w:ins>
    </w:p>
    <w:p w14:paraId="0F8C1414" w14:textId="48E7221C" w:rsidR="00490021" w:rsidDel="004C7E6F" w:rsidRDefault="00490021" w:rsidP="00574AFB">
      <w:pPr>
        <w:pStyle w:val="NoSpacing"/>
        <w:spacing w:line="480" w:lineRule="auto"/>
        <w:ind w:firstLine="0"/>
        <w:jc w:val="center"/>
        <w:rPr>
          <w:del w:id="247" w:author="Elizabeth" w:date="2022-04-11T16:49:00Z"/>
          <w:noProof/>
        </w:rPr>
      </w:pPr>
    </w:p>
    <w:p w14:paraId="4C73B0AE" w14:textId="44807818" w:rsidR="005056D6" w:rsidDel="004C7E6F" w:rsidRDefault="005056D6" w:rsidP="00574AFB">
      <w:pPr>
        <w:pStyle w:val="NoSpacing"/>
        <w:spacing w:line="480" w:lineRule="auto"/>
        <w:ind w:firstLine="0"/>
        <w:jc w:val="center"/>
        <w:rPr>
          <w:del w:id="248" w:author="Elizabeth" w:date="2022-04-11T16:49:00Z"/>
          <w:noProof/>
        </w:rPr>
      </w:pPr>
    </w:p>
    <w:p w14:paraId="0D4DD7EC" w14:textId="4C768CC3" w:rsidR="005056D6" w:rsidDel="004C7E6F" w:rsidRDefault="005056D6">
      <w:pPr>
        <w:pStyle w:val="TOC1"/>
        <w:rPr>
          <w:del w:id="249" w:author="Elizabeth" w:date="2022-04-11T16:49:00Z"/>
          <w:rFonts w:asciiTheme="minorHAnsi" w:eastAsiaTheme="minorEastAsia" w:hAnsiTheme="minorHAnsi" w:cstheme="minorBidi"/>
          <w:b w:val="0"/>
          <w:caps w:val="0"/>
          <w:noProof/>
          <w:sz w:val="22"/>
        </w:rPr>
      </w:pPr>
      <w:del w:id="250" w:author="Elizabeth" w:date="2022-04-11T16:49:00Z">
        <w:r w:rsidRPr="00490021" w:rsidDel="004C7E6F">
          <w:rPr>
            <w:rPrChange w:id="251" w:author="Elizabeth Ann Storm" w:date="2021-12-10T20:04:00Z">
              <w:rPr>
                <w:rStyle w:val="Hyperlink"/>
                <w:noProof/>
              </w:rPr>
            </w:rPrChange>
          </w:rPr>
          <w:delText>ACKNOWLEDGEMENTS</w:delText>
        </w:r>
        <w:r w:rsidDel="004C7E6F">
          <w:rPr>
            <w:noProof/>
            <w:webHidden/>
          </w:rPr>
          <w:tab/>
        </w:r>
        <w:r w:rsidR="00490021" w:rsidDel="004C7E6F">
          <w:rPr>
            <w:noProof/>
            <w:webHidden/>
          </w:rPr>
          <w:delText>v</w:delText>
        </w:r>
      </w:del>
    </w:p>
    <w:p w14:paraId="7E61264A" w14:textId="23DB8270" w:rsidR="005056D6" w:rsidDel="004C7E6F" w:rsidRDefault="005056D6">
      <w:pPr>
        <w:pStyle w:val="TOC1"/>
        <w:rPr>
          <w:del w:id="252" w:author="Elizabeth" w:date="2022-04-11T16:49:00Z"/>
          <w:rFonts w:asciiTheme="minorHAnsi" w:eastAsiaTheme="minorEastAsia" w:hAnsiTheme="minorHAnsi" w:cstheme="minorBidi"/>
          <w:b w:val="0"/>
          <w:caps w:val="0"/>
          <w:noProof/>
          <w:sz w:val="22"/>
        </w:rPr>
      </w:pPr>
      <w:del w:id="253" w:author="Elizabeth" w:date="2022-04-11T16:49:00Z">
        <w:r w:rsidRPr="00490021" w:rsidDel="004C7E6F">
          <w:rPr>
            <w:rPrChange w:id="254" w:author="Elizabeth Ann Storm" w:date="2021-12-10T20:04:00Z">
              <w:rPr>
                <w:rStyle w:val="Hyperlink"/>
                <w:noProof/>
              </w:rPr>
            </w:rPrChange>
          </w:rPr>
          <w:delText>LIST OF FIGURES</w:delText>
        </w:r>
        <w:r w:rsidDel="004C7E6F">
          <w:rPr>
            <w:noProof/>
            <w:webHidden/>
          </w:rPr>
          <w:tab/>
        </w:r>
        <w:r w:rsidR="00490021" w:rsidDel="004C7E6F">
          <w:rPr>
            <w:noProof/>
            <w:webHidden/>
          </w:rPr>
          <w:delText>3</w:delText>
        </w:r>
      </w:del>
    </w:p>
    <w:p w14:paraId="7006CF81" w14:textId="7D72D85C" w:rsidR="005056D6" w:rsidDel="004C7E6F" w:rsidRDefault="005056D6">
      <w:pPr>
        <w:pStyle w:val="TOC1"/>
        <w:rPr>
          <w:del w:id="255" w:author="Elizabeth" w:date="2022-04-11T16:49:00Z"/>
          <w:rFonts w:asciiTheme="minorHAnsi" w:eastAsiaTheme="minorEastAsia" w:hAnsiTheme="minorHAnsi" w:cstheme="minorBidi"/>
          <w:b w:val="0"/>
          <w:caps w:val="0"/>
          <w:noProof/>
          <w:sz w:val="22"/>
        </w:rPr>
      </w:pPr>
      <w:del w:id="256" w:author="Elizabeth" w:date="2022-04-11T16:49:00Z">
        <w:r w:rsidRPr="00490021" w:rsidDel="004C7E6F">
          <w:rPr>
            <w:rPrChange w:id="257" w:author="Elizabeth Ann Storm" w:date="2021-12-10T20:04:00Z">
              <w:rPr>
                <w:rStyle w:val="Hyperlink"/>
                <w:noProof/>
              </w:rPr>
            </w:rPrChange>
          </w:rPr>
          <w:delText>1</w:delText>
        </w:r>
        <w:r w:rsidDel="004C7E6F">
          <w:rPr>
            <w:rFonts w:asciiTheme="minorHAnsi" w:eastAsiaTheme="minorEastAsia" w:hAnsiTheme="minorHAnsi" w:cstheme="minorBidi"/>
            <w:b w:val="0"/>
            <w:caps w:val="0"/>
            <w:noProof/>
            <w:sz w:val="22"/>
          </w:rPr>
          <w:tab/>
        </w:r>
        <w:r w:rsidRPr="00490021" w:rsidDel="004C7E6F">
          <w:rPr>
            <w:rPrChange w:id="258" w:author="Elizabeth Ann Storm" w:date="2021-12-10T20:04:00Z">
              <w:rPr>
                <w:rStyle w:val="Hyperlink"/>
                <w:noProof/>
              </w:rPr>
            </w:rPrChange>
          </w:rPr>
          <w:delText>INTRODUCTION</w:delText>
        </w:r>
        <w:r w:rsidDel="004C7E6F">
          <w:rPr>
            <w:noProof/>
            <w:webHidden/>
          </w:rPr>
          <w:tab/>
        </w:r>
        <w:r w:rsidR="00490021" w:rsidDel="004C7E6F">
          <w:rPr>
            <w:noProof/>
            <w:webHidden/>
          </w:rPr>
          <w:delText>4</w:delText>
        </w:r>
      </w:del>
    </w:p>
    <w:p w14:paraId="505373FC" w14:textId="708C3BF9" w:rsidR="005056D6" w:rsidDel="004C7E6F" w:rsidRDefault="005056D6">
      <w:pPr>
        <w:pStyle w:val="TOC1"/>
        <w:rPr>
          <w:del w:id="259" w:author="Elizabeth" w:date="2022-04-11T16:49:00Z"/>
          <w:rFonts w:asciiTheme="minorHAnsi" w:eastAsiaTheme="minorEastAsia" w:hAnsiTheme="minorHAnsi" w:cstheme="minorBidi"/>
          <w:b w:val="0"/>
          <w:caps w:val="0"/>
          <w:noProof/>
          <w:sz w:val="22"/>
        </w:rPr>
      </w:pPr>
      <w:del w:id="260" w:author="Elizabeth" w:date="2022-04-11T16:49:00Z">
        <w:r w:rsidRPr="00490021" w:rsidDel="004C7E6F">
          <w:rPr>
            <w:rPrChange w:id="261" w:author="Elizabeth Ann Storm" w:date="2021-12-10T20:04:00Z">
              <w:rPr>
                <w:rStyle w:val="Hyperlink"/>
                <w:noProof/>
              </w:rPr>
            </w:rPrChange>
          </w:rPr>
          <w:delText>2</w:delText>
        </w:r>
        <w:r w:rsidDel="004C7E6F">
          <w:rPr>
            <w:rFonts w:asciiTheme="minorHAnsi" w:eastAsiaTheme="minorEastAsia" w:hAnsiTheme="minorHAnsi" w:cstheme="minorBidi"/>
            <w:b w:val="0"/>
            <w:caps w:val="0"/>
            <w:noProof/>
            <w:sz w:val="22"/>
          </w:rPr>
          <w:tab/>
        </w:r>
        <w:r w:rsidRPr="00490021" w:rsidDel="004C7E6F">
          <w:rPr>
            <w:rPrChange w:id="262" w:author="Elizabeth Ann Storm" w:date="2021-12-10T20:04:00Z">
              <w:rPr>
                <w:rStyle w:val="Hyperlink"/>
                <w:noProof/>
              </w:rPr>
            </w:rPrChange>
          </w:rPr>
          <w:delText>Reality</w:delText>
        </w:r>
        <w:r w:rsidDel="004C7E6F">
          <w:rPr>
            <w:noProof/>
            <w:webHidden/>
          </w:rPr>
          <w:tab/>
        </w:r>
        <w:r w:rsidR="00490021" w:rsidDel="004C7E6F">
          <w:rPr>
            <w:noProof/>
            <w:webHidden/>
          </w:rPr>
          <w:delText>6</w:delText>
        </w:r>
      </w:del>
    </w:p>
    <w:p w14:paraId="2C956895" w14:textId="4B99FB42" w:rsidR="005056D6" w:rsidDel="004C7E6F" w:rsidRDefault="005056D6">
      <w:pPr>
        <w:pStyle w:val="TOC2"/>
        <w:rPr>
          <w:del w:id="263" w:author="Elizabeth" w:date="2022-04-11T16:49:00Z"/>
          <w:rFonts w:asciiTheme="minorHAnsi" w:eastAsiaTheme="minorEastAsia" w:hAnsiTheme="minorHAnsi" w:cstheme="minorBidi"/>
          <w:b w:val="0"/>
          <w:noProof/>
          <w:sz w:val="22"/>
        </w:rPr>
      </w:pPr>
      <w:del w:id="264" w:author="Elizabeth" w:date="2022-04-11T16:49:00Z">
        <w:r w:rsidRPr="00490021" w:rsidDel="004C7E6F">
          <w:rPr>
            <w:rPrChange w:id="265" w:author="Elizabeth Ann Storm" w:date="2021-12-10T20:04:00Z">
              <w:rPr>
                <w:rStyle w:val="Hyperlink"/>
                <w:noProof/>
              </w:rPr>
            </w:rPrChange>
          </w:rPr>
          <w:delText>2.1</w:delText>
        </w:r>
        <w:r w:rsidDel="004C7E6F">
          <w:rPr>
            <w:rFonts w:asciiTheme="minorHAnsi" w:eastAsiaTheme="minorEastAsia" w:hAnsiTheme="minorHAnsi" w:cstheme="minorBidi"/>
            <w:b w:val="0"/>
            <w:noProof/>
            <w:sz w:val="22"/>
          </w:rPr>
          <w:tab/>
        </w:r>
        <w:r w:rsidRPr="00490021" w:rsidDel="004C7E6F">
          <w:rPr>
            <w:rPrChange w:id="266" w:author="Elizabeth Ann Storm" w:date="2021-12-10T20:04:00Z">
              <w:rPr>
                <w:rStyle w:val="Hyperlink"/>
                <w:noProof/>
              </w:rPr>
            </w:rPrChange>
          </w:rPr>
          <w:delText>Drawing from observation</w:delText>
        </w:r>
        <w:r w:rsidDel="004C7E6F">
          <w:rPr>
            <w:noProof/>
            <w:webHidden/>
          </w:rPr>
          <w:tab/>
        </w:r>
        <w:r w:rsidR="00490021" w:rsidDel="004C7E6F">
          <w:rPr>
            <w:noProof/>
            <w:webHidden/>
          </w:rPr>
          <w:delText>6</w:delText>
        </w:r>
      </w:del>
    </w:p>
    <w:p w14:paraId="7AD9F464" w14:textId="7AD93BC8" w:rsidR="005056D6" w:rsidDel="004C7E6F" w:rsidRDefault="005056D6">
      <w:pPr>
        <w:pStyle w:val="TOC2"/>
        <w:rPr>
          <w:del w:id="267" w:author="Elizabeth" w:date="2022-04-11T16:49:00Z"/>
          <w:rFonts w:asciiTheme="minorHAnsi" w:eastAsiaTheme="minorEastAsia" w:hAnsiTheme="minorHAnsi" w:cstheme="minorBidi"/>
          <w:b w:val="0"/>
          <w:noProof/>
          <w:sz w:val="22"/>
        </w:rPr>
      </w:pPr>
      <w:del w:id="268" w:author="Elizabeth" w:date="2022-04-11T16:49:00Z">
        <w:r w:rsidRPr="00490021" w:rsidDel="004C7E6F">
          <w:rPr>
            <w:rPrChange w:id="269" w:author="Elizabeth Ann Storm" w:date="2021-12-10T20:04:00Z">
              <w:rPr>
                <w:rStyle w:val="Hyperlink"/>
                <w:noProof/>
              </w:rPr>
            </w:rPrChange>
          </w:rPr>
          <w:delText>2.2</w:delText>
        </w:r>
        <w:r w:rsidDel="004C7E6F">
          <w:rPr>
            <w:rFonts w:asciiTheme="minorHAnsi" w:eastAsiaTheme="minorEastAsia" w:hAnsiTheme="minorHAnsi" w:cstheme="minorBidi"/>
            <w:b w:val="0"/>
            <w:noProof/>
            <w:sz w:val="22"/>
          </w:rPr>
          <w:tab/>
        </w:r>
        <w:r w:rsidRPr="00490021" w:rsidDel="004C7E6F">
          <w:rPr>
            <w:rPrChange w:id="270" w:author="Elizabeth Ann Storm" w:date="2021-12-10T20:04:00Z">
              <w:rPr>
                <w:rStyle w:val="Hyperlink"/>
                <w:noProof/>
              </w:rPr>
            </w:rPrChange>
          </w:rPr>
          <w:delText>Gaining perspective</w:delText>
        </w:r>
        <w:r w:rsidDel="004C7E6F">
          <w:rPr>
            <w:noProof/>
            <w:webHidden/>
          </w:rPr>
          <w:tab/>
        </w:r>
        <w:r w:rsidR="00490021" w:rsidDel="004C7E6F">
          <w:rPr>
            <w:noProof/>
            <w:webHidden/>
          </w:rPr>
          <w:delText>7</w:delText>
        </w:r>
      </w:del>
    </w:p>
    <w:p w14:paraId="16819F7C" w14:textId="2CB98177" w:rsidR="005056D6" w:rsidDel="004C7E6F" w:rsidRDefault="005056D6">
      <w:pPr>
        <w:pStyle w:val="TOC2"/>
        <w:rPr>
          <w:del w:id="271" w:author="Elizabeth" w:date="2022-04-11T16:49:00Z"/>
          <w:rFonts w:asciiTheme="minorHAnsi" w:eastAsiaTheme="minorEastAsia" w:hAnsiTheme="minorHAnsi" w:cstheme="minorBidi"/>
          <w:b w:val="0"/>
          <w:noProof/>
          <w:sz w:val="22"/>
        </w:rPr>
      </w:pPr>
      <w:del w:id="272" w:author="Elizabeth" w:date="2022-04-11T16:49:00Z">
        <w:r w:rsidRPr="00490021" w:rsidDel="004C7E6F">
          <w:rPr>
            <w:rPrChange w:id="273" w:author="Elizabeth Ann Storm" w:date="2021-12-10T20:04:00Z">
              <w:rPr>
                <w:rStyle w:val="Hyperlink"/>
                <w:noProof/>
              </w:rPr>
            </w:rPrChange>
          </w:rPr>
          <w:delText>2.3</w:delText>
        </w:r>
        <w:r w:rsidDel="004C7E6F">
          <w:rPr>
            <w:rFonts w:asciiTheme="minorHAnsi" w:eastAsiaTheme="minorEastAsia" w:hAnsiTheme="minorHAnsi" w:cstheme="minorBidi"/>
            <w:b w:val="0"/>
            <w:noProof/>
            <w:sz w:val="22"/>
          </w:rPr>
          <w:tab/>
        </w:r>
        <w:r w:rsidRPr="00490021" w:rsidDel="004C7E6F">
          <w:rPr>
            <w:rPrChange w:id="274" w:author="Elizabeth Ann Storm" w:date="2021-12-10T20:04:00Z">
              <w:rPr>
                <w:rStyle w:val="Hyperlink"/>
                <w:noProof/>
              </w:rPr>
            </w:rPrChange>
          </w:rPr>
          <w:delText>From parts to patterns</w:delText>
        </w:r>
        <w:r w:rsidDel="004C7E6F">
          <w:rPr>
            <w:noProof/>
            <w:webHidden/>
          </w:rPr>
          <w:tab/>
        </w:r>
        <w:r w:rsidR="00490021" w:rsidDel="004C7E6F">
          <w:rPr>
            <w:noProof/>
            <w:webHidden/>
          </w:rPr>
          <w:delText>8</w:delText>
        </w:r>
      </w:del>
    </w:p>
    <w:p w14:paraId="05D014F8" w14:textId="3B7A0AD6" w:rsidR="005056D6" w:rsidDel="004C7E6F" w:rsidRDefault="005056D6">
      <w:pPr>
        <w:pStyle w:val="TOC2"/>
        <w:rPr>
          <w:del w:id="275" w:author="Elizabeth" w:date="2022-04-11T16:49:00Z"/>
          <w:rFonts w:asciiTheme="minorHAnsi" w:eastAsiaTheme="minorEastAsia" w:hAnsiTheme="minorHAnsi" w:cstheme="minorBidi"/>
          <w:b w:val="0"/>
          <w:noProof/>
          <w:sz w:val="22"/>
        </w:rPr>
      </w:pPr>
      <w:del w:id="276" w:author="Elizabeth" w:date="2022-04-11T16:49:00Z">
        <w:r w:rsidRPr="00490021" w:rsidDel="004C7E6F">
          <w:rPr>
            <w:rPrChange w:id="277" w:author="Elizabeth Ann Storm" w:date="2021-12-10T20:04:00Z">
              <w:rPr>
                <w:rStyle w:val="Hyperlink"/>
                <w:rFonts w:eastAsiaTheme="minorHAnsi"/>
                <w:noProof/>
              </w:rPr>
            </w:rPrChange>
          </w:rPr>
          <w:delText>2.4</w:delText>
        </w:r>
        <w:r w:rsidDel="004C7E6F">
          <w:rPr>
            <w:rFonts w:asciiTheme="minorHAnsi" w:eastAsiaTheme="minorEastAsia" w:hAnsiTheme="minorHAnsi" w:cstheme="minorBidi"/>
            <w:b w:val="0"/>
            <w:noProof/>
            <w:sz w:val="22"/>
          </w:rPr>
          <w:tab/>
        </w:r>
        <w:r w:rsidRPr="00490021" w:rsidDel="004C7E6F">
          <w:rPr>
            <w:rPrChange w:id="278" w:author="Elizabeth Ann Storm" w:date="2021-12-10T20:04:00Z">
              <w:rPr>
                <w:rStyle w:val="Hyperlink"/>
                <w:rFonts w:eastAsiaTheme="minorHAnsi"/>
                <w:noProof/>
              </w:rPr>
            </w:rPrChange>
          </w:rPr>
          <w:delText>Phenomenology</w:delText>
        </w:r>
        <w:r w:rsidDel="004C7E6F">
          <w:rPr>
            <w:noProof/>
            <w:webHidden/>
          </w:rPr>
          <w:tab/>
        </w:r>
        <w:r w:rsidR="00490021" w:rsidDel="004C7E6F">
          <w:rPr>
            <w:noProof/>
            <w:webHidden/>
          </w:rPr>
          <w:delText>11</w:delText>
        </w:r>
      </w:del>
    </w:p>
    <w:p w14:paraId="1AC1150F" w14:textId="7B02F2F2" w:rsidR="005056D6" w:rsidDel="004C7E6F" w:rsidRDefault="005056D6">
      <w:pPr>
        <w:pStyle w:val="TOC1"/>
        <w:rPr>
          <w:del w:id="279" w:author="Elizabeth" w:date="2022-04-11T16:49:00Z"/>
          <w:rFonts w:asciiTheme="minorHAnsi" w:eastAsiaTheme="minorEastAsia" w:hAnsiTheme="minorHAnsi" w:cstheme="minorBidi"/>
          <w:b w:val="0"/>
          <w:caps w:val="0"/>
          <w:noProof/>
          <w:sz w:val="22"/>
        </w:rPr>
      </w:pPr>
      <w:del w:id="280" w:author="Elizabeth" w:date="2022-04-11T16:49:00Z">
        <w:r w:rsidRPr="00490021" w:rsidDel="004C7E6F">
          <w:rPr>
            <w:rPrChange w:id="281" w:author="Elizabeth Ann Storm" w:date="2021-12-10T20:04:00Z">
              <w:rPr>
                <w:rStyle w:val="Hyperlink"/>
                <w:noProof/>
              </w:rPr>
            </w:rPrChange>
          </w:rPr>
          <w:delText>3</w:delText>
        </w:r>
        <w:r w:rsidDel="004C7E6F">
          <w:rPr>
            <w:rFonts w:asciiTheme="minorHAnsi" w:eastAsiaTheme="minorEastAsia" w:hAnsiTheme="minorHAnsi" w:cstheme="minorBidi"/>
            <w:b w:val="0"/>
            <w:caps w:val="0"/>
            <w:noProof/>
            <w:sz w:val="22"/>
          </w:rPr>
          <w:tab/>
        </w:r>
        <w:r w:rsidRPr="00490021" w:rsidDel="004C7E6F">
          <w:rPr>
            <w:rPrChange w:id="282" w:author="Elizabeth Ann Storm" w:date="2021-12-10T20:04:00Z">
              <w:rPr>
                <w:rStyle w:val="Hyperlink"/>
                <w:noProof/>
              </w:rPr>
            </w:rPrChange>
          </w:rPr>
          <w:delText>Medium and Material</w:delText>
        </w:r>
        <w:r w:rsidDel="004C7E6F">
          <w:rPr>
            <w:noProof/>
            <w:webHidden/>
          </w:rPr>
          <w:tab/>
          <w:delText>13</w:delText>
        </w:r>
      </w:del>
    </w:p>
    <w:p w14:paraId="7C51A54E" w14:textId="3B2F3383" w:rsidR="005056D6" w:rsidDel="004C7E6F" w:rsidRDefault="005056D6">
      <w:pPr>
        <w:pStyle w:val="TOC2"/>
        <w:rPr>
          <w:del w:id="283" w:author="Elizabeth" w:date="2022-04-11T16:49:00Z"/>
          <w:rFonts w:asciiTheme="minorHAnsi" w:eastAsiaTheme="minorEastAsia" w:hAnsiTheme="minorHAnsi" w:cstheme="minorBidi"/>
          <w:b w:val="0"/>
          <w:noProof/>
          <w:sz w:val="22"/>
        </w:rPr>
      </w:pPr>
      <w:del w:id="284" w:author="Elizabeth" w:date="2022-04-11T16:49:00Z">
        <w:r w:rsidRPr="00490021" w:rsidDel="004C7E6F">
          <w:rPr>
            <w:rPrChange w:id="285" w:author="Elizabeth Ann Storm" w:date="2021-12-10T20:04:00Z">
              <w:rPr>
                <w:rStyle w:val="Hyperlink"/>
                <w:noProof/>
              </w:rPr>
            </w:rPrChange>
          </w:rPr>
          <w:delText>3.1</w:delText>
        </w:r>
        <w:r w:rsidDel="004C7E6F">
          <w:rPr>
            <w:rFonts w:asciiTheme="minorHAnsi" w:eastAsiaTheme="minorEastAsia" w:hAnsiTheme="minorHAnsi" w:cstheme="minorBidi"/>
            <w:b w:val="0"/>
            <w:noProof/>
            <w:sz w:val="22"/>
          </w:rPr>
          <w:tab/>
        </w:r>
        <w:r w:rsidRPr="00490021" w:rsidDel="004C7E6F">
          <w:rPr>
            <w:rPrChange w:id="286" w:author="Elizabeth Ann Storm" w:date="2021-12-10T20:04:00Z">
              <w:rPr>
                <w:rStyle w:val="Hyperlink"/>
                <w:noProof/>
              </w:rPr>
            </w:rPrChange>
          </w:rPr>
          <w:delText>Drawing as thinking</w:delText>
        </w:r>
        <w:r w:rsidDel="004C7E6F">
          <w:rPr>
            <w:noProof/>
            <w:webHidden/>
          </w:rPr>
          <w:tab/>
          <w:delText>13</w:delText>
        </w:r>
      </w:del>
    </w:p>
    <w:p w14:paraId="633F9EC4" w14:textId="1CD7FD56" w:rsidR="005056D6" w:rsidDel="004C7E6F" w:rsidRDefault="005056D6">
      <w:pPr>
        <w:pStyle w:val="TOC2"/>
        <w:rPr>
          <w:del w:id="287" w:author="Elizabeth" w:date="2022-04-11T16:49:00Z"/>
          <w:rFonts w:asciiTheme="minorHAnsi" w:eastAsiaTheme="minorEastAsia" w:hAnsiTheme="minorHAnsi" w:cstheme="minorBidi"/>
          <w:b w:val="0"/>
          <w:noProof/>
          <w:sz w:val="22"/>
        </w:rPr>
      </w:pPr>
      <w:del w:id="288" w:author="Elizabeth" w:date="2022-04-11T16:49:00Z">
        <w:r w:rsidRPr="00490021" w:rsidDel="004C7E6F">
          <w:rPr>
            <w:rPrChange w:id="289" w:author="Elizabeth Ann Storm" w:date="2021-12-10T20:04:00Z">
              <w:rPr>
                <w:rStyle w:val="Hyperlink"/>
                <w:noProof/>
              </w:rPr>
            </w:rPrChange>
          </w:rPr>
          <w:delText>3.2</w:delText>
        </w:r>
        <w:r w:rsidDel="004C7E6F">
          <w:rPr>
            <w:rFonts w:asciiTheme="minorHAnsi" w:eastAsiaTheme="minorEastAsia" w:hAnsiTheme="minorHAnsi" w:cstheme="minorBidi"/>
            <w:b w:val="0"/>
            <w:noProof/>
            <w:sz w:val="22"/>
          </w:rPr>
          <w:tab/>
        </w:r>
        <w:r w:rsidRPr="00490021" w:rsidDel="004C7E6F">
          <w:rPr>
            <w:rPrChange w:id="290" w:author="Elizabeth Ann Storm" w:date="2021-12-10T20:04:00Z">
              <w:rPr>
                <w:rStyle w:val="Hyperlink"/>
                <w:noProof/>
              </w:rPr>
            </w:rPrChange>
          </w:rPr>
          <w:delText>Artifact of action</w:delText>
        </w:r>
        <w:r w:rsidDel="004C7E6F">
          <w:rPr>
            <w:noProof/>
            <w:webHidden/>
          </w:rPr>
          <w:tab/>
          <w:delText>14</w:delText>
        </w:r>
      </w:del>
    </w:p>
    <w:p w14:paraId="1ABAA1BE" w14:textId="251E906E" w:rsidR="005056D6" w:rsidDel="004C7E6F" w:rsidRDefault="005056D6">
      <w:pPr>
        <w:pStyle w:val="TOC2"/>
        <w:rPr>
          <w:del w:id="291" w:author="Elizabeth" w:date="2022-04-11T16:49:00Z"/>
          <w:rFonts w:asciiTheme="minorHAnsi" w:eastAsiaTheme="minorEastAsia" w:hAnsiTheme="minorHAnsi" w:cstheme="minorBidi"/>
          <w:b w:val="0"/>
          <w:noProof/>
          <w:sz w:val="22"/>
        </w:rPr>
      </w:pPr>
      <w:del w:id="292" w:author="Elizabeth" w:date="2022-04-11T16:49:00Z">
        <w:r w:rsidRPr="00490021" w:rsidDel="004C7E6F">
          <w:rPr>
            <w:rPrChange w:id="293" w:author="Elizabeth Ann Storm" w:date="2021-12-10T20:04:00Z">
              <w:rPr>
                <w:rStyle w:val="Hyperlink"/>
                <w:rFonts w:eastAsiaTheme="minorHAnsi"/>
                <w:noProof/>
              </w:rPr>
            </w:rPrChange>
          </w:rPr>
          <w:delText>3.3</w:delText>
        </w:r>
        <w:r w:rsidDel="004C7E6F">
          <w:rPr>
            <w:rFonts w:asciiTheme="minorHAnsi" w:eastAsiaTheme="minorEastAsia" w:hAnsiTheme="minorHAnsi" w:cstheme="minorBidi"/>
            <w:b w:val="0"/>
            <w:noProof/>
            <w:sz w:val="22"/>
          </w:rPr>
          <w:tab/>
        </w:r>
        <w:r w:rsidRPr="00490021" w:rsidDel="004C7E6F">
          <w:rPr>
            <w:rPrChange w:id="294" w:author="Elizabeth Ann Storm" w:date="2021-12-10T20:04:00Z">
              <w:rPr>
                <w:rStyle w:val="Hyperlink"/>
                <w:rFonts w:eastAsiaTheme="minorHAnsi"/>
                <w:noProof/>
              </w:rPr>
            </w:rPrChange>
          </w:rPr>
          <w:delText>Material processing</w:delText>
        </w:r>
        <w:r w:rsidDel="004C7E6F">
          <w:rPr>
            <w:noProof/>
            <w:webHidden/>
          </w:rPr>
          <w:tab/>
          <w:delText>16</w:delText>
        </w:r>
      </w:del>
    </w:p>
    <w:p w14:paraId="04DBB604" w14:textId="20978AAE" w:rsidR="005056D6" w:rsidDel="004C7E6F" w:rsidRDefault="005056D6">
      <w:pPr>
        <w:pStyle w:val="TOC2"/>
        <w:rPr>
          <w:del w:id="295" w:author="Elizabeth" w:date="2022-04-11T16:49:00Z"/>
          <w:rFonts w:asciiTheme="minorHAnsi" w:eastAsiaTheme="minorEastAsia" w:hAnsiTheme="minorHAnsi" w:cstheme="minorBidi"/>
          <w:b w:val="0"/>
          <w:noProof/>
          <w:sz w:val="22"/>
        </w:rPr>
      </w:pPr>
      <w:del w:id="296" w:author="Elizabeth" w:date="2022-04-11T16:49:00Z">
        <w:r w:rsidRPr="00490021" w:rsidDel="004C7E6F">
          <w:rPr>
            <w:rPrChange w:id="297" w:author="Elizabeth Ann Storm" w:date="2021-12-10T20:04:00Z">
              <w:rPr>
                <w:rStyle w:val="Hyperlink"/>
                <w:rFonts w:eastAsiaTheme="minorHAnsi"/>
                <w:noProof/>
              </w:rPr>
            </w:rPrChange>
          </w:rPr>
          <w:delText>3.4</w:delText>
        </w:r>
        <w:r w:rsidDel="004C7E6F">
          <w:rPr>
            <w:rFonts w:asciiTheme="minorHAnsi" w:eastAsiaTheme="minorEastAsia" w:hAnsiTheme="minorHAnsi" w:cstheme="minorBidi"/>
            <w:b w:val="0"/>
            <w:noProof/>
            <w:sz w:val="22"/>
          </w:rPr>
          <w:tab/>
        </w:r>
        <w:r w:rsidRPr="00490021" w:rsidDel="004C7E6F">
          <w:rPr>
            <w:rPrChange w:id="298" w:author="Elizabeth Ann Storm" w:date="2021-12-10T20:04:00Z">
              <w:rPr>
                <w:rStyle w:val="Hyperlink"/>
                <w:rFonts w:eastAsiaTheme="minorHAnsi"/>
                <w:noProof/>
              </w:rPr>
            </w:rPrChange>
          </w:rPr>
          <w:delText>Media/medium, material/materiality</w:delText>
        </w:r>
        <w:r w:rsidDel="004C7E6F">
          <w:rPr>
            <w:noProof/>
            <w:webHidden/>
          </w:rPr>
          <w:tab/>
          <w:delText>17</w:delText>
        </w:r>
      </w:del>
    </w:p>
    <w:p w14:paraId="7BE26F92" w14:textId="70AFE9F5" w:rsidR="005056D6" w:rsidDel="004C7E6F" w:rsidRDefault="005056D6">
      <w:pPr>
        <w:pStyle w:val="TOC1"/>
        <w:rPr>
          <w:del w:id="299" w:author="Elizabeth" w:date="2022-04-11T16:49:00Z"/>
          <w:rFonts w:asciiTheme="minorHAnsi" w:eastAsiaTheme="minorEastAsia" w:hAnsiTheme="minorHAnsi" w:cstheme="minorBidi"/>
          <w:b w:val="0"/>
          <w:caps w:val="0"/>
          <w:noProof/>
          <w:sz w:val="22"/>
        </w:rPr>
      </w:pPr>
      <w:del w:id="300" w:author="Elizabeth" w:date="2022-04-11T16:49:00Z">
        <w:r w:rsidRPr="00490021" w:rsidDel="004C7E6F">
          <w:rPr>
            <w:rPrChange w:id="301" w:author="Elizabeth Ann Storm" w:date="2021-12-10T20:04:00Z">
              <w:rPr>
                <w:rStyle w:val="Hyperlink"/>
                <w:noProof/>
              </w:rPr>
            </w:rPrChange>
          </w:rPr>
          <w:delText>4</w:delText>
        </w:r>
        <w:r w:rsidDel="004C7E6F">
          <w:rPr>
            <w:rFonts w:asciiTheme="minorHAnsi" w:eastAsiaTheme="minorEastAsia" w:hAnsiTheme="minorHAnsi" w:cstheme="minorBidi"/>
            <w:b w:val="0"/>
            <w:caps w:val="0"/>
            <w:noProof/>
            <w:sz w:val="22"/>
          </w:rPr>
          <w:tab/>
        </w:r>
        <w:r w:rsidRPr="00490021" w:rsidDel="004C7E6F">
          <w:rPr>
            <w:rPrChange w:id="302" w:author="Elizabeth Ann Storm" w:date="2021-12-10T20:04:00Z">
              <w:rPr>
                <w:rStyle w:val="Hyperlink"/>
                <w:noProof/>
              </w:rPr>
            </w:rPrChange>
          </w:rPr>
          <w:delText>Kinesthetics and embodiment</w:delText>
        </w:r>
        <w:r w:rsidDel="004C7E6F">
          <w:rPr>
            <w:noProof/>
            <w:webHidden/>
          </w:rPr>
          <w:tab/>
          <w:delText>20</w:delText>
        </w:r>
      </w:del>
    </w:p>
    <w:p w14:paraId="38DF361E" w14:textId="27AF576A" w:rsidR="005056D6" w:rsidDel="004C7E6F" w:rsidRDefault="005056D6">
      <w:pPr>
        <w:pStyle w:val="TOC2"/>
        <w:rPr>
          <w:del w:id="303" w:author="Elizabeth" w:date="2022-04-11T16:49:00Z"/>
          <w:rFonts w:asciiTheme="minorHAnsi" w:eastAsiaTheme="minorEastAsia" w:hAnsiTheme="minorHAnsi" w:cstheme="minorBidi"/>
          <w:b w:val="0"/>
          <w:noProof/>
          <w:sz w:val="22"/>
        </w:rPr>
      </w:pPr>
      <w:del w:id="304" w:author="Elizabeth" w:date="2022-04-11T16:49:00Z">
        <w:r w:rsidRPr="00490021" w:rsidDel="004C7E6F">
          <w:rPr>
            <w:rPrChange w:id="305" w:author="Elizabeth Ann Storm" w:date="2021-12-10T20:04:00Z">
              <w:rPr>
                <w:rStyle w:val="Hyperlink"/>
                <w:noProof/>
              </w:rPr>
            </w:rPrChange>
          </w:rPr>
          <w:delText>4.1</w:delText>
        </w:r>
        <w:r w:rsidDel="004C7E6F">
          <w:rPr>
            <w:rFonts w:asciiTheme="minorHAnsi" w:eastAsiaTheme="minorEastAsia" w:hAnsiTheme="minorHAnsi" w:cstheme="minorBidi"/>
            <w:b w:val="0"/>
            <w:noProof/>
            <w:sz w:val="22"/>
          </w:rPr>
          <w:tab/>
        </w:r>
        <w:r w:rsidRPr="00490021" w:rsidDel="004C7E6F">
          <w:rPr>
            <w:rPrChange w:id="306" w:author="Elizabeth Ann Storm" w:date="2021-12-10T20:04:00Z">
              <w:rPr>
                <w:rStyle w:val="Hyperlink"/>
                <w:noProof/>
              </w:rPr>
            </w:rPrChange>
          </w:rPr>
          <w:delText>Hands-on learning</w:delText>
        </w:r>
        <w:r w:rsidDel="004C7E6F">
          <w:rPr>
            <w:noProof/>
            <w:webHidden/>
          </w:rPr>
          <w:tab/>
          <w:delText>20</w:delText>
        </w:r>
      </w:del>
    </w:p>
    <w:p w14:paraId="662BDCF6" w14:textId="0CB93748" w:rsidR="005056D6" w:rsidDel="004C7E6F" w:rsidRDefault="005056D6">
      <w:pPr>
        <w:pStyle w:val="TOC2"/>
        <w:rPr>
          <w:del w:id="307" w:author="Elizabeth" w:date="2022-04-11T16:49:00Z"/>
          <w:rFonts w:asciiTheme="minorHAnsi" w:eastAsiaTheme="minorEastAsia" w:hAnsiTheme="minorHAnsi" w:cstheme="minorBidi"/>
          <w:b w:val="0"/>
          <w:noProof/>
          <w:sz w:val="22"/>
        </w:rPr>
      </w:pPr>
      <w:del w:id="308" w:author="Elizabeth" w:date="2022-04-11T16:49:00Z">
        <w:r w:rsidRPr="00490021" w:rsidDel="004C7E6F">
          <w:rPr>
            <w:rPrChange w:id="309" w:author="Elizabeth Ann Storm" w:date="2021-12-10T20:04:00Z">
              <w:rPr>
                <w:rStyle w:val="Hyperlink"/>
                <w:rFonts w:eastAsiaTheme="minorHAnsi"/>
                <w:noProof/>
              </w:rPr>
            </w:rPrChange>
          </w:rPr>
          <w:delText>4.2</w:delText>
        </w:r>
        <w:r w:rsidDel="004C7E6F">
          <w:rPr>
            <w:rFonts w:asciiTheme="minorHAnsi" w:eastAsiaTheme="minorEastAsia" w:hAnsiTheme="minorHAnsi" w:cstheme="minorBidi"/>
            <w:b w:val="0"/>
            <w:noProof/>
            <w:sz w:val="22"/>
          </w:rPr>
          <w:tab/>
        </w:r>
        <w:r w:rsidRPr="00490021" w:rsidDel="004C7E6F">
          <w:rPr>
            <w:rPrChange w:id="310" w:author="Elizabeth Ann Storm" w:date="2021-12-10T20:04:00Z">
              <w:rPr>
                <w:rStyle w:val="Hyperlink"/>
                <w:rFonts w:eastAsiaTheme="minorHAnsi"/>
                <w:noProof/>
              </w:rPr>
            </w:rPrChange>
          </w:rPr>
          <w:delText>“Sensory segmentation”</w:delText>
        </w:r>
        <w:r w:rsidDel="004C7E6F">
          <w:rPr>
            <w:noProof/>
            <w:webHidden/>
          </w:rPr>
          <w:tab/>
          <w:delText>21</w:delText>
        </w:r>
      </w:del>
    </w:p>
    <w:p w14:paraId="3BC8AED2" w14:textId="388A7A5B" w:rsidR="005056D6" w:rsidDel="004C7E6F" w:rsidRDefault="005056D6">
      <w:pPr>
        <w:pStyle w:val="TOC2"/>
        <w:rPr>
          <w:del w:id="311" w:author="Elizabeth" w:date="2022-04-11T16:49:00Z"/>
          <w:rFonts w:asciiTheme="minorHAnsi" w:eastAsiaTheme="minorEastAsia" w:hAnsiTheme="minorHAnsi" w:cstheme="minorBidi"/>
          <w:b w:val="0"/>
          <w:noProof/>
          <w:sz w:val="22"/>
        </w:rPr>
      </w:pPr>
      <w:del w:id="312" w:author="Elizabeth" w:date="2022-04-11T16:49:00Z">
        <w:r w:rsidRPr="00490021" w:rsidDel="004C7E6F">
          <w:rPr>
            <w:rPrChange w:id="313" w:author="Elizabeth Ann Storm" w:date="2021-12-10T20:04:00Z">
              <w:rPr>
                <w:rStyle w:val="Hyperlink"/>
                <w:rFonts w:eastAsiaTheme="minorHAnsi"/>
                <w:noProof/>
              </w:rPr>
            </w:rPrChange>
          </w:rPr>
          <w:delText>4.3</w:delText>
        </w:r>
        <w:r w:rsidDel="004C7E6F">
          <w:rPr>
            <w:rFonts w:asciiTheme="minorHAnsi" w:eastAsiaTheme="minorEastAsia" w:hAnsiTheme="minorHAnsi" w:cstheme="minorBidi"/>
            <w:b w:val="0"/>
            <w:noProof/>
            <w:sz w:val="22"/>
          </w:rPr>
          <w:tab/>
        </w:r>
        <w:r w:rsidRPr="00490021" w:rsidDel="004C7E6F">
          <w:rPr>
            <w:rPrChange w:id="314" w:author="Elizabeth Ann Storm" w:date="2021-12-10T20:04:00Z">
              <w:rPr>
                <w:rStyle w:val="Hyperlink"/>
                <w:rFonts w:eastAsiaTheme="minorHAnsi"/>
                <w:noProof/>
              </w:rPr>
            </w:rPrChange>
          </w:rPr>
          <w:delText>Sensory integration</w:delText>
        </w:r>
        <w:r w:rsidDel="004C7E6F">
          <w:rPr>
            <w:noProof/>
            <w:webHidden/>
          </w:rPr>
          <w:tab/>
          <w:delText>22</w:delText>
        </w:r>
      </w:del>
    </w:p>
    <w:p w14:paraId="1CE785E2" w14:textId="3384CD8D" w:rsidR="005056D6" w:rsidDel="004C7E6F" w:rsidRDefault="005056D6">
      <w:pPr>
        <w:pStyle w:val="TOC2"/>
        <w:rPr>
          <w:del w:id="315" w:author="Elizabeth" w:date="2022-04-11T16:49:00Z"/>
          <w:rFonts w:asciiTheme="minorHAnsi" w:eastAsiaTheme="minorEastAsia" w:hAnsiTheme="minorHAnsi" w:cstheme="minorBidi"/>
          <w:b w:val="0"/>
          <w:noProof/>
          <w:sz w:val="22"/>
        </w:rPr>
      </w:pPr>
      <w:del w:id="316" w:author="Elizabeth" w:date="2022-04-11T16:49:00Z">
        <w:r w:rsidRPr="00490021" w:rsidDel="004C7E6F">
          <w:rPr>
            <w:rPrChange w:id="317" w:author="Elizabeth Ann Storm" w:date="2021-12-10T20:04:00Z">
              <w:rPr>
                <w:rStyle w:val="Hyperlink"/>
                <w:rFonts w:eastAsiaTheme="minorHAnsi"/>
                <w:noProof/>
              </w:rPr>
            </w:rPrChange>
          </w:rPr>
          <w:delText>4.4</w:delText>
        </w:r>
        <w:r w:rsidDel="004C7E6F">
          <w:rPr>
            <w:rFonts w:asciiTheme="minorHAnsi" w:eastAsiaTheme="minorEastAsia" w:hAnsiTheme="minorHAnsi" w:cstheme="minorBidi"/>
            <w:b w:val="0"/>
            <w:noProof/>
            <w:sz w:val="22"/>
          </w:rPr>
          <w:tab/>
        </w:r>
        <w:r w:rsidRPr="00490021" w:rsidDel="004C7E6F">
          <w:rPr>
            <w:rPrChange w:id="318" w:author="Elizabeth Ann Storm" w:date="2021-12-10T20:04:00Z">
              <w:rPr>
                <w:rStyle w:val="Hyperlink"/>
                <w:rFonts w:eastAsiaTheme="minorHAnsi"/>
                <w:noProof/>
              </w:rPr>
            </w:rPrChange>
          </w:rPr>
          <w:delText>Material immersion</w:delText>
        </w:r>
        <w:r w:rsidDel="004C7E6F">
          <w:rPr>
            <w:noProof/>
            <w:webHidden/>
          </w:rPr>
          <w:tab/>
          <w:delText>23</w:delText>
        </w:r>
      </w:del>
    </w:p>
    <w:p w14:paraId="7907EF89" w14:textId="7DF533DF" w:rsidR="005056D6" w:rsidDel="004C7E6F" w:rsidRDefault="005056D6">
      <w:pPr>
        <w:pStyle w:val="TOC1"/>
        <w:rPr>
          <w:del w:id="319" w:author="Elizabeth" w:date="2022-04-11T16:49:00Z"/>
          <w:rFonts w:asciiTheme="minorHAnsi" w:eastAsiaTheme="minorEastAsia" w:hAnsiTheme="minorHAnsi" w:cstheme="minorBidi"/>
          <w:b w:val="0"/>
          <w:caps w:val="0"/>
          <w:noProof/>
          <w:sz w:val="22"/>
        </w:rPr>
      </w:pPr>
      <w:del w:id="320" w:author="Elizabeth" w:date="2022-04-11T16:49:00Z">
        <w:r w:rsidRPr="00490021" w:rsidDel="004C7E6F">
          <w:rPr>
            <w:rPrChange w:id="321" w:author="Elizabeth Ann Storm" w:date="2021-12-10T20:04:00Z">
              <w:rPr>
                <w:rStyle w:val="Hyperlink"/>
                <w:rFonts w:eastAsiaTheme="minorHAnsi"/>
                <w:noProof/>
              </w:rPr>
            </w:rPrChange>
          </w:rPr>
          <w:delText>5</w:delText>
        </w:r>
        <w:r w:rsidDel="004C7E6F">
          <w:rPr>
            <w:rFonts w:asciiTheme="minorHAnsi" w:eastAsiaTheme="minorEastAsia" w:hAnsiTheme="minorHAnsi" w:cstheme="minorBidi"/>
            <w:b w:val="0"/>
            <w:caps w:val="0"/>
            <w:noProof/>
            <w:sz w:val="22"/>
          </w:rPr>
          <w:tab/>
        </w:r>
        <w:r w:rsidRPr="00490021" w:rsidDel="004C7E6F">
          <w:rPr>
            <w:rPrChange w:id="322" w:author="Elizabeth Ann Storm" w:date="2021-12-10T20:04:00Z">
              <w:rPr>
                <w:rStyle w:val="Hyperlink"/>
                <w:rFonts w:eastAsiaTheme="minorHAnsi"/>
                <w:noProof/>
              </w:rPr>
            </w:rPrChange>
          </w:rPr>
          <w:delText>A wheel inside a wheel exhibition</w:delText>
        </w:r>
        <w:r w:rsidDel="004C7E6F">
          <w:rPr>
            <w:noProof/>
            <w:webHidden/>
          </w:rPr>
          <w:tab/>
        </w:r>
        <w:r w:rsidR="00490021" w:rsidDel="004C7E6F">
          <w:rPr>
            <w:noProof/>
            <w:webHidden/>
          </w:rPr>
          <w:delText>26</w:delText>
        </w:r>
      </w:del>
    </w:p>
    <w:p w14:paraId="407D6310" w14:textId="0667D4AB" w:rsidR="005056D6" w:rsidDel="004C7E6F" w:rsidRDefault="005056D6">
      <w:pPr>
        <w:pStyle w:val="TOC1"/>
        <w:rPr>
          <w:del w:id="323" w:author="Elizabeth" w:date="2022-04-11T16:49:00Z"/>
          <w:rFonts w:asciiTheme="minorHAnsi" w:eastAsiaTheme="minorEastAsia" w:hAnsiTheme="minorHAnsi" w:cstheme="minorBidi"/>
          <w:b w:val="0"/>
          <w:caps w:val="0"/>
          <w:noProof/>
          <w:sz w:val="22"/>
        </w:rPr>
      </w:pPr>
      <w:del w:id="324" w:author="Elizabeth" w:date="2022-04-11T16:49:00Z">
        <w:r w:rsidRPr="00490021" w:rsidDel="004C7E6F">
          <w:rPr>
            <w:rPrChange w:id="325" w:author="Elizabeth Ann Storm" w:date="2021-12-10T20:04:00Z">
              <w:rPr>
                <w:rStyle w:val="Hyperlink"/>
                <w:rFonts w:eastAsiaTheme="minorHAnsi"/>
                <w:noProof/>
              </w:rPr>
            </w:rPrChange>
          </w:rPr>
          <w:delText>6</w:delText>
        </w:r>
        <w:r w:rsidDel="004C7E6F">
          <w:rPr>
            <w:rFonts w:asciiTheme="minorHAnsi" w:eastAsiaTheme="minorEastAsia" w:hAnsiTheme="minorHAnsi" w:cstheme="minorBidi"/>
            <w:b w:val="0"/>
            <w:caps w:val="0"/>
            <w:noProof/>
            <w:sz w:val="22"/>
          </w:rPr>
          <w:tab/>
        </w:r>
        <w:r w:rsidRPr="00490021" w:rsidDel="004C7E6F">
          <w:rPr>
            <w:rPrChange w:id="326" w:author="Elizabeth Ann Storm" w:date="2021-12-10T20:04:00Z">
              <w:rPr>
                <w:rStyle w:val="Hyperlink"/>
                <w:rFonts w:eastAsiaTheme="minorHAnsi"/>
                <w:noProof/>
              </w:rPr>
            </w:rPrChange>
          </w:rPr>
          <w:delText>Conclusion</w:delText>
        </w:r>
        <w:r w:rsidDel="004C7E6F">
          <w:rPr>
            <w:noProof/>
            <w:webHidden/>
          </w:rPr>
          <w:tab/>
        </w:r>
        <w:r w:rsidR="00490021" w:rsidDel="004C7E6F">
          <w:rPr>
            <w:noProof/>
            <w:webHidden/>
          </w:rPr>
          <w:delText>27</w:delText>
        </w:r>
      </w:del>
    </w:p>
    <w:p w14:paraId="254E463D" w14:textId="74CCDA49" w:rsidR="005056D6" w:rsidDel="004C7E6F" w:rsidRDefault="005056D6">
      <w:pPr>
        <w:pStyle w:val="TOC1"/>
        <w:rPr>
          <w:del w:id="327" w:author="Elizabeth" w:date="2022-04-11T16:49:00Z"/>
          <w:rFonts w:asciiTheme="minorHAnsi" w:eastAsiaTheme="minorEastAsia" w:hAnsiTheme="minorHAnsi" w:cstheme="minorBidi"/>
          <w:b w:val="0"/>
          <w:caps w:val="0"/>
          <w:noProof/>
          <w:sz w:val="22"/>
        </w:rPr>
      </w:pPr>
      <w:del w:id="328" w:author="Elizabeth" w:date="2022-04-11T16:49:00Z">
        <w:r w:rsidRPr="00490021" w:rsidDel="004C7E6F">
          <w:rPr>
            <w:rPrChange w:id="329" w:author="Elizabeth Ann Storm" w:date="2021-12-10T20:04:00Z">
              <w:rPr>
                <w:rStyle w:val="Hyperlink"/>
                <w:noProof/>
              </w:rPr>
            </w:rPrChange>
          </w:rPr>
          <w:delText>Bibliography</w:delText>
        </w:r>
        <w:r w:rsidDel="004C7E6F">
          <w:rPr>
            <w:noProof/>
            <w:webHidden/>
          </w:rPr>
          <w:tab/>
        </w:r>
        <w:r w:rsidR="00490021" w:rsidDel="004C7E6F">
          <w:rPr>
            <w:noProof/>
            <w:webHidden/>
          </w:rPr>
          <w:delText>28</w:delText>
        </w:r>
      </w:del>
    </w:p>
    <w:p w14:paraId="46E95B71" w14:textId="055FB015" w:rsidR="005056D6" w:rsidDel="004C7E6F" w:rsidRDefault="005056D6">
      <w:pPr>
        <w:pStyle w:val="TOC1"/>
        <w:rPr>
          <w:del w:id="330" w:author="Elizabeth" w:date="2022-04-11T16:49:00Z"/>
          <w:rFonts w:asciiTheme="minorHAnsi" w:eastAsiaTheme="minorEastAsia" w:hAnsiTheme="minorHAnsi" w:cstheme="minorBidi"/>
          <w:b w:val="0"/>
          <w:caps w:val="0"/>
          <w:noProof/>
          <w:sz w:val="22"/>
        </w:rPr>
      </w:pPr>
      <w:del w:id="331" w:author="Elizabeth" w:date="2022-04-11T16:49:00Z">
        <w:r w:rsidRPr="00490021" w:rsidDel="004C7E6F">
          <w:rPr>
            <w:rPrChange w:id="332" w:author="Elizabeth Ann Storm" w:date="2021-12-10T20:04:00Z">
              <w:rPr>
                <w:rStyle w:val="Hyperlink"/>
                <w:noProof/>
              </w:rPr>
            </w:rPrChange>
          </w:rPr>
          <w:delText>APPENDICES</w:delText>
        </w:r>
        <w:r w:rsidDel="004C7E6F">
          <w:rPr>
            <w:noProof/>
            <w:webHidden/>
          </w:rPr>
          <w:tab/>
        </w:r>
        <w:r w:rsidR="00490021" w:rsidDel="004C7E6F">
          <w:rPr>
            <w:noProof/>
            <w:webHidden/>
          </w:rPr>
          <w:delText>29</w:delText>
        </w:r>
      </w:del>
    </w:p>
    <w:p w14:paraId="0165CA42" w14:textId="68E4D817" w:rsidR="005056D6" w:rsidDel="004C7E6F" w:rsidRDefault="005056D6">
      <w:pPr>
        <w:pStyle w:val="TOC2"/>
        <w:rPr>
          <w:del w:id="333" w:author="Elizabeth" w:date="2022-04-11T16:49:00Z"/>
          <w:rFonts w:asciiTheme="minorHAnsi" w:eastAsiaTheme="minorEastAsia" w:hAnsiTheme="minorHAnsi" w:cstheme="minorBidi"/>
          <w:b w:val="0"/>
          <w:noProof/>
          <w:sz w:val="22"/>
        </w:rPr>
      </w:pPr>
      <w:del w:id="334" w:author="Elizabeth" w:date="2022-04-11T16:49:00Z">
        <w:r w:rsidRPr="00490021" w:rsidDel="004C7E6F">
          <w:rPr>
            <w:rPrChange w:id="335" w:author="Elizabeth Ann Storm" w:date="2021-12-10T20:04:00Z">
              <w:rPr>
                <w:rStyle w:val="Hyperlink"/>
                <w:noProof/>
              </w:rPr>
            </w:rPrChange>
          </w:rPr>
          <w:delText>Appendix A</w:delText>
        </w:r>
        <w:r w:rsidDel="004C7E6F">
          <w:rPr>
            <w:noProof/>
            <w:webHidden/>
          </w:rPr>
          <w:tab/>
        </w:r>
        <w:r w:rsidR="00490021" w:rsidDel="004C7E6F">
          <w:rPr>
            <w:noProof/>
            <w:webHidden/>
          </w:rPr>
          <w:delText>29</w:delText>
        </w:r>
      </w:del>
    </w:p>
    <w:p w14:paraId="390CEF0A" w14:textId="289B302B" w:rsidR="005056D6" w:rsidDel="004C7E6F" w:rsidRDefault="005056D6">
      <w:pPr>
        <w:pStyle w:val="TOC3"/>
        <w:tabs>
          <w:tab w:val="right" w:leader="dot" w:pos="9350"/>
        </w:tabs>
        <w:rPr>
          <w:del w:id="336" w:author="Elizabeth" w:date="2022-04-11T16:49:00Z"/>
          <w:rFonts w:asciiTheme="minorHAnsi" w:eastAsiaTheme="minorEastAsia" w:hAnsiTheme="minorHAnsi" w:cstheme="minorBidi"/>
          <w:b w:val="0"/>
          <w:i w:val="0"/>
          <w:noProof/>
          <w:sz w:val="22"/>
        </w:rPr>
      </w:pPr>
      <w:del w:id="337" w:author="Elizabeth" w:date="2022-04-11T16:49:00Z">
        <w:r w:rsidRPr="00490021" w:rsidDel="004C7E6F">
          <w:rPr>
            <w:rPrChange w:id="338" w:author="Elizabeth Ann Storm" w:date="2021-12-10T20:04:00Z">
              <w:rPr>
                <w:rStyle w:val="Hyperlink"/>
                <w:noProof/>
              </w:rPr>
            </w:rPrChange>
          </w:rPr>
          <w:delText>Appendix A.1</w:delText>
        </w:r>
        <w:r w:rsidDel="004C7E6F">
          <w:rPr>
            <w:noProof/>
            <w:webHidden/>
          </w:rPr>
          <w:tab/>
        </w:r>
        <w:r w:rsidR="00490021" w:rsidDel="004C7E6F">
          <w:rPr>
            <w:noProof/>
            <w:webHidden/>
          </w:rPr>
          <w:delText>29</w:delText>
        </w:r>
      </w:del>
    </w:p>
    <w:p w14:paraId="403B1ACA" w14:textId="5D3DE442" w:rsidR="005056D6" w:rsidDel="004C7E6F" w:rsidRDefault="005056D6">
      <w:pPr>
        <w:pStyle w:val="TOC3"/>
        <w:tabs>
          <w:tab w:val="right" w:leader="dot" w:pos="9350"/>
        </w:tabs>
        <w:rPr>
          <w:del w:id="339" w:author="Elizabeth" w:date="2022-04-11T16:49:00Z"/>
          <w:rFonts w:asciiTheme="minorHAnsi" w:eastAsiaTheme="minorEastAsia" w:hAnsiTheme="minorHAnsi" w:cstheme="minorBidi"/>
          <w:b w:val="0"/>
          <w:i w:val="0"/>
          <w:noProof/>
          <w:sz w:val="22"/>
        </w:rPr>
      </w:pPr>
      <w:del w:id="340" w:author="Elizabeth" w:date="2022-04-11T16:49:00Z">
        <w:r w:rsidRPr="00490021" w:rsidDel="004C7E6F">
          <w:rPr>
            <w:rPrChange w:id="341" w:author="Elizabeth Ann Storm" w:date="2021-12-10T20:04:00Z">
              <w:rPr>
                <w:rStyle w:val="Hyperlink"/>
                <w:noProof/>
              </w:rPr>
            </w:rPrChange>
          </w:rPr>
          <w:delText>Appendix A.2</w:delText>
        </w:r>
        <w:r w:rsidDel="004C7E6F">
          <w:rPr>
            <w:noProof/>
            <w:webHidden/>
          </w:rPr>
          <w:tab/>
        </w:r>
        <w:r w:rsidR="00490021" w:rsidDel="004C7E6F">
          <w:rPr>
            <w:noProof/>
            <w:webHidden/>
          </w:rPr>
          <w:delText>29</w:delText>
        </w:r>
      </w:del>
    </w:p>
    <w:p w14:paraId="367F999D" w14:textId="5F19861C" w:rsidR="005056D6" w:rsidDel="004C7E6F" w:rsidRDefault="005056D6">
      <w:pPr>
        <w:pStyle w:val="TOC2"/>
        <w:rPr>
          <w:del w:id="342" w:author="Elizabeth" w:date="2022-04-11T16:49:00Z"/>
          <w:rFonts w:asciiTheme="minorHAnsi" w:eastAsiaTheme="minorEastAsia" w:hAnsiTheme="minorHAnsi" w:cstheme="minorBidi"/>
          <w:b w:val="0"/>
          <w:noProof/>
          <w:sz w:val="22"/>
        </w:rPr>
      </w:pPr>
      <w:del w:id="343" w:author="Elizabeth" w:date="2022-04-11T16:49:00Z">
        <w:r w:rsidRPr="00490021" w:rsidDel="004C7E6F">
          <w:rPr>
            <w:rPrChange w:id="344" w:author="Elizabeth Ann Storm" w:date="2021-12-10T20:04:00Z">
              <w:rPr>
                <w:rStyle w:val="Hyperlink"/>
                <w:noProof/>
              </w:rPr>
            </w:rPrChange>
          </w:rPr>
          <w:delText>Appendix B</w:delText>
        </w:r>
        <w:r w:rsidDel="004C7E6F">
          <w:rPr>
            <w:noProof/>
            <w:webHidden/>
          </w:rPr>
          <w:tab/>
        </w:r>
        <w:r w:rsidR="00490021" w:rsidDel="004C7E6F">
          <w:rPr>
            <w:noProof/>
            <w:webHidden/>
          </w:rPr>
          <w:delText>29</w:delText>
        </w:r>
      </w:del>
    </w:p>
    <w:p w14:paraId="5834FAE5" w14:textId="75134E4E" w:rsidR="005056D6" w:rsidDel="004C7E6F" w:rsidRDefault="005056D6">
      <w:pPr>
        <w:pStyle w:val="TOC2"/>
        <w:rPr>
          <w:del w:id="345" w:author="Elizabeth" w:date="2022-04-11T16:49:00Z"/>
          <w:rFonts w:asciiTheme="minorHAnsi" w:eastAsiaTheme="minorEastAsia" w:hAnsiTheme="minorHAnsi" w:cstheme="minorBidi"/>
          <w:b w:val="0"/>
          <w:noProof/>
          <w:sz w:val="22"/>
        </w:rPr>
      </w:pPr>
      <w:del w:id="346" w:author="Elizabeth" w:date="2022-04-11T16:49:00Z">
        <w:r w:rsidRPr="00490021" w:rsidDel="004C7E6F">
          <w:rPr>
            <w:rPrChange w:id="347" w:author="Elizabeth Ann Storm" w:date="2021-12-10T20:04:00Z">
              <w:rPr>
                <w:rStyle w:val="Hyperlink"/>
                <w:noProof/>
              </w:rPr>
            </w:rPrChange>
          </w:rPr>
          <w:delText>Appendix C</w:delText>
        </w:r>
        <w:r w:rsidDel="004C7E6F">
          <w:rPr>
            <w:noProof/>
            <w:webHidden/>
          </w:rPr>
          <w:tab/>
        </w:r>
        <w:r w:rsidR="00490021" w:rsidDel="004C7E6F">
          <w:rPr>
            <w:noProof/>
            <w:webHidden/>
          </w:rPr>
          <w:delText>29</w:delText>
        </w:r>
      </w:del>
    </w:p>
    <w:p w14:paraId="27D399C0" w14:textId="77777777" w:rsidR="00DC7285" w:rsidRDefault="0020108C" w:rsidP="00DC7285">
      <w:pPr>
        <w:pStyle w:val="Heading1"/>
        <w:numPr>
          <w:ilvl w:val="0"/>
          <w:numId w:val="0"/>
        </w:numPr>
        <w:spacing w:before="0" w:after="0"/>
        <w:ind w:left="720"/>
        <w:jc w:val="left"/>
        <w:rPr>
          <w:color w:val="A5A5A5"/>
          <w:szCs w:val="24"/>
        </w:rPr>
      </w:pPr>
      <w:r w:rsidRPr="00EC103B">
        <w:rPr>
          <w:color w:val="A5A5A5"/>
          <w:szCs w:val="24"/>
        </w:rPr>
        <w:fldChar w:fldCharType="end"/>
      </w:r>
    </w:p>
    <w:p w14:paraId="7BBE1B43" w14:textId="77777777" w:rsidR="00DC7285" w:rsidRDefault="00DC7285" w:rsidP="00DC7285">
      <w:pPr>
        <w:rPr>
          <w:rFonts w:eastAsia="Times New Roman"/>
        </w:rPr>
      </w:pPr>
      <w:r>
        <w:br w:type="page"/>
      </w:r>
    </w:p>
    <w:p w14:paraId="790607D3" w14:textId="364AA851" w:rsidR="008420B1" w:rsidRDefault="003340C4">
      <w:pPr>
        <w:pStyle w:val="Heading1"/>
        <w:numPr>
          <w:ilvl w:val="0"/>
          <w:numId w:val="0"/>
        </w:numPr>
        <w:rPr>
          <w:ins w:id="348" w:author="Elizabeth Ann Storm" w:date="2021-12-14T11:40:00Z"/>
        </w:rPr>
        <w:pPrChange w:id="349" w:author="Elizabeth Ann Storm" w:date="2021-12-14T11:40:00Z">
          <w:pPr>
            <w:pStyle w:val="TableofFigures"/>
            <w:tabs>
              <w:tab w:val="right" w:leader="dot" w:pos="9350"/>
            </w:tabs>
          </w:pPr>
        </w:pPrChange>
      </w:pPr>
      <w:bookmarkStart w:id="350" w:name="_Toc100588209"/>
      <w:r w:rsidRPr="00EC103B">
        <w:lastRenderedPageBreak/>
        <w:t>LIST OF FIGURES</w:t>
      </w:r>
      <w:bookmarkEnd w:id="350"/>
    </w:p>
    <w:p w14:paraId="02696AF1" w14:textId="1D20D738" w:rsidR="00330829" w:rsidRDefault="006E1DEB">
      <w:pPr>
        <w:pStyle w:val="TableofFigures"/>
        <w:tabs>
          <w:tab w:val="right" w:leader="dot" w:pos="9350"/>
        </w:tabs>
        <w:rPr>
          <w:rFonts w:asciiTheme="minorHAnsi" w:eastAsiaTheme="minorEastAsia" w:hAnsiTheme="minorHAnsi" w:cstheme="minorBidi"/>
          <w:noProof/>
          <w:sz w:val="22"/>
        </w:rPr>
      </w:pPr>
      <w:r w:rsidRPr="008420B1">
        <w:rPr>
          <w:rFonts w:eastAsia="Times New Roman"/>
          <w:b/>
          <w:bCs/>
          <w:caps/>
          <w:szCs w:val="24"/>
        </w:rPr>
        <w:fldChar w:fldCharType="begin"/>
      </w:r>
      <w:r>
        <w:rPr>
          <w:szCs w:val="24"/>
        </w:rPr>
        <w:instrText xml:space="preserve"> TOC \h \z \c "Figure" </w:instrText>
      </w:r>
      <w:r w:rsidRPr="008420B1">
        <w:rPr>
          <w:rFonts w:eastAsia="Times New Roman"/>
          <w:b/>
          <w:bCs/>
          <w:caps/>
          <w:szCs w:val="24"/>
        </w:rPr>
        <w:fldChar w:fldCharType="separate"/>
      </w:r>
      <w:hyperlink w:anchor="_Toc101022741" w:history="1">
        <w:r w:rsidR="00330829" w:rsidRPr="00862852">
          <w:rPr>
            <w:rStyle w:val="Hyperlink"/>
            <w:noProof/>
          </w:rPr>
          <w:t>Figure 1 placeholder for linear perspective drawing</w:t>
        </w:r>
        <w:r w:rsidR="00330829">
          <w:rPr>
            <w:noProof/>
            <w:webHidden/>
          </w:rPr>
          <w:tab/>
        </w:r>
        <w:r w:rsidR="00330829">
          <w:rPr>
            <w:noProof/>
            <w:webHidden/>
          </w:rPr>
          <w:fldChar w:fldCharType="begin"/>
        </w:r>
        <w:r w:rsidR="00330829">
          <w:rPr>
            <w:noProof/>
            <w:webHidden/>
          </w:rPr>
          <w:instrText xml:space="preserve"> PAGEREF _Toc101022741 \h </w:instrText>
        </w:r>
        <w:r w:rsidR="00330829">
          <w:rPr>
            <w:noProof/>
            <w:webHidden/>
          </w:rPr>
        </w:r>
        <w:r w:rsidR="00330829">
          <w:rPr>
            <w:noProof/>
            <w:webHidden/>
          </w:rPr>
          <w:fldChar w:fldCharType="separate"/>
        </w:r>
        <w:r w:rsidR="00330829">
          <w:rPr>
            <w:noProof/>
            <w:webHidden/>
          </w:rPr>
          <w:t>5</w:t>
        </w:r>
        <w:r w:rsidR="00330829">
          <w:rPr>
            <w:noProof/>
            <w:webHidden/>
          </w:rPr>
          <w:fldChar w:fldCharType="end"/>
        </w:r>
      </w:hyperlink>
    </w:p>
    <w:p w14:paraId="21384A0A" w14:textId="3DB5A3E1"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2" w:history="1">
        <w:r w:rsidRPr="00862852">
          <w:rPr>
            <w:rStyle w:val="Hyperlink"/>
            <w:noProof/>
          </w:rPr>
          <w:t>Figure 2 Yellowknife Bay Mars</w:t>
        </w:r>
        <w:r>
          <w:rPr>
            <w:noProof/>
            <w:webHidden/>
          </w:rPr>
          <w:tab/>
        </w:r>
        <w:r>
          <w:rPr>
            <w:noProof/>
            <w:webHidden/>
          </w:rPr>
          <w:fldChar w:fldCharType="begin"/>
        </w:r>
        <w:r>
          <w:rPr>
            <w:noProof/>
            <w:webHidden/>
          </w:rPr>
          <w:instrText xml:space="preserve"> PAGEREF _Toc101022742 \h </w:instrText>
        </w:r>
        <w:r>
          <w:rPr>
            <w:noProof/>
            <w:webHidden/>
          </w:rPr>
        </w:r>
        <w:r>
          <w:rPr>
            <w:noProof/>
            <w:webHidden/>
          </w:rPr>
          <w:fldChar w:fldCharType="separate"/>
        </w:r>
        <w:r>
          <w:rPr>
            <w:noProof/>
            <w:webHidden/>
          </w:rPr>
          <w:t>6</w:t>
        </w:r>
        <w:r>
          <w:rPr>
            <w:noProof/>
            <w:webHidden/>
          </w:rPr>
          <w:fldChar w:fldCharType="end"/>
        </w:r>
      </w:hyperlink>
    </w:p>
    <w:p w14:paraId="077D14BD" w14:textId="53BFEFFD"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3" w:history="1">
        <w:r w:rsidRPr="00862852">
          <w:rPr>
            <w:rStyle w:val="Hyperlink"/>
            <w:noProof/>
          </w:rPr>
          <w:t>Figure 3. da Vinci placeholder image 1(water turbulence drawing – take from Kemp book with citation)</w:t>
        </w:r>
        <w:r>
          <w:rPr>
            <w:noProof/>
            <w:webHidden/>
          </w:rPr>
          <w:tab/>
        </w:r>
        <w:r>
          <w:rPr>
            <w:noProof/>
            <w:webHidden/>
          </w:rPr>
          <w:fldChar w:fldCharType="begin"/>
        </w:r>
        <w:r>
          <w:rPr>
            <w:noProof/>
            <w:webHidden/>
          </w:rPr>
          <w:instrText xml:space="preserve"> PAGEREF _Toc101022743 \h </w:instrText>
        </w:r>
        <w:r>
          <w:rPr>
            <w:noProof/>
            <w:webHidden/>
          </w:rPr>
        </w:r>
        <w:r>
          <w:rPr>
            <w:noProof/>
            <w:webHidden/>
          </w:rPr>
          <w:fldChar w:fldCharType="separate"/>
        </w:r>
        <w:r>
          <w:rPr>
            <w:noProof/>
            <w:webHidden/>
          </w:rPr>
          <w:t>11</w:t>
        </w:r>
        <w:r>
          <w:rPr>
            <w:noProof/>
            <w:webHidden/>
          </w:rPr>
          <w:fldChar w:fldCharType="end"/>
        </w:r>
      </w:hyperlink>
    </w:p>
    <w:p w14:paraId="64915C7E" w14:textId="26F4C766"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4" w:history="1">
        <w:r w:rsidRPr="00862852">
          <w:rPr>
            <w:rStyle w:val="Hyperlink"/>
            <w:noProof/>
          </w:rPr>
          <w:t>Figure 4. placeholder for decartes optics notebook drawing/publication engraving</w:t>
        </w:r>
        <w:r>
          <w:rPr>
            <w:noProof/>
            <w:webHidden/>
          </w:rPr>
          <w:tab/>
        </w:r>
        <w:r>
          <w:rPr>
            <w:noProof/>
            <w:webHidden/>
          </w:rPr>
          <w:fldChar w:fldCharType="begin"/>
        </w:r>
        <w:r>
          <w:rPr>
            <w:noProof/>
            <w:webHidden/>
          </w:rPr>
          <w:instrText xml:space="preserve"> PAGEREF _Toc101022744 \h </w:instrText>
        </w:r>
        <w:r>
          <w:rPr>
            <w:noProof/>
            <w:webHidden/>
          </w:rPr>
        </w:r>
        <w:r>
          <w:rPr>
            <w:noProof/>
            <w:webHidden/>
          </w:rPr>
          <w:fldChar w:fldCharType="separate"/>
        </w:r>
        <w:r>
          <w:rPr>
            <w:noProof/>
            <w:webHidden/>
          </w:rPr>
          <w:t>12</w:t>
        </w:r>
        <w:r>
          <w:rPr>
            <w:noProof/>
            <w:webHidden/>
          </w:rPr>
          <w:fldChar w:fldCharType="end"/>
        </w:r>
      </w:hyperlink>
    </w:p>
    <w:p w14:paraId="379632B4" w14:textId="72472DA4"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5" w:history="1">
        <w:r w:rsidRPr="00862852">
          <w:rPr>
            <w:rStyle w:val="Hyperlink"/>
            <w:noProof/>
          </w:rPr>
          <w:t>Figure 5. placeholder image for Galileo astronomy ink drawings/paintings</w:t>
        </w:r>
        <w:r>
          <w:rPr>
            <w:noProof/>
            <w:webHidden/>
          </w:rPr>
          <w:tab/>
        </w:r>
        <w:r>
          <w:rPr>
            <w:noProof/>
            <w:webHidden/>
          </w:rPr>
          <w:fldChar w:fldCharType="begin"/>
        </w:r>
        <w:r>
          <w:rPr>
            <w:noProof/>
            <w:webHidden/>
          </w:rPr>
          <w:instrText xml:space="preserve"> PAGEREF _Toc101022745 \h </w:instrText>
        </w:r>
        <w:r>
          <w:rPr>
            <w:noProof/>
            <w:webHidden/>
          </w:rPr>
        </w:r>
        <w:r>
          <w:rPr>
            <w:noProof/>
            <w:webHidden/>
          </w:rPr>
          <w:fldChar w:fldCharType="separate"/>
        </w:r>
        <w:r>
          <w:rPr>
            <w:noProof/>
            <w:webHidden/>
          </w:rPr>
          <w:t>13</w:t>
        </w:r>
        <w:r>
          <w:rPr>
            <w:noProof/>
            <w:webHidden/>
          </w:rPr>
          <w:fldChar w:fldCharType="end"/>
        </w:r>
      </w:hyperlink>
    </w:p>
    <w:p w14:paraId="1823F092" w14:textId="1D7118AA"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6" w:history="1">
        <w:r w:rsidRPr="00862852">
          <w:rPr>
            <w:rStyle w:val="Hyperlink"/>
            <w:noProof/>
          </w:rPr>
          <w:t>Figure 6 "View of Yellowknife Bay, Mars" charcoal, pastel, conte crayon, and acrylic on canvas, 108" x 84", 2016-2017</w:t>
        </w:r>
        <w:r>
          <w:rPr>
            <w:noProof/>
            <w:webHidden/>
          </w:rPr>
          <w:tab/>
        </w:r>
        <w:r>
          <w:rPr>
            <w:noProof/>
            <w:webHidden/>
          </w:rPr>
          <w:fldChar w:fldCharType="begin"/>
        </w:r>
        <w:r>
          <w:rPr>
            <w:noProof/>
            <w:webHidden/>
          </w:rPr>
          <w:instrText xml:space="preserve"> PAGEREF _Toc101022746 \h </w:instrText>
        </w:r>
        <w:r>
          <w:rPr>
            <w:noProof/>
            <w:webHidden/>
          </w:rPr>
        </w:r>
        <w:r>
          <w:rPr>
            <w:noProof/>
            <w:webHidden/>
          </w:rPr>
          <w:fldChar w:fldCharType="separate"/>
        </w:r>
        <w:r>
          <w:rPr>
            <w:noProof/>
            <w:webHidden/>
          </w:rPr>
          <w:t>14</w:t>
        </w:r>
        <w:r>
          <w:rPr>
            <w:noProof/>
            <w:webHidden/>
          </w:rPr>
          <w:fldChar w:fldCharType="end"/>
        </w:r>
      </w:hyperlink>
    </w:p>
    <w:p w14:paraId="35D0C7F6" w14:textId="0163B21A"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7" w:history="1">
        <w:r w:rsidRPr="00862852">
          <w:rPr>
            <w:rStyle w:val="Hyperlink"/>
            <w:noProof/>
          </w:rPr>
          <w:t>Figure 7. placeholder for past works</w:t>
        </w:r>
        <w:r>
          <w:rPr>
            <w:noProof/>
            <w:webHidden/>
          </w:rPr>
          <w:tab/>
        </w:r>
        <w:r>
          <w:rPr>
            <w:noProof/>
            <w:webHidden/>
          </w:rPr>
          <w:fldChar w:fldCharType="begin"/>
        </w:r>
        <w:r>
          <w:rPr>
            <w:noProof/>
            <w:webHidden/>
          </w:rPr>
          <w:instrText xml:space="preserve"> PAGEREF _Toc101022747 \h </w:instrText>
        </w:r>
        <w:r>
          <w:rPr>
            <w:noProof/>
            <w:webHidden/>
          </w:rPr>
        </w:r>
        <w:r>
          <w:rPr>
            <w:noProof/>
            <w:webHidden/>
          </w:rPr>
          <w:fldChar w:fldCharType="separate"/>
        </w:r>
        <w:r>
          <w:rPr>
            <w:noProof/>
            <w:webHidden/>
          </w:rPr>
          <w:t>16</w:t>
        </w:r>
        <w:r>
          <w:rPr>
            <w:noProof/>
            <w:webHidden/>
          </w:rPr>
          <w:fldChar w:fldCharType="end"/>
        </w:r>
      </w:hyperlink>
    </w:p>
    <w:p w14:paraId="259407AE" w14:textId="651D09C0"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8" w:history="1">
        <w:r w:rsidRPr="00862852">
          <w:rPr>
            <w:rStyle w:val="Hyperlink"/>
            <w:noProof/>
          </w:rPr>
          <w:t>Figure 8. Camera lucida and optical device figure placeholder</w:t>
        </w:r>
        <w:r>
          <w:rPr>
            <w:noProof/>
            <w:webHidden/>
          </w:rPr>
          <w:tab/>
        </w:r>
        <w:r>
          <w:rPr>
            <w:noProof/>
            <w:webHidden/>
          </w:rPr>
          <w:fldChar w:fldCharType="begin"/>
        </w:r>
        <w:r>
          <w:rPr>
            <w:noProof/>
            <w:webHidden/>
          </w:rPr>
          <w:instrText xml:space="preserve"> PAGEREF _Toc101022748 \h </w:instrText>
        </w:r>
        <w:r>
          <w:rPr>
            <w:noProof/>
            <w:webHidden/>
          </w:rPr>
        </w:r>
        <w:r>
          <w:rPr>
            <w:noProof/>
            <w:webHidden/>
          </w:rPr>
          <w:fldChar w:fldCharType="separate"/>
        </w:r>
        <w:r>
          <w:rPr>
            <w:noProof/>
            <w:webHidden/>
          </w:rPr>
          <w:t>19</w:t>
        </w:r>
        <w:r>
          <w:rPr>
            <w:noProof/>
            <w:webHidden/>
          </w:rPr>
          <w:fldChar w:fldCharType="end"/>
        </w:r>
      </w:hyperlink>
    </w:p>
    <w:p w14:paraId="3AF7537C" w14:textId="76D5C8A2"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9" w:history="1">
        <w:r w:rsidRPr="00862852">
          <w:rPr>
            <w:rStyle w:val="Hyperlink"/>
            <w:noProof/>
          </w:rPr>
          <w:t>Figure 9. camera lucida illustration placeholder</w:t>
        </w:r>
        <w:r>
          <w:rPr>
            <w:noProof/>
            <w:webHidden/>
          </w:rPr>
          <w:tab/>
        </w:r>
        <w:r>
          <w:rPr>
            <w:noProof/>
            <w:webHidden/>
          </w:rPr>
          <w:fldChar w:fldCharType="begin"/>
        </w:r>
        <w:r>
          <w:rPr>
            <w:noProof/>
            <w:webHidden/>
          </w:rPr>
          <w:instrText xml:space="preserve"> PAGEREF _Toc101022749 \h </w:instrText>
        </w:r>
        <w:r>
          <w:rPr>
            <w:noProof/>
            <w:webHidden/>
          </w:rPr>
        </w:r>
        <w:r>
          <w:rPr>
            <w:noProof/>
            <w:webHidden/>
          </w:rPr>
          <w:fldChar w:fldCharType="separate"/>
        </w:r>
        <w:r>
          <w:rPr>
            <w:noProof/>
            <w:webHidden/>
          </w:rPr>
          <w:t>20</w:t>
        </w:r>
        <w:r>
          <w:rPr>
            <w:noProof/>
            <w:webHidden/>
          </w:rPr>
          <w:fldChar w:fldCharType="end"/>
        </w:r>
      </w:hyperlink>
    </w:p>
    <w:p w14:paraId="3D4A9B82" w14:textId="08E49285" w:rsidR="00330829" w:rsidRDefault="00330829">
      <w:pPr>
        <w:pStyle w:val="TableofFigures"/>
        <w:tabs>
          <w:tab w:val="right" w:leader="dot" w:pos="9350"/>
        </w:tabs>
        <w:rPr>
          <w:rFonts w:asciiTheme="minorHAnsi" w:eastAsiaTheme="minorEastAsia" w:hAnsiTheme="minorHAnsi" w:cstheme="minorBidi"/>
          <w:noProof/>
          <w:sz w:val="22"/>
        </w:rPr>
      </w:pPr>
      <w:hyperlink w:anchor="_Toc101022750" w:history="1">
        <w:r w:rsidRPr="00862852">
          <w:rPr>
            <w:rStyle w:val="Hyperlink"/>
            <w:noProof/>
          </w:rPr>
          <w:t>Figure 10. Muybridge early stop-motion 1878 placeholder iamge</w:t>
        </w:r>
        <w:r>
          <w:rPr>
            <w:noProof/>
            <w:webHidden/>
          </w:rPr>
          <w:tab/>
        </w:r>
        <w:r>
          <w:rPr>
            <w:noProof/>
            <w:webHidden/>
          </w:rPr>
          <w:fldChar w:fldCharType="begin"/>
        </w:r>
        <w:r>
          <w:rPr>
            <w:noProof/>
            <w:webHidden/>
          </w:rPr>
          <w:instrText xml:space="preserve"> PAGEREF _Toc101022750 \h </w:instrText>
        </w:r>
        <w:r>
          <w:rPr>
            <w:noProof/>
            <w:webHidden/>
          </w:rPr>
        </w:r>
        <w:r>
          <w:rPr>
            <w:noProof/>
            <w:webHidden/>
          </w:rPr>
          <w:fldChar w:fldCharType="separate"/>
        </w:r>
        <w:r>
          <w:rPr>
            <w:noProof/>
            <w:webHidden/>
          </w:rPr>
          <w:t>20</w:t>
        </w:r>
        <w:r>
          <w:rPr>
            <w:noProof/>
            <w:webHidden/>
          </w:rPr>
          <w:fldChar w:fldCharType="end"/>
        </w:r>
      </w:hyperlink>
    </w:p>
    <w:p w14:paraId="723C8D6F" w14:textId="7CE6D27D" w:rsidR="00330829" w:rsidRDefault="00330829">
      <w:pPr>
        <w:pStyle w:val="TableofFigures"/>
        <w:tabs>
          <w:tab w:val="right" w:leader="dot" w:pos="9350"/>
        </w:tabs>
        <w:rPr>
          <w:rFonts w:asciiTheme="minorHAnsi" w:eastAsiaTheme="minorEastAsia" w:hAnsiTheme="minorHAnsi" w:cstheme="minorBidi"/>
          <w:noProof/>
          <w:sz w:val="22"/>
        </w:rPr>
      </w:pPr>
      <w:hyperlink w:anchor="_Toc101022751" w:history="1">
        <w:r w:rsidRPr="00862852">
          <w:rPr>
            <w:rStyle w:val="Hyperlink"/>
            <w:noProof/>
          </w:rPr>
          <w:t>Figure 11. placeholder for early grad work</w:t>
        </w:r>
        <w:r>
          <w:rPr>
            <w:noProof/>
            <w:webHidden/>
          </w:rPr>
          <w:tab/>
        </w:r>
        <w:r>
          <w:rPr>
            <w:noProof/>
            <w:webHidden/>
          </w:rPr>
          <w:fldChar w:fldCharType="begin"/>
        </w:r>
        <w:r>
          <w:rPr>
            <w:noProof/>
            <w:webHidden/>
          </w:rPr>
          <w:instrText xml:space="preserve"> PAGEREF _Toc101022751 \h </w:instrText>
        </w:r>
        <w:r>
          <w:rPr>
            <w:noProof/>
            <w:webHidden/>
          </w:rPr>
        </w:r>
        <w:r>
          <w:rPr>
            <w:noProof/>
            <w:webHidden/>
          </w:rPr>
          <w:fldChar w:fldCharType="separate"/>
        </w:r>
        <w:r>
          <w:rPr>
            <w:noProof/>
            <w:webHidden/>
          </w:rPr>
          <w:t>22</w:t>
        </w:r>
        <w:r>
          <w:rPr>
            <w:noProof/>
            <w:webHidden/>
          </w:rPr>
          <w:fldChar w:fldCharType="end"/>
        </w:r>
      </w:hyperlink>
    </w:p>
    <w:p w14:paraId="180AD8E8" w14:textId="620BC04B" w:rsidR="00330829" w:rsidRDefault="00330829">
      <w:pPr>
        <w:pStyle w:val="TableofFigures"/>
        <w:tabs>
          <w:tab w:val="right" w:leader="dot" w:pos="9350"/>
        </w:tabs>
        <w:rPr>
          <w:rFonts w:asciiTheme="minorHAnsi" w:eastAsiaTheme="minorEastAsia" w:hAnsiTheme="minorHAnsi" w:cstheme="minorBidi"/>
          <w:noProof/>
          <w:sz w:val="22"/>
        </w:rPr>
      </w:pPr>
      <w:hyperlink w:anchor="_Toc101022752" w:history="1">
        <w:r w:rsidRPr="00862852">
          <w:rPr>
            <w:rStyle w:val="Hyperlink"/>
            <w:noProof/>
          </w:rPr>
          <w:t>Figure 12. McLuhan book placeholder image</w:t>
        </w:r>
        <w:r>
          <w:rPr>
            <w:noProof/>
            <w:webHidden/>
          </w:rPr>
          <w:tab/>
        </w:r>
        <w:r>
          <w:rPr>
            <w:noProof/>
            <w:webHidden/>
          </w:rPr>
          <w:fldChar w:fldCharType="begin"/>
        </w:r>
        <w:r>
          <w:rPr>
            <w:noProof/>
            <w:webHidden/>
          </w:rPr>
          <w:instrText xml:space="preserve"> PAGEREF _Toc101022752 \h </w:instrText>
        </w:r>
        <w:r>
          <w:rPr>
            <w:noProof/>
            <w:webHidden/>
          </w:rPr>
        </w:r>
        <w:r>
          <w:rPr>
            <w:noProof/>
            <w:webHidden/>
          </w:rPr>
          <w:fldChar w:fldCharType="separate"/>
        </w:r>
        <w:r>
          <w:rPr>
            <w:noProof/>
            <w:webHidden/>
          </w:rPr>
          <w:t>25</w:t>
        </w:r>
        <w:r>
          <w:rPr>
            <w:noProof/>
            <w:webHidden/>
          </w:rPr>
          <w:fldChar w:fldCharType="end"/>
        </w:r>
      </w:hyperlink>
    </w:p>
    <w:p w14:paraId="7330003D" w14:textId="2DEAC2ED" w:rsidR="00330829" w:rsidRDefault="00330829">
      <w:pPr>
        <w:pStyle w:val="TableofFigures"/>
        <w:tabs>
          <w:tab w:val="right" w:leader="dot" w:pos="9350"/>
        </w:tabs>
        <w:rPr>
          <w:rFonts w:asciiTheme="minorHAnsi" w:eastAsiaTheme="minorEastAsia" w:hAnsiTheme="minorHAnsi" w:cstheme="minorBidi"/>
          <w:noProof/>
          <w:sz w:val="22"/>
        </w:rPr>
      </w:pPr>
      <w:hyperlink w:anchor="_Toc101022753" w:history="1">
        <w:r w:rsidRPr="00862852">
          <w:rPr>
            <w:rStyle w:val="Hyperlink"/>
            <w:noProof/>
          </w:rPr>
          <w:t>Figure 13. McLuhan book spread placeholder image 2</w:t>
        </w:r>
        <w:r>
          <w:rPr>
            <w:noProof/>
            <w:webHidden/>
          </w:rPr>
          <w:tab/>
        </w:r>
        <w:r>
          <w:rPr>
            <w:noProof/>
            <w:webHidden/>
          </w:rPr>
          <w:fldChar w:fldCharType="begin"/>
        </w:r>
        <w:r>
          <w:rPr>
            <w:noProof/>
            <w:webHidden/>
          </w:rPr>
          <w:instrText xml:space="preserve"> PAGEREF _Toc101022753 \h </w:instrText>
        </w:r>
        <w:r>
          <w:rPr>
            <w:noProof/>
            <w:webHidden/>
          </w:rPr>
        </w:r>
        <w:r>
          <w:rPr>
            <w:noProof/>
            <w:webHidden/>
          </w:rPr>
          <w:fldChar w:fldCharType="separate"/>
        </w:r>
        <w:r>
          <w:rPr>
            <w:noProof/>
            <w:webHidden/>
          </w:rPr>
          <w:t>26</w:t>
        </w:r>
        <w:r>
          <w:rPr>
            <w:noProof/>
            <w:webHidden/>
          </w:rPr>
          <w:fldChar w:fldCharType="end"/>
        </w:r>
      </w:hyperlink>
    </w:p>
    <w:p w14:paraId="13861AB3" w14:textId="797B5CC0" w:rsidR="00330829" w:rsidRDefault="00330829">
      <w:pPr>
        <w:pStyle w:val="TableofFigures"/>
        <w:tabs>
          <w:tab w:val="right" w:leader="dot" w:pos="9350"/>
        </w:tabs>
        <w:rPr>
          <w:rFonts w:asciiTheme="minorHAnsi" w:eastAsiaTheme="minorEastAsia" w:hAnsiTheme="minorHAnsi" w:cstheme="minorBidi"/>
          <w:noProof/>
          <w:sz w:val="22"/>
        </w:rPr>
      </w:pPr>
      <w:hyperlink w:anchor="_Toc101022754" w:history="1">
        <w:r w:rsidRPr="00862852">
          <w:rPr>
            <w:rStyle w:val="Hyperlink"/>
            <w:noProof/>
          </w:rPr>
          <w:t>Figure 14. Doors of perception Blake image placeholder</w:t>
        </w:r>
        <w:r>
          <w:rPr>
            <w:noProof/>
            <w:webHidden/>
          </w:rPr>
          <w:tab/>
        </w:r>
        <w:r>
          <w:rPr>
            <w:noProof/>
            <w:webHidden/>
          </w:rPr>
          <w:fldChar w:fldCharType="begin"/>
        </w:r>
        <w:r>
          <w:rPr>
            <w:noProof/>
            <w:webHidden/>
          </w:rPr>
          <w:instrText xml:space="preserve"> PAGEREF _Toc101022754 \h </w:instrText>
        </w:r>
        <w:r>
          <w:rPr>
            <w:noProof/>
            <w:webHidden/>
          </w:rPr>
        </w:r>
        <w:r>
          <w:rPr>
            <w:noProof/>
            <w:webHidden/>
          </w:rPr>
          <w:fldChar w:fldCharType="separate"/>
        </w:r>
        <w:r>
          <w:rPr>
            <w:noProof/>
            <w:webHidden/>
          </w:rPr>
          <w:t>29</w:t>
        </w:r>
        <w:r>
          <w:rPr>
            <w:noProof/>
            <w:webHidden/>
          </w:rPr>
          <w:fldChar w:fldCharType="end"/>
        </w:r>
      </w:hyperlink>
    </w:p>
    <w:p w14:paraId="06AB7004" w14:textId="1ABB064B" w:rsidR="006E1DEB" w:rsidRPr="008420B1" w:rsidRDefault="006E1DEB">
      <w:pPr>
        <w:pStyle w:val="TableofFigures"/>
        <w:rPr>
          <w:szCs w:val="24"/>
        </w:rPr>
        <w:pPrChange w:id="351" w:author="Elizabeth Ann Storm" w:date="2021-12-14T11:40:00Z">
          <w:pPr>
            <w:ind w:firstLine="0"/>
          </w:pPr>
        </w:pPrChange>
      </w:pPr>
      <w:r w:rsidRPr="008420B1">
        <w:rPr>
          <w:szCs w:val="24"/>
        </w:rPr>
        <w:fldChar w:fldCharType="end"/>
      </w:r>
      <w:r w:rsidRPr="008420B1">
        <w:rPr>
          <w:szCs w:val="24"/>
        </w:rPr>
        <w:t xml:space="preserve"> </w:t>
      </w:r>
    </w:p>
    <w:p w14:paraId="79F507F1" w14:textId="77777777" w:rsidR="00783C04" w:rsidRDefault="00783C04">
      <w:pPr>
        <w:spacing w:line="240" w:lineRule="auto"/>
        <w:ind w:firstLine="0"/>
        <w:rPr>
          <w:szCs w:val="24"/>
        </w:rPr>
      </w:pPr>
      <w:r>
        <w:rPr>
          <w:szCs w:val="24"/>
        </w:rPr>
        <w:br w:type="page"/>
      </w:r>
    </w:p>
    <w:p w14:paraId="228F09EE" w14:textId="77777777" w:rsidR="00846DE4" w:rsidRPr="00EC103B" w:rsidRDefault="005376E4" w:rsidP="00FA4FF8">
      <w:pPr>
        <w:pStyle w:val="Heading1"/>
        <w:numPr>
          <w:ilvl w:val="0"/>
          <w:numId w:val="2"/>
        </w:numPr>
        <w:spacing w:before="0" w:after="0"/>
        <w:ind w:left="360" w:firstLine="0"/>
        <w:rPr>
          <w:szCs w:val="24"/>
        </w:rPr>
      </w:pPr>
      <w:bookmarkStart w:id="352" w:name="_Toc100588210"/>
      <w:r w:rsidRPr="00EC103B">
        <w:rPr>
          <w:szCs w:val="24"/>
        </w:rPr>
        <w:lastRenderedPageBreak/>
        <w:t>INTRODUCTION</w:t>
      </w:r>
      <w:bookmarkEnd w:id="352"/>
      <w:r w:rsidRPr="00EC103B">
        <w:rPr>
          <w:szCs w:val="24"/>
        </w:rPr>
        <w:t xml:space="preserve"> </w:t>
      </w:r>
    </w:p>
    <w:p w14:paraId="0F7E8FA4" w14:textId="5091FBA0" w:rsidR="002618C1" w:rsidRDefault="002618C1">
      <w:pPr>
        <w:pStyle w:val="EndNoteBibliography"/>
        <w:spacing w:line="480" w:lineRule="auto"/>
        <w:rPr>
          <w:ins w:id="353" w:author="Elizabeth" w:date="2022-04-12T11:30:00Z"/>
          <w:noProof w:val="0"/>
        </w:rPr>
      </w:pPr>
      <w:ins w:id="354" w:author="Elizabeth" w:date="2022-04-12T11:30:00Z">
        <w:r>
          <w:rPr>
            <w:noProof w:val="0"/>
          </w:rPr>
          <w:t xml:space="preserve">(What I hope to convey to </w:t>
        </w:r>
      </w:ins>
      <w:ins w:id="355" w:author="Elizabeth" w:date="2022-04-12T11:31:00Z">
        <w:r>
          <w:rPr>
            <w:noProof w:val="0"/>
          </w:rPr>
          <w:t xml:space="preserve">my audience) </w:t>
        </w:r>
      </w:ins>
      <w:ins w:id="356" w:author="Elizabeth" w:date="2022-04-12T11:32:00Z">
        <w:r>
          <w:rPr>
            <w:noProof w:val="0"/>
          </w:rPr>
          <w:t xml:space="preserve">(What bigger ideas are driving my work) </w:t>
        </w:r>
      </w:ins>
      <w:ins w:id="357" w:author="Elizabeth" w:date="2022-04-12T11:31:00Z">
        <w:r>
          <w:rPr>
            <w:noProof w:val="0"/>
          </w:rPr>
          <w:t xml:space="preserve">(My creative process in executing my work) </w:t>
        </w:r>
      </w:ins>
      <w:ins w:id="358" w:author="Elizabeth" w:date="2022-04-12T11:32:00Z">
        <w:r>
          <w:rPr>
            <w:noProof w:val="0"/>
          </w:rPr>
          <w:t>and (How my approach changed while making the work)</w:t>
        </w:r>
      </w:ins>
    </w:p>
    <w:p w14:paraId="52331CBD" w14:textId="030F99CA" w:rsidR="006145E1" w:rsidRPr="007A2142" w:rsidRDefault="00125E99">
      <w:pPr>
        <w:pStyle w:val="EndNoteBibliography"/>
        <w:spacing w:line="480" w:lineRule="auto"/>
        <w:pPrChange w:id="359" w:author="Elizabeth Ann Storm" w:date="2021-12-12T17:16:00Z">
          <w:pPr/>
        </w:pPrChange>
      </w:pPr>
      <w:moveToRangeStart w:id="360" w:author="Elizabeth Ann Storm" w:date="2021-12-12T17:14:00Z" w:name="move90221689"/>
      <w:moveTo w:id="361" w:author="Elizabeth Ann Storm" w:date="2021-12-12T17:14:00Z">
        <w:r w:rsidRPr="007A2142">
          <w:rPr>
            <w:noProof w:val="0"/>
          </w:rPr>
          <w:t xml:space="preserve">By deeply observing and representing nature through the years in various </w:t>
        </w:r>
        <w:del w:id="362" w:author="Elizabeth Ann Storm" w:date="2021-12-12T17:14:00Z">
          <w:r w:rsidRPr="007A2142" w:rsidDel="00DB49F8">
            <w:rPr>
              <w:noProof w:val="0"/>
            </w:rPr>
            <w:delText>forms</w:delText>
          </w:r>
        </w:del>
      </w:moveTo>
      <w:ins w:id="363" w:author="Elizabeth Ann Storm" w:date="2021-12-12T17:14:00Z">
        <w:r w:rsidR="00DB49F8">
          <w:rPr>
            <w:noProof w:val="0"/>
          </w:rPr>
          <w:t>degrees</w:t>
        </w:r>
      </w:ins>
      <w:moveTo w:id="364" w:author="Elizabeth Ann Storm" w:date="2021-12-12T17:14:00Z">
        <w:r w:rsidRPr="007A2142">
          <w:rPr>
            <w:noProof w:val="0"/>
          </w:rPr>
          <w:t xml:space="preserve"> of </w:t>
        </w:r>
        <w:del w:id="365" w:author="Elizabeth Ann Storm" w:date="2021-12-12T17:14:00Z">
          <w:r w:rsidRPr="007A2142" w:rsidDel="00DB49F8">
            <w:rPr>
              <w:noProof w:val="0"/>
            </w:rPr>
            <w:delText>representation</w:delText>
          </w:r>
        </w:del>
      </w:moveTo>
      <w:ins w:id="366" w:author="Elizabeth Ann Storm" w:date="2021-12-12T17:14:00Z">
        <w:r w:rsidR="00DB49F8">
          <w:rPr>
            <w:noProof w:val="0"/>
          </w:rPr>
          <w:t>realism</w:t>
        </w:r>
      </w:ins>
      <w:moveTo w:id="367" w:author="Elizabeth Ann Storm" w:date="2021-12-12T17:14:00Z">
        <w:r w:rsidRPr="007A2142">
          <w:rPr>
            <w:noProof w:val="0"/>
          </w:rPr>
          <w:t xml:space="preserve"> and abstraction, I’ve come to question constructions of reality through that lens. </w:t>
        </w:r>
      </w:moveTo>
      <w:moveToRangeEnd w:id="360"/>
      <w:r w:rsidR="006145E1" w:rsidRPr="007A2142">
        <w:rPr>
          <w:noProof w:val="0"/>
        </w:rPr>
        <w:t xml:space="preserve">I recall a childhood game my sister and I would play. We would pick something out of our field of view, a tree, </w:t>
      </w:r>
      <w:ins w:id="368" w:author="Elizabeth Ann Storm" w:date="2021-12-13T15:28:00Z">
        <w:r w:rsidR="007A6614">
          <w:rPr>
            <w:noProof w:val="0"/>
          </w:rPr>
          <w:t xml:space="preserve">or </w:t>
        </w:r>
      </w:ins>
      <w:r w:rsidR="006145E1" w:rsidRPr="007A2142">
        <w:rPr>
          <w:noProof w:val="0"/>
        </w:rPr>
        <w:t xml:space="preserve">a </w:t>
      </w:r>
      <w:del w:id="369" w:author="Elizabeth Ann Storm" w:date="2021-12-13T15:28:00Z">
        <w:r w:rsidR="006145E1" w:rsidRPr="007A2142" w:rsidDel="00431F3C">
          <w:rPr>
            <w:noProof w:val="0"/>
          </w:rPr>
          <w:delText>color</w:delText>
        </w:r>
      </w:del>
      <w:ins w:id="370" w:author="Elizabeth Ann Storm" w:date="2021-12-13T15:28:00Z">
        <w:r w:rsidR="00431F3C">
          <w:rPr>
            <w:noProof w:val="0"/>
          </w:rPr>
          <w:t>cloud</w:t>
        </w:r>
      </w:ins>
      <w:r w:rsidR="006145E1" w:rsidRPr="007A2142">
        <w:rPr>
          <w:noProof w:val="0"/>
        </w:rPr>
        <w:t xml:space="preserve">, </w:t>
      </w:r>
      <w:del w:id="371" w:author="Elizabeth Ann Storm" w:date="2021-12-13T14:30:00Z">
        <w:r w:rsidR="006145E1" w:rsidRPr="007A2142" w:rsidDel="00D97DB3">
          <w:rPr>
            <w:noProof w:val="0"/>
          </w:rPr>
          <w:delText xml:space="preserve">something taken out of context, </w:delText>
        </w:r>
      </w:del>
      <w:r w:rsidR="006145E1" w:rsidRPr="007A2142">
        <w:rPr>
          <w:noProof w:val="0"/>
        </w:rPr>
        <w:t xml:space="preserve">and we would ask, how do I know you’re seeing the same tree as I am? And we would describe the tree from our point of view. I would </w:t>
      </w:r>
      <w:del w:id="372" w:author="Elizabeth Ann Storm" w:date="2021-12-13T14:59:00Z">
        <w:r w:rsidR="006145E1" w:rsidRPr="007A2142" w:rsidDel="00FC107E">
          <w:rPr>
            <w:noProof w:val="0"/>
          </w:rPr>
          <w:delText xml:space="preserve">describe </w:delText>
        </w:r>
      </w:del>
      <w:ins w:id="373" w:author="Elizabeth Ann Storm" w:date="2021-12-13T14:59:00Z">
        <w:r w:rsidR="00FC107E">
          <w:rPr>
            <w:noProof w:val="0"/>
          </w:rPr>
          <w:t>detail</w:t>
        </w:r>
        <w:r w:rsidR="00FC107E" w:rsidRPr="007A2142">
          <w:rPr>
            <w:noProof w:val="0"/>
          </w:rPr>
          <w:t xml:space="preserve"> </w:t>
        </w:r>
      </w:ins>
      <w:r w:rsidR="006145E1" w:rsidRPr="007A2142">
        <w:rPr>
          <w:noProof w:val="0"/>
        </w:rPr>
        <w:t>its form and colors, relate them to essential shapes and qualities, maybe making a metaphor for how it looks like something</w:t>
      </w:r>
      <w:del w:id="374" w:author="Elizabeth Ann Storm" w:date="2021-12-13T14:30:00Z">
        <w:r w:rsidR="006145E1" w:rsidRPr="007A2142" w:rsidDel="00D91D59">
          <w:rPr>
            <w:noProof w:val="0"/>
          </w:rPr>
          <w:delText xml:space="preserve"> else</w:delText>
        </w:r>
      </w:del>
      <w:del w:id="375" w:author="Elizabeth Ann Storm" w:date="2021-12-13T13:26:00Z">
        <w:r w:rsidR="006145E1" w:rsidRPr="007A2142" w:rsidDel="002556CF">
          <w:rPr>
            <w:noProof w:val="0"/>
          </w:rPr>
          <w:delText>, or has a like quality to something we agree on.</w:delText>
        </w:r>
      </w:del>
      <w:ins w:id="376" w:author="Elizabeth Ann Storm" w:date="2021-12-13T13:26:00Z">
        <w:r w:rsidR="002556CF">
          <w:rPr>
            <w:noProof w:val="0"/>
          </w:rPr>
          <w:t>.</w:t>
        </w:r>
      </w:ins>
      <w:r w:rsidR="006145E1" w:rsidRPr="007A2142">
        <w:rPr>
          <w:noProof w:val="0"/>
        </w:rPr>
        <w:t xml:space="preserve"> She </w:t>
      </w:r>
      <w:r w:rsidR="006B7D62">
        <w:rPr>
          <w:noProof w:val="0"/>
        </w:rPr>
        <w:t>would</w:t>
      </w:r>
      <w:r w:rsidR="006145E1" w:rsidRPr="007A2142">
        <w:rPr>
          <w:noProof w:val="0"/>
        </w:rPr>
        <w:t xml:space="preserve"> </w:t>
      </w:r>
      <w:del w:id="377" w:author="Elizabeth Ann Storm" w:date="2021-12-13T15:00:00Z">
        <w:r w:rsidR="006145E1" w:rsidRPr="007A2142" w:rsidDel="00C12CED">
          <w:rPr>
            <w:noProof w:val="0"/>
          </w:rPr>
          <w:delText xml:space="preserve">describe </w:delText>
        </w:r>
      </w:del>
      <w:ins w:id="378" w:author="Elizabeth Ann Storm" w:date="2021-12-13T15:00:00Z">
        <w:r w:rsidR="00C12CED">
          <w:rPr>
            <w:noProof w:val="0"/>
          </w:rPr>
          <w:t>define</w:t>
        </w:r>
        <w:r w:rsidR="00C12CED" w:rsidRPr="007A2142">
          <w:rPr>
            <w:noProof w:val="0"/>
          </w:rPr>
          <w:t xml:space="preserve"> </w:t>
        </w:r>
      </w:ins>
      <w:r w:rsidR="006145E1" w:rsidRPr="007A2142">
        <w:rPr>
          <w:noProof w:val="0"/>
        </w:rPr>
        <w:t xml:space="preserve">it as a living organism, </w:t>
      </w:r>
      <w:del w:id="379" w:author="Elizabeth Ann Storm" w:date="2021-12-13T14:31:00Z">
        <w:r w:rsidR="006145E1" w:rsidRPr="007A2142" w:rsidDel="00D91D59">
          <w:rPr>
            <w:noProof w:val="0"/>
          </w:rPr>
          <w:delText xml:space="preserve">a collection of </w:delText>
        </w:r>
      </w:del>
      <w:r w:rsidR="006145E1" w:rsidRPr="007A2142">
        <w:rPr>
          <w:noProof w:val="0"/>
        </w:rPr>
        <w:t>elements and atoms that together form into a branching shape as it collects water from the earth and light from the sun</w:t>
      </w:r>
      <w:del w:id="380" w:author="Elizabeth Ann Storm" w:date="2021-12-13T13:26:00Z">
        <w:r w:rsidR="006145E1" w:rsidRPr="007A2142" w:rsidDel="004A2D43">
          <w:rPr>
            <w:noProof w:val="0"/>
          </w:rPr>
          <w:delText xml:space="preserve"> in the sky</w:delText>
        </w:r>
      </w:del>
      <w:r w:rsidR="006145E1" w:rsidRPr="007A2142">
        <w:rPr>
          <w:noProof w:val="0"/>
        </w:rPr>
        <w:t xml:space="preserve">. She would further </w:t>
      </w:r>
      <w:del w:id="381" w:author="Elizabeth Ann Storm" w:date="2021-12-13T15:28:00Z">
        <w:r w:rsidR="006145E1" w:rsidRPr="007A2142" w:rsidDel="00CE0645">
          <w:rPr>
            <w:noProof w:val="0"/>
          </w:rPr>
          <w:delText xml:space="preserve">describe </w:delText>
        </w:r>
      </w:del>
      <w:ins w:id="382" w:author="Elizabeth Ann Storm" w:date="2021-12-13T15:28:00Z">
        <w:r w:rsidR="00CE0645">
          <w:rPr>
            <w:noProof w:val="0"/>
          </w:rPr>
          <w:t>illustrate</w:t>
        </w:r>
        <w:r w:rsidR="00CE0645" w:rsidRPr="007A2142">
          <w:rPr>
            <w:noProof w:val="0"/>
          </w:rPr>
          <w:t xml:space="preserve"> </w:t>
        </w:r>
      </w:ins>
      <w:r w:rsidR="006145E1" w:rsidRPr="007A2142">
        <w:rPr>
          <w:noProof w:val="0"/>
        </w:rPr>
        <w:t xml:space="preserve">any piece </w:t>
      </w:r>
      <w:del w:id="383" w:author="Elizabeth Ann Storm" w:date="2021-12-13T14:31:00Z">
        <w:r w:rsidR="006145E1" w:rsidRPr="007A2142" w:rsidDel="008322B4">
          <w:rPr>
            <w:noProof w:val="0"/>
          </w:rPr>
          <w:delText xml:space="preserve">of that </w:delText>
        </w:r>
      </w:del>
      <w:r w:rsidR="006145E1" w:rsidRPr="007A2142">
        <w:rPr>
          <w:noProof w:val="0"/>
        </w:rPr>
        <w:t>I might not understand, like “</w:t>
      </w:r>
      <w:r w:rsidR="006B7D62">
        <w:rPr>
          <w:noProof w:val="0"/>
        </w:rPr>
        <w:t>living</w:t>
      </w:r>
      <w:r w:rsidR="006145E1" w:rsidRPr="007A2142">
        <w:rPr>
          <w:noProof w:val="0"/>
        </w:rPr>
        <w:t>”, or “</w:t>
      </w:r>
      <w:r w:rsidR="006B7D62">
        <w:rPr>
          <w:noProof w:val="0"/>
        </w:rPr>
        <w:t>atom</w:t>
      </w:r>
      <w:r w:rsidR="006145E1" w:rsidRPr="007A2142">
        <w:rPr>
          <w:noProof w:val="0"/>
        </w:rPr>
        <w:t xml:space="preserve">”. </w:t>
      </w:r>
      <w:ins w:id="384" w:author="Elizabeth Ann Storm" w:date="2021-12-13T13:26:00Z">
        <w:r w:rsidR="004A2D43">
          <w:rPr>
            <w:noProof w:val="0"/>
          </w:rPr>
          <w:t>Despite our efforts, w</w:t>
        </w:r>
      </w:ins>
      <w:del w:id="385" w:author="Elizabeth Ann Storm" w:date="2021-12-13T13:26:00Z">
        <w:r w:rsidR="006145E1" w:rsidRPr="007A2142" w:rsidDel="004A2D43">
          <w:rPr>
            <w:noProof w:val="0"/>
          </w:rPr>
          <w:delText>W</w:delText>
        </w:r>
      </w:del>
      <w:r w:rsidR="006145E1" w:rsidRPr="007A2142">
        <w:rPr>
          <w:noProof w:val="0"/>
        </w:rPr>
        <w:t xml:space="preserve">e could not convince </w:t>
      </w:r>
      <w:r w:rsidR="006B7D62" w:rsidRPr="007A2142">
        <w:rPr>
          <w:noProof w:val="0"/>
        </w:rPr>
        <w:t>each other</w:t>
      </w:r>
      <w:r w:rsidR="006145E1" w:rsidRPr="007A2142">
        <w:rPr>
          <w:noProof w:val="0"/>
        </w:rPr>
        <w:t xml:space="preserve"> we were seeing the same tree. Would it even be the same tree tomorrow</w:t>
      </w:r>
      <w:del w:id="386" w:author="Elizabeth Ann Storm" w:date="2021-12-13T14:31:00Z">
        <w:r w:rsidR="006145E1" w:rsidRPr="007A2142" w:rsidDel="008322B4">
          <w:rPr>
            <w:noProof w:val="0"/>
          </w:rPr>
          <w:delText>, based on our descriptions</w:delText>
        </w:r>
      </w:del>
      <w:r w:rsidR="006145E1" w:rsidRPr="007A2142">
        <w:rPr>
          <w:noProof w:val="0"/>
        </w:rPr>
        <w:t xml:space="preserve">? No. </w:t>
      </w:r>
      <w:del w:id="387" w:author="Elizabeth" w:date="2022-04-12T12:06:00Z">
        <w:r w:rsidR="006145E1" w:rsidRPr="007A2142" w:rsidDel="00EB3274">
          <w:rPr>
            <w:noProof w:val="0"/>
          </w:rPr>
          <w:delText xml:space="preserve">We agreed that we did not see the same tree, but that was ok as long as we could share our experience of the tree with each other, as we had. </w:delText>
        </w:r>
      </w:del>
    </w:p>
    <w:p w14:paraId="222F1E5C" w14:textId="478E4D15" w:rsidR="00990BBF" w:rsidRDefault="006B7D62" w:rsidP="006145E1">
      <w:pPr>
        <w:rPr>
          <w:ins w:id="388" w:author="Elizabeth Ann Storm" w:date="2021-12-14T11:20:00Z"/>
        </w:rPr>
      </w:pPr>
      <w:r>
        <w:t>These curiosity sessions were</w:t>
      </w:r>
      <w:r w:rsidR="006145E1" w:rsidRPr="007A2142">
        <w:t xml:space="preserve"> some </w:t>
      </w:r>
      <w:ins w:id="389" w:author="Elizabeth Ann Storm" w:date="2021-12-12T17:16:00Z">
        <w:r w:rsidR="00CF732E">
          <w:t xml:space="preserve">of </w:t>
        </w:r>
      </w:ins>
      <w:r w:rsidR="006145E1" w:rsidRPr="007A2142">
        <w:t xml:space="preserve">my earliest conscious </w:t>
      </w:r>
      <w:r w:rsidRPr="007A2142">
        <w:t>forays</w:t>
      </w:r>
      <w:r w:rsidR="006145E1" w:rsidRPr="007A2142">
        <w:t xml:space="preserve"> into abstract</w:t>
      </w:r>
      <w:ins w:id="390" w:author="Elizabeth Ann Storm" w:date="2021-12-12T17:51:00Z">
        <w:r w:rsidR="00DF1643">
          <w:t xml:space="preserve"> and scientific</w:t>
        </w:r>
      </w:ins>
      <w:r w:rsidR="006145E1" w:rsidRPr="007A2142">
        <w:t xml:space="preserve"> thinking. Over the years, I made work about visual perception</w:t>
      </w:r>
      <w:r>
        <w:t xml:space="preserve"> and scientific thinking</w:t>
      </w:r>
      <w:r w:rsidR="006145E1" w:rsidRPr="007A2142">
        <w:t>, undoubtedly inspired by those early conversations with my sister</w:t>
      </w:r>
      <w:ins w:id="391" w:author="Elizabeth Ann Storm" w:date="2021-12-12T17:47:00Z">
        <w:r w:rsidR="004A0B91">
          <w:t>.</w:t>
        </w:r>
      </w:ins>
      <w:ins w:id="392" w:author="Elizabeth Ann Storm" w:date="2021-12-12T17:48:00Z">
        <w:r w:rsidR="00E14C17">
          <w:rPr>
            <w:rStyle w:val="FootnoteReference"/>
          </w:rPr>
          <w:footnoteReference w:id="2"/>
        </w:r>
        <w:r w:rsidR="00E14C17">
          <w:t xml:space="preserve"> </w:t>
        </w:r>
      </w:ins>
      <w:del w:id="394" w:author="Elizabeth Ann Storm" w:date="2021-12-12T17:27:00Z">
        <w:r w:rsidR="006145E1" w:rsidRPr="007A2142" w:rsidDel="004F09FB">
          <w:delText xml:space="preserve">. </w:delText>
        </w:r>
      </w:del>
      <w:ins w:id="395" w:author="Elizabeth Ann Storm" w:date="2021-12-12T17:30:00Z">
        <w:r w:rsidR="000C08D8">
          <w:t>As an artist</w:t>
        </w:r>
      </w:ins>
      <w:ins w:id="396" w:author="Elizabeth Ann Storm" w:date="2021-12-12T17:52:00Z">
        <w:r w:rsidR="00D95187">
          <w:t xml:space="preserve"> trained in traditional, classical</w:t>
        </w:r>
        <w:r w:rsidR="003D45BD">
          <w:t xml:space="preserve"> drawing and painting</w:t>
        </w:r>
      </w:ins>
      <w:ins w:id="397" w:author="Elizabeth Ann Storm" w:date="2021-12-12T17:30:00Z">
        <w:r w:rsidR="000C08D8">
          <w:t>, I wo</w:t>
        </w:r>
      </w:ins>
      <w:del w:id="398" w:author="Elizabeth Ann Storm" w:date="2021-12-12T17:30:00Z">
        <w:r w:rsidR="006145E1" w:rsidRPr="007A2142" w:rsidDel="000C08D8">
          <w:delText>W</w:delText>
        </w:r>
      </w:del>
      <w:ins w:id="399" w:author="Elizabeth Ann Storm" w:date="2021-12-12T17:30:00Z">
        <w:r w:rsidR="000C08D8">
          <w:t>rked</w:t>
        </w:r>
      </w:ins>
      <w:del w:id="400" w:author="Elizabeth Ann Storm" w:date="2021-12-12T17:30:00Z">
        <w:r w:rsidR="006145E1" w:rsidRPr="007A2142" w:rsidDel="000C08D8">
          <w:delText>orking</w:delText>
        </w:r>
      </w:del>
      <w:r w:rsidR="006145E1" w:rsidRPr="007A2142">
        <w:t xml:space="preserve"> through</w:t>
      </w:r>
      <w:ins w:id="401" w:author="Elizabeth Ann Storm" w:date="2021-12-12T19:07:00Z">
        <w:r w:rsidR="00933D06">
          <w:t xml:space="preserve"> scientific topics</w:t>
        </w:r>
      </w:ins>
      <w:del w:id="402" w:author="Elizabeth Ann Storm" w:date="2021-12-12T19:07:00Z">
        <w:r w:rsidR="006145E1" w:rsidRPr="007A2142" w:rsidDel="00933D06">
          <w:delText xml:space="preserve"> </w:delText>
        </w:r>
        <w:r w:rsidDel="00DF3AE9">
          <w:delText>those</w:delText>
        </w:r>
        <w:r w:rsidR="006145E1" w:rsidRPr="007A2142" w:rsidDel="00DF3AE9">
          <w:delText xml:space="preserve"> subject</w:delText>
        </w:r>
        <w:r w:rsidDel="00DF3AE9">
          <w:delText>s</w:delText>
        </w:r>
      </w:del>
      <w:ins w:id="403" w:author="Elizabeth Ann Storm" w:date="2021-12-12T17:19:00Z">
        <w:r w:rsidR="00CB203A">
          <w:t xml:space="preserve">, </w:t>
        </w:r>
      </w:ins>
      <w:del w:id="404" w:author="Elizabeth Ann Storm" w:date="2021-12-12T17:19:00Z">
        <w:r w:rsidDel="00CB203A">
          <w:delText xml:space="preserve"> </w:delText>
        </w:r>
      </w:del>
      <w:ins w:id="405" w:author="Elizabeth Ann Storm" w:date="2021-12-12T17:20:00Z">
        <w:r w:rsidR="0077239F">
          <w:t>matching</w:t>
        </w:r>
      </w:ins>
      <w:ins w:id="406" w:author="Elizabeth Ann Storm" w:date="2021-12-12T17:21:00Z">
        <w:r w:rsidR="00525669">
          <w:t xml:space="preserve"> the way I saw the world</w:t>
        </w:r>
        <w:r w:rsidR="00D739EB">
          <w:t xml:space="preserve">, </w:t>
        </w:r>
        <w:r w:rsidR="00525669">
          <w:t xml:space="preserve">as stable and built </w:t>
        </w:r>
      </w:ins>
      <w:ins w:id="407" w:author="Elizabeth Ann Storm" w:date="2021-12-12T17:28:00Z">
        <w:r w:rsidR="00483EA7">
          <w:t>from discernable parts</w:t>
        </w:r>
        <w:r w:rsidR="0076755A">
          <w:t xml:space="preserve">, </w:t>
        </w:r>
      </w:ins>
      <w:ins w:id="408" w:author="Elizabeth Ann Storm" w:date="2021-12-12T17:21:00Z">
        <w:r w:rsidR="00D739EB">
          <w:t>to the way I portrayed it</w:t>
        </w:r>
      </w:ins>
      <w:ins w:id="409" w:author="Elizabeth Ann Storm" w:date="2021-12-12T17:22:00Z">
        <w:r w:rsidR="00D739EB">
          <w:t xml:space="preserve">, built from </w:t>
        </w:r>
        <w:r w:rsidR="0090705F">
          <w:t>the Cartesian ideals of point, line, plane, and volume</w:t>
        </w:r>
      </w:ins>
      <w:del w:id="410" w:author="Elizabeth Ann Storm" w:date="2021-12-12T17:20:00Z">
        <w:r w:rsidR="006145E1" w:rsidRPr="007A2142" w:rsidDel="001574FC">
          <w:delText>help</w:delText>
        </w:r>
      </w:del>
      <w:del w:id="411" w:author="Elizabeth Ann Storm" w:date="2021-12-12T17:19:00Z">
        <w:r w:rsidR="006145E1" w:rsidRPr="007A2142" w:rsidDel="00CB203A">
          <w:delText>ed</w:delText>
        </w:r>
      </w:del>
      <w:del w:id="412" w:author="Elizabeth Ann Storm" w:date="2021-12-12T17:20:00Z">
        <w:r w:rsidR="006145E1" w:rsidRPr="007A2142" w:rsidDel="001574FC">
          <w:delText xml:space="preserve"> me </w:delText>
        </w:r>
      </w:del>
      <w:ins w:id="413" w:author="Elizabeth Ann Storm" w:date="2021-12-12T17:19:00Z">
        <w:r w:rsidR="00CB203A">
          <w:t>.</w:t>
        </w:r>
      </w:ins>
      <w:ins w:id="414" w:author="Elizabeth Ann Storm" w:date="2021-12-12T17:53:00Z">
        <w:r w:rsidR="003D45BD">
          <w:t xml:space="preserve"> </w:t>
        </w:r>
        <w:r w:rsidR="007067DA">
          <w:t>I combined linear perspective drawing and</w:t>
        </w:r>
      </w:ins>
      <w:ins w:id="415" w:author="Elizabeth Ann Storm" w:date="2021-12-12T17:55:00Z">
        <w:r w:rsidR="00D204F3">
          <w:t xml:space="preserve"> familiar </w:t>
        </w:r>
      </w:ins>
      <w:ins w:id="416" w:author="Elizabeth Ann Storm" w:date="2021-12-12T17:53:00Z">
        <w:r w:rsidR="007067DA">
          <w:t xml:space="preserve">illusionistic space with </w:t>
        </w:r>
        <w:r w:rsidR="00EC43EC">
          <w:t xml:space="preserve">otherworldly </w:t>
        </w:r>
      </w:ins>
      <w:ins w:id="417" w:author="Elizabeth Ann Storm" w:date="2021-12-12T17:54:00Z">
        <w:r w:rsidR="00EC43EC">
          <w:t xml:space="preserve">landscapes </w:t>
        </w:r>
      </w:ins>
      <w:ins w:id="418" w:author="Elizabeth Ann Storm" w:date="2021-12-12T18:10:00Z">
        <w:r w:rsidR="00EB0FB7">
          <w:t xml:space="preserve">and </w:t>
        </w:r>
      </w:ins>
      <w:ins w:id="419" w:author="Elizabeth Ann Storm" w:date="2021-12-12T18:11:00Z">
        <w:r w:rsidR="00EB0FB7">
          <w:t xml:space="preserve">abstractions of </w:t>
        </w:r>
      </w:ins>
      <w:ins w:id="420" w:author="Elizabeth Ann Storm" w:date="2021-12-12T18:44:00Z">
        <w:r w:rsidR="006B2376">
          <w:t>scale</w:t>
        </w:r>
      </w:ins>
      <w:ins w:id="421" w:author="Elizabeth Ann Storm" w:date="2021-12-12T18:11:00Z">
        <w:r w:rsidR="00EB0FB7">
          <w:t xml:space="preserve"> </w:t>
        </w:r>
      </w:ins>
      <w:ins w:id="422" w:author="Elizabeth Ann Storm" w:date="2021-12-12T17:54:00Z">
        <w:r w:rsidR="00EC43EC">
          <w:t xml:space="preserve">to draw </w:t>
        </w:r>
      </w:ins>
      <w:ins w:id="423" w:author="Elizabeth Ann Storm" w:date="2021-12-12T18:44:00Z">
        <w:r w:rsidR="00CD6884">
          <w:t xml:space="preserve">a </w:t>
        </w:r>
      </w:ins>
      <w:ins w:id="424" w:author="Elizabeth Ann Storm" w:date="2021-12-12T17:54:00Z">
        <w:r w:rsidR="00EC43EC">
          <w:t xml:space="preserve">connection between </w:t>
        </w:r>
        <w:r w:rsidR="00A626E9">
          <w:t xml:space="preserve">visualization in the arts </w:t>
        </w:r>
      </w:ins>
      <w:ins w:id="425" w:author="Elizabeth Ann Storm" w:date="2021-12-12T18:44:00Z">
        <w:r w:rsidR="00CD6884">
          <w:t>and</w:t>
        </w:r>
      </w:ins>
      <w:ins w:id="426" w:author="Elizabeth Ann Storm" w:date="2021-12-12T17:54:00Z">
        <w:r w:rsidR="00A626E9">
          <w:t xml:space="preserve"> visualization in the sciences</w:t>
        </w:r>
      </w:ins>
      <w:ins w:id="427" w:author="Elizabeth Ann Storm" w:date="2021-12-12T18:44:00Z">
        <w:r w:rsidR="00CD6884">
          <w:t xml:space="preserve"> as parallel modes of thinking</w:t>
        </w:r>
      </w:ins>
      <w:ins w:id="428" w:author="Elizabeth Ann Storm" w:date="2021-12-12T18:45:00Z">
        <w:r w:rsidR="00374C30">
          <w:t xml:space="preserve"> with a</w:t>
        </w:r>
        <w:r w:rsidR="00F3625D">
          <w:t>n early-modern historicity</w:t>
        </w:r>
      </w:ins>
      <w:ins w:id="429" w:author="Elizabeth Ann Storm" w:date="2021-12-14T11:20:00Z">
        <w:r w:rsidR="003B1CA2">
          <w:t xml:space="preserve"> </w:t>
        </w:r>
      </w:ins>
      <w:ins w:id="430" w:author="Elizabeth Ann Storm" w:date="2021-12-14T11:29:00Z">
        <w:r w:rsidR="00962CE0">
          <w:t>(</w:t>
        </w:r>
      </w:ins>
      <w:ins w:id="431" w:author="Elizabeth Ann Storm" w:date="2021-12-14T11:21:00Z">
        <w:r w:rsidR="003B1CA2">
          <w:fldChar w:fldCharType="begin"/>
        </w:r>
        <w:r w:rsidR="003B1CA2">
          <w:instrText xml:space="preserve"> REF _Ref90373335 \h </w:instrText>
        </w:r>
      </w:ins>
      <w:r w:rsidR="003B1CA2">
        <w:fldChar w:fldCharType="separate"/>
      </w:r>
      <w:ins w:id="432" w:author="Elizabeth Ann Storm" w:date="2021-12-14T11:21:00Z">
        <w:r w:rsidR="003B1CA2">
          <w:t xml:space="preserve">Figure </w:t>
        </w:r>
        <w:r w:rsidR="003B1CA2">
          <w:rPr>
            <w:noProof/>
          </w:rPr>
          <w:t>1</w:t>
        </w:r>
        <w:r w:rsidR="003B1CA2">
          <w:fldChar w:fldCharType="end"/>
        </w:r>
      </w:ins>
      <w:ins w:id="433" w:author="Elizabeth Ann Storm" w:date="2021-12-14T11:29:00Z">
        <w:r w:rsidR="00962CE0">
          <w:t>).</w:t>
        </w:r>
      </w:ins>
    </w:p>
    <w:p w14:paraId="65FEFFE8" w14:textId="77777777" w:rsidR="003B1CA2" w:rsidRDefault="003B1CA2">
      <w:pPr>
        <w:keepNext/>
        <w:ind w:firstLine="0"/>
        <w:jc w:val="center"/>
        <w:rPr>
          <w:ins w:id="434" w:author="Elizabeth Ann Storm" w:date="2021-12-14T11:21:00Z"/>
        </w:rPr>
        <w:pPrChange w:id="435" w:author="Elizabeth Ann Storm" w:date="2021-12-14T11:29:00Z">
          <w:pPr>
            <w:ind w:firstLine="0"/>
          </w:pPr>
        </w:pPrChange>
      </w:pPr>
      <w:ins w:id="436" w:author="Elizabeth Ann Storm" w:date="2021-12-14T11:21:00Z">
        <w:r>
          <w:rPr>
            <w:noProof/>
          </w:rPr>
          <w:lastRenderedPageBreak/>
          <w:drawing>
            <wp:inline distT="0" distB="0" distL="0" distR="0" wp14:anchorId="20CA2AA3" wp14:editId="7CBFD53A">
              <wp:extent cx="4881657"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881657" cy="3657600"/>
                      </a:xfrm>
                      <a:prstGeom prst="rect">
                        <a:avLst/>
                      </a:prstGeom>
                    </pic:spPr>
                  </pic:pic>
                </a:graphicData>
              </a:graphic>
            </wp:inline>
          </w:drawing>
        </w:r>
      </w:ins>
    </w:p>
    <w:p w14:paraId="728264EC" w14:textId="16498DAC" w:rsidR="003B1CA2" w:rsidRDefault="003B1CA2">
      <w:pPr>
        <w:pStyle w:val="Caption"/>
        <w:jc w:val="center"/>
        <w:rPr>
          <w:ins w:id="437" w:author="Elizabeth Ann Storm" w:date="2021-12-12T17:49:00Z"/>
        </w:rPr>
        <w:pPrChange w:id="438" w:author="Elizabeth Ann Storm" w:date="2021-12-14T11:29:00Z">
          <w:pPr/>
        </w:pPrChange>
      </w:pPr>
      <w:bookmarkStart w:id="439" w:name="_Ref90373335"/>
      <w:bookmarkStart w:id="440" w:name="_Ref90373363"/>
      <w:bookmarkStart w:id="441" w:name="_Toc101022741"/>
      <w:ins w:id="442" w:author="Elizabeth Ann Storm" w:date="2021-12-14T11:21:00Z">
        <w:r>
          <w:t xml:space="preserve">Figure </w:t>
        </w:r>
        <w:r>
          <w:fldChar w:fldCharType="begin"/>
        </w:r>
        <w:r>
          <w:instrText xml:space="preserve"> SEQ Figure \* ARABIC </w:instrText>
        </w:r>
      </w:ins>
      <w:r>
        <w:fldChar w:fldCharType="separate"/>
      </w:r>
      <w:ins w:id="443" w:author="Elizabeth Ann Storm" w:date="2021-12-14T12:04:00Z">
        <w:r w:rsidR="00A91C2E">
          <w:rPr>
            <w:noProof/>
          </w:rPr>
          <w:t>1</w:t>
        </w:r>
      </w:ins>
      <w:ins w:id="444" w:author="Elizabeth Ann Storm" w:date="2021-12-14T11:21:00Z">
        <w:r>
          <w:fldChar w:fldCharType="end"/>
        </w:r>
        <w:bookmarkEnd w:id="439"/>
        <w:r>
          <w:t xml:space="preserve"> </w:t>
        </w:r>
        <w:bookmarkStart w:id="445" w:name="_Ref90373655"/>
        <w:r>
          <w:t>placeholder for linear perspective drawing</w:t>
        </w:r>
      </w:ins>
      <w:bookmarkEnd w:id="440"/>
      <w:bookmarkEnd w:id="441"/>
      <w:bookmarkEnd w:id="445"/>
    </w:p>
    <w:p w14:paraId="46F8B7B3" w14:textId="77777777" w:rsidR="003B1CA2" w:rsidRDefault="003B1CA2" w:rsidP="00AC7848">
      <w:pPr>
        <w:pStyle w:val="EndNoteBibliography"/>
        <w:spacing w:line="480" w:lineRule="auto"/>
        <w:rPr>
          <w:ins w:id="446" w:author="Elizabeth Ann Storm" w:date="2021-12-14T11:22:00Z"/>
        </w:rPr>
      </w:pPr>
    </w:p>
    <w:p w14:paraId="27CEEC18" w14:textId="7447A7F3" w:rsidR="008055F8" w:rsidRDefault="002512A7" w:rsidP="00AC7848">
      <w:pPr>
        <w:pStyle w:val="EndNoteBibliography"/>
        <w:spacing w:line="480" w:lineRule="auto"/>
        <w:rPr>
          <w:ins w:id="447" w:author="Elizabeth Ann Storm" w:date="2021-12-14T11:22:00Z"/>
        </w:rPr>
      </w:pPr>
      <w:ins w:id="448" w:author="Elizabeth Ann Storm" w:date="2021-12-12T18:12:00Z">
        <w:r>
          <w:t>My practice is steeped in early modern European conceptions of reality</w:t>
        </w:r>
        <w:r>
          <w:rPr>
            <w:noProof w:val="0"/>
          </w:rPr>
          <w:t xml:space="preserve">. </w:t>
        </w:r>
      </w:ins>
      <w:ins w:id="449" w:author="Elizabeth Ann Storm" w:date="2021-12-12T17:41:00Z">
        <w:r w:rsidR="00E524A7">
          <w:rPr>
            <w:noProof w:val="0"/>
          </w:rPr>
          <w:t>Lens</w:t>
        </w:r>
      </w:ins>
      <w:ins w:id="450" w:author="Elizabeth Ann Storm" w:date="2021-12-12T17:42:00Z">
        <w:r w:rsidR="00E524A7">
          <w:rPr>
            <w:noProof w:val="0"/>
          </w:rPr>
          <w:t xml:space="preserve"> technology </w:t>
        </w:r>
      </w:ins>
      <w:ins w:id="451" w:author="Elizabeth Ann Storm" w:date="2021-12-12T18:59:00Z">
        <w:r w:rsidR="005C3E6E">
          <w:rPr>
            <w:noProof w:val="0"/>
          </w:rPr>
          <w:t>and architectural perspective drawing</w:t>
        </w:r>
      </w:ins>
      <w:ins w:id="452" w:author="Elizabeth Ann Storm" w:date="2021-12-12T19:00:00Z">
        <w:r w:rsidR="00155FDB">
          <w:rPr>
            <w:noProof w:val="0"/>
          </w:rPr>
          <w:t xml:space="preserve">, guided by geometry and mathematics, </w:t>
        </w:r>
      </w:ins>
      <w:ins w:id="453" w:author="Elizabeth Ann Storm" w:date="2021-12-12T17:42:00Z">
        <w:r w:rsidR="00E524A7">
          <w:rPr>
            <w:noProof w:val="0"/>
          </w:rPr>
          <w:t xml:space="preserve">gave </w:t>
        </w:r>
        <w:r w:rsidR="007003D5">
          <w:rPr>
            <w:noProof w:val="0"/>
          </w:rPr>
          <w:t>draftsmen and painters a n</w:t>
        </w:r>
        <w:r w:rsidR="00B171F8">
          <w:rPr>
            <w:noProof w:val="0"/>
          </w:rPr>
          <w:t>ew way to conceive of the visual world</w:t>
        </w:r>
      </w:ins>
      <w:ins w:id="454" w:author="Elizabeth Ann Storm" w:date="2021-12-12T17:49:00Z">
        <w:r w:rsidR="00990BBF">
          <w:rPr>
            <w:noProof w:val="0"/>
          </w:rPr>
          <w:t xml:space="preserve"> </w:t>
        </w:r>
      </w:ins>
      <w:ins w:id="455" w:author="Elizabeth Ann Storm" w:date="2021-12-13T13:30:00Z">
        <w:r w:rsidR="00B8222D">
          <w:rPr>
            <w:noProof w:val="0"/>
          </w:rPr>
          <w:t xml:space="preserve">in these </w:t>
        </w:r>
        <w:r w:rsidR="00030B52">
          <w:rPr>
            <w:noProof w:val="0"/>
          </w:rPr>
          <w:t xml:space="preserve">tools to </w:t>
        </w:r>
      </w:ins>
      <w:ins w:id="456" w:author="Elizabeth Ann Storm" w:date="2021-12-13T15:31:00Z">
        <w:r w:rsidR="006C1554">
          <w:rPr>
            <w:noProof w:val="0"/>
          </w:rPr>
          <w:t>envision</w:t>
        </w:r>
      </w:ins>
      <w:ins w:id="457" w:author="Elizabeth Ann Storm" w:date="2021-12-13T13:30:00Z">
        <w:r w:rsidR="00B8222D">
          <w:rPr>
            <w:noProof w:val="0"/>
          </w:rPr>
          <w:t xml:space="preserve"> and portray it</w:t>
        </w:r>
      </w:ins>
      <w:ins w:id="458" w:author="Elizabeth Ann Storm" w:date="2021-12-12T17:43:00Z">
        <w:r w:rsidR="00B171F8">
          <w:rPr>
            <w:noProof w:val="0"/>
          </w:rPr>
          <w:t>.</w:t>
        </w:r>
      </w:ins>
      <w:ins w:id="459" w:author="Elizabeth Ann Storm" w:date="2021-12-12T18:53:00Z">
        <w:r w:rsidR="000B0775">
          <w:rPr>
            <w:noProof w:val="0"/>
          </w:rPr>
          <w:t xml:space="preserve"> </w:t>
        </w:r>
      </w:ins>
      <w:ins w:id="460" w:author="Elizabeth Ann Storm" w:date="2021-12-12T18:54:00Z">
        <w:r w:rsidR="00C4649E">
          <w:rPr>
            <w:noProof w:val="0"/>
          </w:rPr>
          <w:t xml:space="preserve">Mathematics </w:t>
        </w:r>
      </w:ins>
      <w:ins w:id="461" w:author="Elizabeth Ann Storm" w:date="2021-12-12T19:01:00Z">
        <w:r w:rsidR="00624642">
          <w:rPr>
            <w:noProof w:val="0"/>
          </w:rPr>
          <w:t>technolo</w:t>
        </w:r>
      </w:ins>
      <w:ins w:id="462" w:author="Elizabeth Ann Storm" w:date="2021-12-12T19:02:00Z">
        <w:r w:rsidR="00E63B9F">
          <w:rPr>
            <w:noProof w:val="0"/>
          </w:rPr>
          <w:t xml:space="preserve">gy, in turn, </w:t>
        </w:r>
      </w:ins>
      <w:ins w:id="463" w:author="Elizabeth Ann Storm" w:date="2021-12-12T18:54:00Z">
        <w:r w:rsidR="00C4649E">
          <w:rPr>
            <w:noProof w:val="0"/>
          </w:rPr>
          <w:t>made lenses useful in early telescopes and microscopes</w:t>
        </w:r>
      </w:ins>
      <w:ins w:id="464" w:author="Elizabeth Ann Storm" w:date="2021-12-12T18:55:00Z">
        <w:r w:rsidR="00AD53A1">
          <w:rPr>
            <w:noProof w:val="0"/>
          </w:rPr>
          <w:t xml:space="preserve">, making images of </w:t>
        </w:r>
        <w:r w:rsidR="00EE693A">
          <w:rPr>
            <w:noProof w:val="0"/>
          </w:rPr>
          <w:t>previously concealed worlds</w:t>
        </w:r>
      </w:ins>
      <w:ins w:id="465" w:author="Elizabeth Ann Storm" w:date="2021-12-12T18:56:00Z">
        <w:r w:rsidR="00D55FC2">
          <w:rPr>
            <w:noProof w:val="0"/>
          </w:rPr>
          <w:t xml:space="preserve"> possible.</w:t>
        </w:r>
      </w:ins>
      <w:ins w:id="466" w:author="Elizabeth Ann Storm" w:date="2021-12-13T16:08:00Z">
        <w:r w:rsidR="008055F8">
          <w:rPr>
            <w:noProof w:val="0"/>
          </w:rPr>
          <w:t xml:space="preserve"> I</w:t>
        </w:r>
      </w:ins>
      <w:ins w:id="467" w:author="Elizabeth" w:date="2022-04-13T15:36:00Z">
        <w:r w:rsidR="00867276">
          <w:rPr>
            <w:noProof w:val="0"/>
          </w:rPr>
          <w:t>n my early work, I u</w:t>
        </w:r>
      </w:ins>
      <w:ins w:id="468" w:author="Elizabeth Ann Storm" w:date="2021-12-13T16:08:00Z">
        <w:del w:id="469" w:author="Elizabeth" w:date="2022-04-13T15:36:00Z">
          <w:r w:rsidR="008055F8" w:rsidDel="00867276">
            <w:rPr>
              <w:noProof w:val="0"/>
            </w:rPr>
            <w:delText xml:space="preserve"> u</w:delText>
          </w:r>
        </w:del>
        <w:r w:rsidR="008055F8">
          <w:rPr>
            <w:noProof w:val="0"/>
          </w:rPr>
          <w:t xml:space="preserve">sed </w:t>
        </w:r>
      </w:ins>
      <w:ins w:id="470" w:author="Elizabeth Ann Storm" w:date="2021-12-13T16:09:00Z">
        <w:r w:rsidR="008055F8">
          <w:rPr>
            <w:noProof w:val="0"/>
          </w:rPr>
          <w:t>all of these optical devices in some capacity and</w:t>
        </w:r>
      </w:ins>
      <w:ins w:id="471" w:author="Elizabeth Ann Storm" w:date="2021-12-12T17:58:00Z">
        <w:r w:rsidR="00040FD2">
          <w:rPr>
            <w:noProof w:val="0"/>
          </w:rPr>
          <w:t xml:space="preserve"> </w:t>
        </w:r>
      </w:ins>
      <w:ins w:id="472" w:author="Elizabeth Ann Storm" w:date="2021-12-13T16:09:00Z">
        <w:r w:rsidR="008055F8">
          <w:rPr>
            <w:noProof w:val="0"/>
          </w:rPr>
          <w:t xml:space="preserve">doing so, I </w:t>
        </w:r>
      </w:ins>
      <w:ins w:id="473" w:author="Elizabeth Ann Storm" w:date="2021-12-12T19:02:00Z">
        <w:r w:rsidR="00A12FE2">
          <w:rPr>
            <w:noProof w:val="0"/>
          </w:rPr>
          <w:t xml:space="preserve">worked to link </w:t>
        </w:r>
      </w:ins>
      <w:ins w:id="474" w:author="Elizabeth Ann Storm" w:date="2021-12-13T16:09:00Z">
        <w:r w:rsidR="008055F8">
          <w:rPr>
            <w:noProof w:val="0"/>
          </w:rPr>
          <w:t>the</w:t>
        </w:r>
      </w:ins>
      <w:ins w:id="475" w:author="Elizabeth Ann Storm" w:date="2021-12-12T19:02:00Z">
        <w:r w:rsidR="00A12FE2">
          <w:rPr>
            <w:noProof w:val="0"/>
          </w:rPr>
          <w:t xml:space="preserve"> two modes of visualization</w:t>
        </w:r>
      </w:ins>
      <w:ins w:id="476" w:author="Elizabeth Ann Storm" w:date="2021-12-13T16:09:00Z">
        <w:r w:rsidR="008055F8">
          <w:rPr>
            <w:noProof w:val="0"/>
          </w:rPr>
          <w:t>, of art and of science</w:t>
        </w:r>
      </w:ins>
      <w:ins w:id="477" w:author="Elizabeth Ann Storm" w:date="2021-12-12T19:03:00Z">
        <w:r w:rsidR="007F7013">
          <w:rPr>
            <w:noProof w:val="0"/>
          </w:rPr>
          <w:t xml:space="preserve">, underscoring </w:t>
        </w:r>
      </w:ins>
      <w:ins w:id="478" w:author="Elizabeth Ann Storm" w:date="2021-12-12T19:05:00Z">
        <w:r w:rsidR="00662840">
          <w:rPr>
            <w:noProof w:val="0"/>
          </w:rPr>
          <w:t xml:space="preserve">the notion of </w:t>
        </w:r>
      </w:ins>
      <w:ins w:id="479" w:author="Elizabeth Ann Storm" w:date="2021-12-12T19:03:00Z">
        <w:r w:rsidR="007F7013">
          <w:rPr>
            <w:noProof w:val="0"/>
          </w:rPr>
          <w:t>a sensible universe, built from discernable parts in definite re</w:t>
        </w:r>
      </w:ins>
      <w:ins w:id="480" w:author="Elizabeth Ann Storm" w:date="2021-12-12T19:04:00Z">
        <w:r w:rsidR="007F7013">
          <w:rPr>
            <w:noProof w:val="0"/>
          </w:rPr>
          <w:t>lationships</w:t>
        </w:r>
      </w:ins>
      <w:ins w:id="481" w:author="Elizabeth Ann Storm" w:date="2021-12-14T11:27:00Z">
        <w:r w:rsidR="0060040D">
          <w:rPr>
            <w:noProof w:val="0"/>
          </w:rPr>
          <w:t xml:space="preserve"> (</w:t>
        </w:r>
      </w:ins>
      <w:ins w:id="482" w:author="Elizabeth Ann Storm" w:date="2021-12-14T11:28:00Z">
        <w:r w:rsidR="0060040D">
          <w:rPr>
            <w:noProof w:val="0"/>
          </w:rPr>
          <w:fldChar w:fldCharType="begin"/>
        </w:r>
        <w:r w:rsidR="0060040D">
          <w:rPr>
            <w:noProof w:val="0"/>
          </w:rPr>
          <w:instrText xml:space="preserve"> REF _Ref90373446 \h </w:instrText>
        </w:r>
      </w:ins>
      <w:r w:rsidR="0060040D">
        <w:rPr>
          <w:noProof w:val="0"/>
        </w:rPr>
      </w:r>
      <w:r w:rsidR="0060040D">
        <w:rPr>
          <w:noProof w:val="0"/>
        </w:rPr>
        <w:fldChar w:fldCharType="separate"/>
      </w:r>
      <w:ins w:id="483" w:author="Elizabeth Ann Storm" w:date="2021-12-14T11:28:00Z">
        <w:r w:rsidR="0060040D">
          <w:t>Figure 2</w:t>
        </w:r>
        <w:r w:rsidR="0060040D">
          <w:rPr>
            <w:noProof w:val="0"/>
          </w:rPr>
          <w:fldChar w:fldCharType="end"/>
        </w:r>
      </w:ins>
      <w:ins w:id="484" w:author="Elizabeth Ann Storm" w:date="2021-12-14T11:24:00Z">
        <w:r w:rsidR="0060040D">
          <w:rPr>
            <w:noProof w:val="0"/>
          </w:rPr>
          <w:t>)</w:t>
        </w:r>
      </w:ins>
      <w:ins w:id="485" w:author="Elizabeth Ann Storm" w:date="2021-12-14T11:27:00Z">
        <w:r w:rsidR="0060040D">
          <w:rPr>
            <w:noProof w:val="0"/>
          </w:rPr>
          <w:t>.</w:t>
        </w:r>
      </w:ins>
      <w:ins w:id="486" w:author="Elizabeth Ann Storm" w:date="2021-12-12T19:07:00Z">
        <w:r w:rsidR="009720E5">
          <w:rPr>
            <w:noProof w:val="0"/>
          </w:rPr>
          <w:t xml:space="preserve"> </w:t>
        </w:r>
      </w:ins>
      <w:ins w:id="487" w:author="Elizabeth Ann Storm" w:date="2021-12-12T19:06:00Z">
        <w:r w:rsidR="004738E0">
          <w:rPr>
            <w:noProof w:val="0"/>
          </w:rPr>
          <w:t>This was a rationalistic way of knowing and depicting the world</w:t>
        </w:r>
      </w:ins>
      <w:ins w:id="488" w:author="Elizabeth Ann Storm" w:date="2021-12-13T18:10:00Z">
        <w:r w:rsidR="00AC7848">
          <w:rPr>
            <w:noProof w:val="0"/>
          </w:rPr>
          <w:t xml:space="preserve">. With all of this work prior </w:t>
        </w:r>
      </w:ins>
      <w:ins w:id="489" w:author="Elizabeth Ann Storm" w:date="2021-12-12T19:14:00Z">
        <w:r w:rsidR="00565BA2">
          <w:t>to graduate school, I was responding to modernist depiction</w:t>
        </w:r>
      </w:ins>
      <w:ins w:id="490" w:author="Elizabeth Ann Storm" w:date="2021-12-12T22:06:00Z">
        <w:r w:rsidR="005A0A5D">
          <w:t>s</w:t>
        </w:r>
      </w:ins>
      <w:ins w:id="491" w:author="Elizabeth Ann Storm" w:date="2021-12-12T19:14:00Z">
        <w:r w:rsidR="00565BA2">
          <w:t xml:space="preserve"> of realit</w:t>
        </w:r>
      </w:ins>
      <w:ins w:id="492" w:author="Elizabeth Ann Storm" w:date="2021-12-13T16:03:00Z">
        <w:r w:rsidR="00E148BE">
          <w:t xml:space="preserve">y. </w:t>
        </w:r>
      </w:ins>
      <w:ins w:id="493" w:author="Elizabeth Ann Storm" w:date="2021-12-12T19:14:00Z">
        <w:r w:rsidR="00565BA2">
          <w:t xml:space="preserve">I was seduced by modernism’s </w:t>
        </w:r>
      </w:ins>
      <w:ins w:id="494" w:author="Elizabeth" w:date="2022-04-18T15:09:00Z">
        <w:r w:rsidR="00D33DAB">
          <w:t xml:space="preserve">logical and </w:t>
        </w:r>
      </w:ins>
      <w:ins w:id="495" w:author="Elizabeth Ann Storm" w:date="2021-12-12T19:14:00Z">
        <w:del w:id="496" w:author="Elizabeth" w:date="2022-04-18T15:09:00Z">
          <w:r w:rsidR="00565BA2" w:rsidDel="00D33DAB">
            <w:delText>scientific</w:delText>
          </w:r>
        </w:del>
      </w:ins>
      <w:ins w:id="497" w:author="Elizabeth" w:date="2022-04-18T15:09:00Z">
        <w:r w:rsidR="00D33DAB">
          <w:t>mathematical</w:t>
        </w:r>
      </w:ins>
      <w:ins w:id="498" w:author="Elizabeth Ann Storm" w:date="2021-12-12T19:14:00Z">
        <w:r w:rsidR="00565BA2">
          <w:t xml:space="preserve"> ways of conceiving reality. </w:t>
        </w:r>
      </w:ins>
    </w:p>
    <w:p w14:paraId="451BF1CD" w14:textId="77777777" w:rsidR="003B1CA2" w:rsidRDefault="003B1CA2">
      <w:pPr>
        <w:pStyle w:val="EndNoteBibliography"/>
        <w:keepNext/>
        <w:spacing w:line="480" w:lineRule="auto"/>
        <w:ind w:firstLine="0"/>
        <w:rPr>
          <w:ins w:id="499" w:author="Elizabeth Ann Storm" w:date="2021-12-14T11:23:00Z"/>
        </w:rPr>
        <w:pPrChange w:id="500" w:author="Elizabeth Ann Storm" w:date="2021-12-14T11:23:00Z">
          <w:pPr>
            <w:pStyle w:val="EndNoteBibliography"/>
            <w:spacing w:line="480" w:lineRule="auto"/>
            <w:ind w:firstLine="0"/>
          </w:pPr>
        </w:pPrChange>
      </w:pPr>
      <w:ins w:id="501" w:author="Elizabeth Ann Storm" w:date="2021-12-14T11:23:00Z">
        <w:r>
          <w:lastRenderedPageBreak/>
          <w:drawing>
            <wp:inline distT="0" distB="0" distL="0" distR="0" wp14:anchorId="70447898" wp14:editId="1AF66340">
              <wp:extent cx="5943600" cy="4001135"/>
              <wp:effectExtent l="0" t="0" r="0" b="0"/>
              <wp:docPr id="6" name="Picture 6"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ound, outdoor, severa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ins>
    </w:p>
    <w:p w14:paraId="3A45481D" w14:textId="4B719FEF" w:rsidR="003B1CA2" w:rsidRPr="003B1CA2" w:rsidRDefault="003B1CA2">
      <w:pPr>
        <w:pStyle w:val="Caption"/>
        <w:rPr>
          <w:ins w:id="502" w:author="Elizabeth Ann Storm" w:date="2021-12-13T16:07:00Z"/>
        </w:rPr>
        <w:pPrChange w:id="503" w:author="Elizabeth Ann Storm" w:date="2021-12-14T11:23:00Z">
          <w:pPr>
            <w:pStyle w:val="EndNoteBibliography"/>
            <w:spacing w:line="480" w:lineRule="auto"/>
          </w:pPr>
        </w:pPrChange>
      </w:pPr>
      <w:bookmarkStart w:id="504" w:name="_Ref90373446"/>
      <w:bookmarkStart w:id="505" w:name="_Ref90373441"/>
      <w:bookmarkStart w:id="506" w:name="_Toc101022742"/>
      <w:ins w:id="507" w:author="Elizabeth Ann Storm" w:date="2021-12-14T11:23:00Z">
        <w:r>
          <w:t xml:space="preserve">Figure </w:t>
        </w:r>
        <w:r>
          <w:fldChar w:fldCharType="begin"/>
        </w:r>
        <w:r>
          <w:instrText xml:space="preserve"> SEQ Figure \* ARABIC </w:instrText>
        </w:r>
      </w:ins>
      <w:r>
        <w:fldChar w:fldCharType="separate"/>
      </w:r>
      <w:ins w:id="508" w:author="Elizabeth Ann Storm" w:date="2021-12-14T12:04:00Z">
        <w:r w:rsidR="00A91C2E">
          <w:rPr>
            <w:noProof/>
          </w:rPr>
          <w:t>2</w:t>
        </w:r>
      </w:ins>
      <w:ins w:id="509" w:author="Elizabeth Ann Storm" w:date="2021-12-14T11:23:00Z">
        <w:r>
          <w:fldChar w:fldCharType="end"/>
        </w:r>
        <w:bookmarkEnd w:id="504"/>
        <w:r>
          <w:t xml:space="preserve"> Yellowknife Bay Mars</w:t>
        </w:r>
      </w:ins>
      <w:bookmarkEnd w:id="505"/>
      <w:bookmarkEnd w:id="506"/>
    </w:p>
    <w:p w14:paraId="18BD7CDB" w14:textId="77777777" w:rsidR="003B1CA2" w:rsidRDefault="003B1CA2" w:rsidP="0055064A">
      <w:pPr>
        <w:rPr>
          <w:ins w:id="510" w:author="Elizabeth Ann Storm" w:date="2021-12-14T11:23:00Z"/>
        </w:rPr>
      </w:pPr>
    </w:p>
    <w:p w14:paraId="38FA6321" w14:textId="392824AE" w:rsidR="00CD0879" w:rsidRDefault="00DB26C3" w:rsidP="0055064A">
      <w:pPr>
        <w:rPr>
          <w:ins w:id="511" w:author="Elizabeth Ann Storm" w:date="2021-12-13T14:10:00Z"/>
        </w:rPr>
      </w:pPr>
      <w:ins w:id="512" w:author="Elizabeth Ann Storm" w:date="2021-12-13T17:48:00Z">
        <w:r>
          <w:t xml:space="preserve">I </w:t>
        </w:r>
      </w:ins>
      <w:ins w:id="513" w:author="Elizabeth Ann Storm" w:date="2021-12-13T13:40:00Z">
        <w:r w:rsidR="004920F9">
          <w:t>engag</w:t>
        </w:r>
      </w:ins>
      <w:ins w:id="514" w:author="Elizabeth Ann Storm" w:date="2021-12-13T14:13:00Z">
        <w:r w:rsidR="00DC4EAA">
          <w:t>e</w:t>
        </w:r>
      </w:ins>
      <w:ins w:id="515" w:author="Elizabeth Ann Storm" w:date="2021-12-13T17:48:00Z">
        <w:r>
          <w:t>d</w:t>
        </w:r>
      </w:ins>
      <w:ins w:id="516" w:author="Elizabeth Ann Storm" w:date="2021-12-13T13:40:00Z">
        <w:r w:rsidR="004920F9">
          <w:t xml:space="preserve"> with late 20</w:t>
        </w:r>
        <w:r w:rsidR="009A7681">
          <w:rPr>
            <w:vertAlign w:val="superscript"/>
          </w:rPr>
          <w:t xml:space="preserve">th </w:t>
        </w:r>
        <w:r w:rsidR="009A7681">
          <w:t>century</w:t>
        </w:r>
      </w:ins>
      <w:ins w:id="517" w:author="Elizabeth Ann Storm" w:date="2021-12-13T14:06:00Z">
        <w:r w:rsidR="008E0CC0">
          <w:t xml:space="preserve"> </w:t>
        </w:r>
        <w:r w:rsidR="006437B5">
          <w:t>post</w:t>
        </w:r>
      </w:ins>
      <w:ins w:id="518" w:author="Elizabeth" w:date="2022-04-12T12:05:00Z">
        <w:r w:rsidR="00EB3274">
          <w:t xml:space="preserve"> </w:t>
        </w:r>
      </w:ins>
      <w:ins w:id="519" w:author="Elizabeth Ann Storm" w:date="2021-12-13T14:06:00Z">
        <w:r w:rsidR="006437B5">
          <w:t>modernism</w:t>
        </w:r>
      </w:ins>
      <w:ins w:id="520" w:author="Elizabeth Ann Storm" w:date="2021-12-13T13:40:00Z">
        <w:r w:rsidR="009A7681">
          <w:t xml:space="preserve"> in </w:t>
        </w:r>
      </w:ins>
      <w:ins w:id="521" w:author="Elizabeth Ann Storm" w:date="2021-12-13T13:41:00Z">
        <w:r w:rsidR="008446F5">
          <w:t>the humanities</w:t>
        </w:r>
      </w:ins>
      <w:ins w:id="522" w:author="Elizabeth Ann Storm" w:date="2021-12-13T13:40:00Z">
        <w:r w:rsidR="009A7681">
          <w:t xml:space="preserve"> and art</w:t>
        </w:r>
      </w:ins>
      <w:ins w:id="523" w:author="Elizabeth Ann Storm" w:date="2021-12-13T15:35:00Z">
        <w:r w:rsidR="006C1554">
          <w:t xml:space="preserve"> more fully</w:t>
        </w:r>
      </w:ins>
      <w:ins w:id="524" w:author="Elizabeth Ann Storm" w:date="2021-12-13T17:49:00Z">
        <w:r>
          <w:t xml:space="preserve"> for my graduate research</w:t>
        </w:r>
      </w:ins>
      <w:ins w:id="525" w:author="Elizabeth Ann Storm" w:date="2021-12-13T15:35:00Z">
        <w:r w:rsidR="006C1554">
          <w:t>.</w:t>
        </w:r>
      </w:ins>
      <w:ins w:id="526" w:author="Elizabeth Ann Storm" w:date="2021-12-13T13:58:00Z">
        <w:r w:rsidR="00EC2558">
          <w:t xml:space="preserve"> (multi-</w:t>
        </w:r>
      </w:ins>
      <w:ins w:id="527" w:author="Elizabeth Ann Storm" w:date="2021-12-13T13:59:00Z">
        <w:r w:rsidR="004027C5">
          <w:t>image photo illustration figure</w:t>
        </w:r>
      </w:ins>
      <w:ins w:id="528" w:author="Elizabeth" w:date="2022-04-12T12:14:00Z">
        <w:r w:rsidR="0063272C">
          <w:t xml:space="preserve"> (</w:t>
        </w:r>
      </w:ins>
      <w:ins w:id="529" w:author="Elizabeth" w:date="2022-04-12T15:26:00Z">
        <w:r w:rsidR="009947BA">
          <w:t>sculpture in the expanded field diagra</w:t>
        </w:r>
      </w:ins>
      <w:ins w:id="530" w:author="Elizabeth" w:date="2022-04-12T15:27:00Z">
        <w:r w:rsidR="009947BA">
          <w:t xml:space="preserve">m, Robert </w:t>
        </w:r>
        <w:proofErr w:type="spellStart"/>
        <w:r w:rsidR="009947BA">
          <w:t>smithson</w:t>
        </w:r>
        <w:proofErr w:type="spellEnd"/>
        <w:r w:rsidR="009947BA">
          <w:t>, etc.? not sure what I meant by photo illustration… what artists</w:t>
        </w:r>
      </w:ins>
      <w:ins w:id="531" w:author="Elizabeth" w:date="2022-04-18T15:13:00Z">
        <w:r w:rsidR="00D33DAB">
          <w:t xml:space="preserve"> – artists who engage with nature and phenomena</w:t>
        </w:r>
      </w:ins>
      <w:ins w:id="532" w:author="Elizabeth" w:date="2022-04-12T15:27:00Z">
        <w:r w:rsidR="009947BA">
          <w:t xml:space="preserve">?) It </w:t>
        </w:r>
      </w:ins>
      <w:ins w:id="533" w:author="Elizabeth" w:date="2022-04-12T15:28:00Z">
        <w:r w:rsidR="009947BA">
          <w:t xml:space="preserve">seems </w:t>
        </w:r>
      </w:ins>
      <w:ins w:id="534" w:author="Elizabeth Ann Storm" w:date="2021-12-13T13:59:00Z">
        <w:del w:id="535" w:author="Elizabeth" w:date="2022-04-12T15:26:00Z">
          <w:r w:rsidR="004027C5" w:rsidDel="009947BA">
            <w:delText>)</w:delText>
          </w:r>
        </w:del>
      </w:ins>
      <w:ins w:id="536" w:author="Elizabeth Ann Storm" w:date="2021-12-12T18:35:00Z">
        <w:del w:id="537" w:author="Elizabeth" w:date="2022-04-12T15:26:00Z">
          <w:r w:rsidR="00AA260B" w:rsidDel="009947BA">
            <w:delText xml:space="preserve"> </w:delText>
          </w:r>
        </w:del>
      </w:ins>
      <w:ins w:id="538" w:author="Elizabeth" w:date="2022-04-12T15:28:00Z">
        <w:r w:rsidR="009947BA">
          <w:t>t</w:t>
        </w:r>
      </w:ins>
      <w:ins w:id="539" w:author="Elizabeth Ann Storm" w:date="2021-12-13T20:22:00Z">
        <w:del w:id="540" w:author="Elizabeth" w:date="2022-04-12T15:28:00Z">
          <w:r w:rsidR="0026639C" w:rsidDel="009947BA">
            <w:delText>T</w:delText>
          </w:r>
        </w:del>
        <w:r w:rsidR="0026639C">
          <w:t>he</w:t>
        </w:r>
        <w:del w:id="541" w:author="Elizabeth" w:date="2022-04-12T15:28:00Z">
          <w:r w:rsidR="0026639C" w:rsidDel="009947BA">
            <w:delText xml:space="preserve"> tangible</w:delText>
          </w:r>
        </w:del>
        <w:r w:rsidR="0026639C">
          <w:t xml:space="preserve"> </w:t>
        </w:r>
        <w:del w:id="542" w:author="Elizabeth" w:date="2022-04-12T15:28:00Z">
          <w:r w:rsidR="0026639C" w:rsidDel="009947BA">
            <w:delText>result</w:delText>
          </w:r>
        </w:del>
        <w:del w:id="543" w:author="Elizabeth" w:date="2022-04-18T15:14:00Z">
          <w:r w:rsidR="0026639C" w:rsidDel="00D33DAB">
            <w:delText xml:space="preserve"> of </w:delText>
          </w:r>
        </w:del>
        <w:proofErr w:type="spellStart"/>
        <w:r w:rsidR="0026639C">
          <w:t>the</w:t>
        </w:r>
        <w:proofErr w:type="spellEnd"/>
        <w:r w:rsidR="0026639C">
          <w:t xml:space="preserve"> 20</w:t>
        </w:r>
        <w:r w:rsidR="0026639C" w:rsidRPr="00F76039">
          <w:rPr>
            <w:vertAlign w:val="superscript"/>
          </w:rPr>
          <w:t>th</w:t>
        </w:r>
        <w:r w:rsidR="0026639C">
          <w:t xml:space="preserve"> century’s scientific</w:t>
        </w:r>
      </w:ins>
      <w:ins w:id="544" w:author="Elizabeth" w:date="2022-04-12T15:28:00Z">
        <w:r w:rsidR="009947BA">
          <w:t xml:space="preserve"> progress and the resulting</w:t>
        </w:r>
      </w:ins>
      <w:ins w:id="545" w:author="Elizabeth Ann Storm" w:date="2021-12-13T20:22:00Z">
        <w:del w:id="546" w:author="Elizabeth" w:date="2022-04-12T15:28:00Z">
          <w:r w:rsidR="0026639C" w:rsidDel="009947BA">
            <w:delText>,</w:delText>
          </w:r>
        </w:del>
        <w:r w:rsidR="0026639C">
          <w:t xml:space="preserve"> technological </w:t>
        </w:r>
        <w:del w:id="547" w:author="Elizabeth" w:date="2022-04-18T15:14:00Z">
          <w:r w:rsidR="0026639C" w:rsidDel="00883034">
            <w:delText>influence</w:delText>
          </w:r>
        </w:del>
        <w:del w:id="548" w:author="Elizabeth" w:date="2022-04-12T15:28:00Z">
          <w:r w:rsidR="0026639C" w:rsidDel="009947BA">
            <w:delText xml:space="preserve"> c</w:delText>
          </w:r>
        </w:del>
      </w:ins>
      <w:ins w:id="549" w:author="Elizabeth Ann Storm" w:date="2021-12-12T18:36:00Z">
        <w:del w:id="550" w:author="Elizabeth" w:date="2022-04-12T15:28:00Z">
          <w:r w:rsidR="005744EC" w:rsidDel="009947BA">
            <w:delText xml:space="preserve">oupled with the </w:delText>
          </w:r>
        </w:del>
      </w:ins>
      <w:ins w:id="551" w:author="Elizabeth Ann Storm" w:date="2021-12-12T18:35:00Z">
        <w:del w:id="552" w:author="Elizabeth" w:date="2022-04-12T15:28:00Z">
          <w:r w:rsidR="00D50481" w:rsidDel="009947BA">
            <w:delText xml:space="preserve">rapid advancement of digital technology in the </w:delText>
          </w:r>
        </w:del>
      </w:ins>
      <w:ins w:id="553" w:author="Elizabeth Ann Storm" w:date="2021-12-12T18:36:00Z">
        <w:del w:id="554" w:author="Elizabeth" w:date="2022-04-12T15:28:00Z">
          <w:r w:rsidR="00D50481" w:rsidDel="009947BA">
            <w:delText>late 20</w:delText>
          </w:r>
          <w:r w:rsidR="00D50481" w:rsidRPr="00D50481" w:rsidDel="009947BA">
            <w:rPr>
              <w:vertAlign w:val="superscript"/>
              <w:rPrChange w:id="555" w:author="Elizabeth Ann Storm" w:date="2021-12-12T18:36:00Z">
                <w:rPr/>
              </w:rPrChange>
            </w:rPr>
            <w:delText>th</w:delText>
          </w:r>
          <w:r w:rsidR="00D50481" w:rsidDel="009947BA">
            <w:delText xml:space="preserve"> and early 21</w:delText>
          </w:r>
          <w:r w:rsidR="00D50481" w:rsidRPr="00D50481" w:rsidDel="009947BA">
            <w:rPr>
              <w:vertAlign w:val="superscript"/>
              <w:rPrChange w:id="556" w:author="Elizabeth Ann Storm" w:date="2021-12-12T18:36:00Z">
                <w:rPr/>
              </w:rPrChange>
            </w:rPr>
            <w:delText>st</w:delText>
          </w:r>
          <w:r w:rsidR="00D50481" w:rsidDel="009947BA">
            <w:delText xml:space="preserve"> centuries</w:delText>
          </w:r>
        </w:del>
        <w:del w:id="557" w:author="Elizabeth" w:date="2022-04-18T15:14:00Z">
          <w:r w:rsidR="00D50481" w:rsidDel="00883034">
            <w:delText xml:space="preserve"> </w:delText>
          </w:r>
        </w:del>
      </w:ins>
      <w:ins w:id="558" w:author="Elizabeth" w:date="2022-04-18T15:14:00Z">
        <w:r w:rsidR="00883034">
          <w:t xml:space="preserve">atmosphere </w:t>
        </w:r>
      </w:ins>
      <w:ins w:id="559" w:author="Elizabeth Ann Storm" w:date="2021-12-14T11:30:00Z">
        <w:r w:rsidR="00962CE0">
          <w:t>have</w:t>
        </w:r>
      </w:ins>
      <w:ins w:id="560" w:author="Elizabeth Ann Storm" w:date="2021-12-12T18:36:00Z">
        <w:r w:rsidR="005744EC">
          <w:t xml:space="preserve"> rendered old mod</w:t>
        </w:r>
      </w:ins>
      <w:ins w:id="561" w:author="Elizabeth Ann Storm" w:date="2021-12-12T18:37:00Z">
        <w:r w:rsidR="005744EC">
          <w:t>els of conceiving reality obsolete</w:t>
        </w:r>
      </w:ins>
      <w:ins w:id="562" w:author="Elizabeth Ann Storm" w:date="2021-12-13T14:28:00Z">
        <w:r w:rsidR="00CA298D">
          <w:t xml:space="preserve">. </w:t>
        </w:r>
      </w:ins>
      <w:ins w:id="563" w:author="Elizabeth Ann Storm" w:date="2021-12-13T18:11:00Z">
        <w:r w:rsidR="00AC7848">
          <w:t xml:space="preserve">Points, lines, and planes have become nodes, flows, and networks. </w:t>
        </w:r>
      </w:ins>
      <w:ins w:id="564" w:author="Elizabeth Ann Storm" w:date="2021-12-12T22:01:00Z">
        <w:r w:rsidR="00845872">
          <w:t>I’ve yet to form a sense of what th</w:t>
        </w:r>
        <w:r w:rsidR="00A30E39">
          <w:t>is contemporary</w:t>
        </w:r>
        <w:r w:rsidR="00845872">
          <w:t xml:space="preserve"> </w:t>
        </w:r>
        <w:r w:rsidR="00DA0743">
          <w:t>reality</w:t>
        </w:r>
        <w:r w:rsidR="00845872">
          <w:t xml:space="preserve"> </w:t>
        </w:r>
        <w:r w:rsidR="00845872" w:rsidRPr="00883034">
          <w:rPr>
            <w:i/>
            <w:iCs/>
            <w:rPrChange w:id="565" w:author="Elizabeth" w:date="2022-04-18T15:15:00Z">
              <w:rPr/>
            </w:rPrChange>
          </w:rPr>
          <w:t>looks</w:t>
        </w:r>
        <w:r w:rsidR="00845872">
          <w:t xml:space="preserve"> like for me</w:t>
        </w:r>
        <w:r w:rsidR="00BB5CD2">
          <w:t xml:space="preserve">. </w:t>
        </w:r>
      </w:ins>
      <w:ins w:id="566" w:author="Elizabeth" w:date="2022-04-18T15:15:00Z">
        <w:r w:rsidR="00883034">
          <w:t>The typically static media of drawing and painting do</w:t>
        </w:r>
      </w:ins>
      <w:ins w:id="567" w:author="Elizabeth" w:date="2022-04-18T15:16:00Z">
        <w:r w:rsidR="00883034">
          <w:t>n’t</w:t>
        </w:r>
      </w:ins>
      <w:ins w:id="568" w:author="Elizabeth" w:date="2022-04-18T15:15:00Z">
        <w:r w:rsidR="00883034">
          <w:t xml:space="preserve"> easily accommodate the flexibility and dyn</w:t>
        </w:r>
      </w:ins>
      <w:ins w:id="569" w:author="Elizabeth" w:date="2022-04-18T15:16:00Z">
        <w:r w:rsidR="00883034">
          <w:t>amism characteristic of</w:t>
        </w:r>
      </w:ins>
      <w:ins w:id="570" w:author="Elizabeth" w:date="2022-04-18T15:34:00Z">
        <w:r w:rsidR="00480410">
          <w:t xml:space="preserve"> </w:t>
        </w:r>
      </w:ins>
      <w:ins w:id="571" w:author="Elizabeth" w:date="2022-04-18T15:16:00Z">
        <w:r w:rsidR="00883034">
          <w:t xml:space="preserve">contemporary </w:t>
        </w:r>
      </w:ins>
      <w:ins w:id="572" w:author="Elizabeth Ann Storm" w:date="2021-12-13T17:47:00Z">
        <w:del w:id="573" w:author="Elizabeth" w:date="2022-04-18T15:16:00Z">
          <w:r w:rsidDel="00883034">
            <w:delText>Contemporary</w:delText>
          </w:r>
        </w:del>
      </w:ins>
      <w:ins w:id="574" w:author="Elizabeth Ann Storm" w:date="2021-12-13T17:46:00Z">
        <w:del w:id="575" w:author="Elizabeth" w:date="2022-04-18T15:16:00Z">
          <w:r w:rsidR="00F57E24" w:rsidDel="00883034">
            <w:delText xml:space="preserve"> </w:delText>
          </w:r>
        </w:del>
        <w:r w:rsidR="00F57E24">
          <w:t>conceptions of reality</w:t>
        </w:r>
        <w:del w:id="576" w:author="Elizabeth" w:date="2022-04-18T15:16:00Z">
          <w:r w:rsidR="00F57E24" w:rsidDel="00883034">
            <w:delText xml:space="preserve"> </w:delText>
          </w:r>
        </w:del>
        <w:del w:id="577" w:author="Elizabeth" w:date="2022-04-18T15:11:00Z">
          <w:r w:rsidR="00F57E24" w:rsidDel="00D33DAB">
            <w:delText>require</w:delText>
          </w:r>
        </w:del>
        <w:del w:id="578" w:author="Elizabeth" w:date="2022-04-18T15:16:00Z">
          <w:r w:rsidR="00F57E24" w:rsidDel="00883034">
            <w:delText xml:space="preserve"> </w:delText>
          </w:r>
        </w:del>
        <w:del w:id="579" w:author="Elizabeth" w:date="2022-04-18T15:11:00Z">
          <w:r w:rsidR="00F57E24" w:rsidDel="00D33DAB">
            <w:delText xml:space="preserve">an elevated </w:delText>
          </w:r>
        </w:del>
        <w:del w:id="580" w:author="Elizabeth" w:date="2022-04-18T15:16:00Z">
          <w:r w:rsidR="00F57E24" w:rsidDel="00883034">
            <w:delText>flexibility to uncertainty that is not easily depicted in</w:delText>
          </w:r>
        </w:del>
      </w:ins>
      <w:ins w:id="581" w:author="Elizabeth Ann Storm" w:date="2021-12-13T17:47:00Z">
        <w:del w:id="582" w:author="Elizabeth" w:date="2022-04-18T15:16:00Z">
          <w:r w:rsidR="00F57E24" w:rsidDel="00883034">
            <w:delText xml:space="preserve"> the typical</w:delText>
          </w:r>
          <w:r w:rsidDel="00883034">
            <w:delText>ly</w:delText>
          </w:r>
          <w:r w:rsidR="00F57E24" w:rsidDel="00883034">
            <w:delText xml:space="preserve"> static media of drawing and painting</w:delText>
          </w:r>
        </w:del>
        <w:r w:rsidR="00F57E24">
          <w:t>.</w:t>
        </w:r>
      </w:ins>
      <w:ins w:id="583" w:author="Elizabeth Ann Storm" w:date="2021-12-13T17:49:00Z">
        <w:r>
          <w:t xml:space="preserve"> This has led me to a</w:t>
        </w:r>
      </w:ins>
      <w:ins w:id="584" w:author="Elizabeth" w:date="2022-04-18T15:35:00Z">
        <w:r w:rsidR="00480410">
          <w:t xml:space="preserve"> </w:t>
        </w:r>
      </w:ins>
      <w:ins w:id="585" w:author="Elizabeth Ann Storm" w:date="2021-12-13T17:49:00Z">
        <w:del w:id="586" w:author="Elizabeth" w:date="2022-04-18T15:35:00Z">
          <w:r w:rsidDel="00480410">
            <w:delText xml:space="preserve">n overall </w:delText>
          </w:r>
        </w:del>
        <w:r>
          <w:t>reevaluation of the</w:t>
        </w:r>
      </w:ins>
      <w:ins w:id="587" w:author="Elizabeth" w:date="2022-04-12T12:05:00Z">
        <w:r w:rsidR="00EB3274">
          <w:t xml:space="preserve"> medium and</w:t>
        </w:r>
      </w:ins>
      <w:ins w:id="588" w:author="Elizabeth Ann Storm" w:date="2021-12-13T17:49:00Z">
        <w:r>
          <w:t xml:space="preserve"> </w:t>
        </w:r>
        <w:r>
          <w:lastRenderedPageBreak/>
          <w:t>materials of my practice, seeking a closer connection</w:t>
        </w:r>
      </w:ins>
      <w:ins w:id="589" w:author="Elizabeth Ann Storm" w:date="2021-12-13T17:50:00Z">
        <w:r>
          <w:t xml:space="preserve"> to nature through physical media, yet yearning for the technological vision of high-speed video</w:t>
        </w:r>
      </w:ins>
      <w:ins w:id="590" w:author="Elizabeth Ann Storm" w:date="2021-12-14T10:53:00Z">
        <w:r w:rsidR="0098713F">
          <w:t xml:space="preserve"> and aerial photography</w:t>
        </w:r>
      </w:ins>
      <w:ins w:id="591" w:author="Elizabeth Ann Storm" w:date="2021-12-13T17:50:00Z">
        <w:r>
          <w:t>.</w:t>
        </w:r>
      </w:ins>
    </w:p>
    <w:p w14:paraId="31CE1A18" w14:textId="57F375B9" w:rsidR="000D2536" w:rsidRDefault="00C37EE3" w:rsidP="00C37EE3">
      <w:pPr>
        <w:rPr>
          <w:ins w:id="592" w:author="Elizabeth Ann Storm" w:date="2021-12-13T20:27:00Z"/>
        </w:rPr>
        <w:pPrChange w:id="593" w:author="Elizabeth" w:date="2022-04-18T15:44:00Z">
          <w:pPr/>
        </w:pPrChange>
      </w:pPr>
      <w:ins w:id="594" w:author="Elizabeth" w:date="2022-04-18T15:44:00Z">
        <w:r>
          <w:t>T</w:t>
        </w:r>
      </w:ins>
      <w:ins w:id="595" w:author="Elizabeth" w:date="2022-04-18T15:35:00Z">
        <w:r w:rsidR="00480410">
          <w:t xml:space="preserve">o uncover </w:t>
        </w:r>
      </w:ins>
      <w:ins w:id="596" w:author="Elizabeth" w:date="2022-04-18T15:36:00Z">
        <w:r w:rsidR="00480410">
          <w:t>s</w:t>
        </w:r>
      </w:ins>
      <w:ins w:id="597" w:author="Elizabeth" w:date="2022-04-18T15:37:00Z">
        <w:r w:rsidR="00480410">
          <w:t xml:space="preserve">ome of the </w:t>
        </w:r>
      </w:ins>
      <w:ins w:id="598" w:author="Elizabeth" w:date="2022-04-18T15:36:00Z">
        <w:r w:rsidR="00480410">
          <w:t>origins of my assumptions about vision and art, t</w:t>
        </w:r>
      </w:ins>
      <w:commentRangeStart w:id="599"/>
      <w:commentRangeStart w:id="600"/>
      <w:ins w:id="601" w:author="Elizabeth Ann Storm" w:date="2021-12-13T14:42:00Z">
        <w:del w:id="602" w:author="Elizabeth" w:date="2022-04-18T15:35:00Z">
          <w:r w:rsidR="004145BE" w:rsidDel="00480410">
            <w:delText>T</w:delText>
          </w:r>
        </w:del>
        <w:r w:rsidR="004145BE">
          <w:t>his</w:t>
        </w:r>
      </w:ins>
      <w:ins w:id="603" w:author="Elizabeth Ann Storm" w:date="2021-12-13T14:33:00Z">
        <w:r w:rsidR="00C05115">
          <w:t xml:space="preserve"> thesis will </w:t>
        </w:r>
      </w:ins>
      <w:ins w:id="604" w:author="Elizabeth Ann Storm" w:date="2021-12-14T10:53:00Z">
        <w:r w:rsidR="0098713F">
          <w:t>trace</w:t>
        </w:r>
      </w:ins>
      <w:ins w:id="605" w:author="Elizabeth Ann Storm" w:date="2021-12-13T14:33:00Z">
        <w:r w:rsidR="00E06EE4">
          <w:t xml:space="preserve"> a</w:t>
        </w:r>
      </w:ins>
      <w:ins w:id="606" w:author="Elizabeth Ann Storm" w:date="2021-12-14T12:25:00Z">
        <w:r w:rsidR="00477809">
          <w:t xml:space="preserve"> limited</w:t>
        </w:r>
      </w:ins>
      <w:ins w:id="607" w:author="Elizabeth Ann Storm" w:date="2021-12-13T14:33:00Z">
        <w:r w:rsidR="00E06EE4">
          <w:t xml:space="preserve"> </w:t>
        </w:r>
      </w:ins>
      <w:ins w:id="608" w:author="Elizabeth Ann Storm" w:date="2021-12-14T10:54:00Z">
        <w:r w:rsidR="0098713F">
          <w:t>course</w:t>
        </w:r>
      </w:ins>
      <w:ins w:id="609" w:author="Elizabeth Ann Storm" w:date="2021-12-13T14:33:00Z">
        <w:r w:rsidR="00E06EE4">
          <w:t xml:space="preserve"> through early modern notions of image making</w:t>
        </w:r>
      </w:ins>
      <w:ins w:id="610" w:author="Elizabeth" w:date="2022-04-18T15:42:00Z">
        <w:r w:rsidR="00C4141E">
          <w:t xml:space="preserve"> and point to how they could have laid the foundation for 20</w:t>
        </w:r>
        <w:r w:rsidR="00C4141E" w:rsidRPr="00C4141E">
          <w:rPr>
            <w:vertAlign w:val="superscript"/>
            <w:rPrChange w:id="611" w:author="Elizabeth" w:date="2022-04-18T15:42:00Z">
              <w:rPr/>
            </w:rPrChange>
          </w:rPr>
          <w:t>th</w:t>
        </w:r>
        <w:r w:rsidR="00C4141E">
          <w:t xml:space="preserve"> century modernism. </w:t>
        </w:r>
      </w:ins>
      <w:ins w:id="612" w:author="Elizabeth" w:date="2022-04-18T15:38:00Z">
        <w:r w:rsidR="0089719B">
          <w:t xml:space="preserve">Some of what I have found the most interesting in relation to my work </w:t>
        </w:r>
      </w:ins>
      <w:ins w:id="613" w:author="Elizabeth" w:date="2022-04-18T15:40:00Z">
        <w:r w:rsidR="0089719B">
          <w:t>are</w:t>
        </w:r>
      </w:ins>
      <w:ins w:id="614" w:author="Elizabeth" w:date="2022-04-18T15:38:00Z">
        <w:r w:rsidR="0089719B">
          <w:t xml:space="preserve"> </w:t>
        </w:r>
      </w:ins>
      <w:ins w:id="615" w:author="Elizabeth" w:date="2022-04-18T15:40:00Z">
        <w:r w:rsidR="0089719B">
          <w:t xml:space="preserve">theories based on </w:t>
        </w:r>
      </w:ins>
      <w:ins w:id="616" w:author="Elizabeth" w:date="2022-04-18T15:38:00Z">
        <w:r w:rsidR="0089719B">
          <w:t>o</w:t>
        </w:r>
      </w:ins>
      <w:ins w:id="617" w:author="Elizabeth Ann Storm" w:date="2021-12-13T14:34:00Z">
        <w:del w:id="618" w:author="Elizabeth" w:date="2022-04-18T15:38:00Z">
          <w:r w:rsidR="0049675E" w:rsidDel="0089719B">
            <w:delText xml:space="preserve"> and o</w:delText>
          </w:r>
        </w:del>
        <w:r w:rsidR="0049675E">
          <w:t>ptical devices</w:t>
        </w:r>
      </w:ins>
      <w:ins w:id="619" w:author="Elizabeth" w:date="2022-04-18T15:42:00Z">
        <w:r w:rsidR="00C4141E">
          <w:t>, like early</w:t>
        </w:r>
      </w:ins>
      <w:ins w:id="620" w:author="Elizabeth" w:date="2022-04-18T15:43:00Z">
        <w:r w:rsidR="00C4141E">
          <w:t xml:space="preserve"> cameras, the telescope, and others,</w:t>
        </w:r>
      </w:ins>
      <w:ins w:id="621" w:author="Elizabeth" w:date="2022-04-18T15:41:00Z">
        <w:r w:rsidR="0089719B">
          <w:t xml:space="preserve"> which </w:t>
        </w:r>
      </w:ins>
      <w:ins w:id="622" w:author="Elizabeth Ann Storm" w:date="2021-12-13T14:34:00Z">
        <w:del w:id="623" w:author="Elizabeth" w:date="2022-04-18T15:38:00Z">
          <w:r w:rsidR="0049675E" w:rsidDel="0089719B">
            <w:delText xml:space="preserve">, </w:delText>
          </w:r>
        </w:del>
      </w:ins>
      <w:ins w:id="624" w:author="Elizabeth Ann Storm" w:date="2021-12-14T10:55:00Z">
        <w:r w:rsidR="0098713F">
          <w:t xml:space="preserve">find </w:t>
        </w:r>
      </w:ins>
      <w:ins w:id="625" w:author="Elizabeth Ann Storm" w:date="2021-12-13T14:33:00Z">
        <w:del w:id="626" w:author="Elizabeth" w:date="2022-04-18T14:42:00Z">
          <w:r w:rsidR="00E06EE4" w:rsidDel="00EF08B7">
            <w:delText xml:space="preserve">their </w:delText>
          </w:r>
        </w:del>
        <w:r w:rsidR="00E06EE4">
          <w:t>connections to conceptions of realit</w:t>
        </w:r>
      </w:ins>
      <w:ins w:id="627" w:author="Elizabeth Ann Storm" w:date="2021-12-13T14:34:00Z">
        <w:r w:rsidR="0049675E">
          <w:t>y</w:t>
        </w:r>
      </w:ins>
      <w:ins w:id="628" w:author="Elizabeth" w:date="2022-04-18T15:41:00Z">
        <w:r w:rsidR="0089719B">
          <w:t xml:space="preserve">. </w:t>
        </w:r>
      </w:ins>
      <w:ins w:id="629" w:author="Elizabeth Ann Storm" w:date="2021-12-13T14:34:00Z">
        <w:del w:id="630" w:author="Elizabeth" w:date="2022-04-18T15:41:00Z">
          <w:r w:rsidR="0049675E" w:rsidDel="0089719B">
            <w:delText xml:space="preserve">, </w:delText>
          </w:r>
        </w:del>
        <w:del w:id="631" w:author="Elizabeth" w:date="2022-04-18T15:43:00Z">
          <w:r w:rsidR="0049675E" w:rsidDel="00C4141E">
            <w:delText xml:space="preserve">and </w:delText>
          </w:r>
        </w:del>
      </w:ins>
      <w:ins w:id="632" w:author="Elizabeth Ann Storm" w:date="2021-12-14T12:26:00Z">
        <w:del w:id="633" w:author="Elizabeth" w:date="2022-04-18T15:43:00Z">
          <w:r w:rsidR="00477809" w:rsidDel="00C4141E">
            <w:delText>point to</w:delText>
          </w:r>
        </w:del>
      </w:ins>
      <w:ins w:id="634" w:author="Elizabeth Ann Storm" w:date="2021-12-14T10:55:00Z">
        <w:del w:id="635" w:author="Elizabeth" w:date="2022-04-18T15:43:00Z">
          <w:r w:rsidR="0098713F" w:rsidDel="00C4141E">
            <w:delText xml:space="preserve"> </w:delText>
          </w:r>
        </w:del>
      </w:ins>
      <w:ins w:id="636" w:author="Elizabeth Ann Storm" w:date="2021-12-13T14:34:00Z">
        <w:del w:id="637" w:author="Elizabeth" w:date="2022-04-18T15:43:00Z">
          <w:r w:rsidR="0049675E" w:rsidDel="00C4141E">
            <w:delText xml:space="preserve">how they </w:delText>
          </w:r>
        </w:del>
      </w:ins>
      <w:ins w:id="638" w:author="Elizabeth Ann Storm" w:date="2021-12-13T14:33:00Z">
        <w:del w:id="639" w:author="Elizabeth" w:date="2022-04-18T15:43:00Z">
          <w:r w:rsidR="00341B61" w:rsidDel="00C4141E">
            <w:delText>laid the foundation for 20</w:delText>
          </w:r>
          <w:r w:rsidR="00341B61" w:rsidRPr="00341B61" w:rsidDel="00C4141E">
            <w:rPr>
              <w:vertAlign w:val="superscript"/>
              <w:rPrChange w:id="640" w:author="Elizabeth Ann Storm" w:date="2021-12-13T14:33:00Z">
                <w:rPr/>
              </w:rPrChange>
            </w:rPr>
            <w:delText>th</w:delText>
          </w:r>
          <w:r w:rsidR="00341B61" w:rsidDel="00C4141E">
            <w:delText xml:space="preserve"> century modernism.</w:delText>
          </w:r>
        </w:del>
      </w:ins>
      <w:ins w:id="641" w:author="Elizabeth Ann Storm" w:date="2021-12-13T14:39:00Z">
        <w:del w:id="642" w:author="Elizabeth" w:date="2022-04-18T15:43:00Z">
          <w:r w:rsidR="00273CF1" w:rsidDel="00C4141E">
            <w:delText xml:space="preserve"> </w:delText>
          </w:r>
        </w:del>
      </w:ins>
      <w:commentRangeEnd w:id="599"/>
      <w:ins w:id="643" w:author="Elizabeth Ann Storm" w:date="2021-12-14T12:24:00Z">
        <w:del w:id="644" w:author="Elizabeth" w:date="2022-04-18T15:43:00Z">
          <w:r w:rsidR="00477809" w:rsidDel="00C4141E">
            <w:rPr>
              <w:rStyle w:val="CommentReference"/>
            </w:rPr>
            <w:commentReference w:id="599"/>
          </w:r>
        </w:del>
      </w:ins>
      <w:commentRangeEnd w:id="600"/>
      <w:del w:id="645" w:author="Elizabeth" w:date="2022-04-18T15:43:00Z">
        <w:r w:rsidR="0089719B" w:rsidDel="00C4141E">
          <w:rPr>
            <w:rStyle w:val="CommentReference"/>
          </w:rPr>
          <w:commentReference w:id="600"/>
        </w:r>
      </w:del>
      <w:ins w:id="646" w:author="Elizabeth Ann Storm" w:date="2021-12-13T14:39:00Z">
        <w:del w:id="647" w:author="Elizabeth" w:date="2022-04-18T15:43:00Z">
          <w:r w:rsidR="00273CF1" w:rsidDel="00C4141E">
            <w:delText>Lenses</w:delText>
          </w:r>
        </w:del>
      </w:ins>
      <w:ins w:id="648" w:author="Elizabeth" w:date="2022-04-18T15:43:00Z">
        <w:r w:rsidR="00C4141E">
          <w:t>Early cameras</w:t>
        </w:r>
      </w:ins>
      <w:ins w:id="649" w:author="Elizabeth Ann Storm" w:date="2021-12-13T14:39:00Z">
        <w:r w:rsidR="00A276F9">
          <w:t xml:space="preserve">, photography, and </w:t>
        </w:r>
        <w:del w:id="650" w:author="Elizabeth" w:date="2022-04-18T15:32:00Z">
          <w:r w:rsidR="00A276F9" w:rsidDel="00480410">
            <w:delText>film</w:delText>
          </w:r>
        </w:del>
      </w:ins>
      <w:ins w:id="651" w:author="Elizabeth" w:date="2022-04-18T15:32:00Z">
        <w:r w:rsidR="00480410">
          <w:t>cinema</w:t>
        </w:r>
      </w:ins>
      <w:ins w:id="652" w:author="Elizabeth Ann Storm" w:date="2021-12-13T14:39:00Z">
        <w:r w:rsidR="00A276F9">
          <w:t xml:space="preserve"> will </w:t>
        </w:r>
      </w:ins>
      <w:ins w:id="653" w:author="Elizabeth Ann Storm" w:date="2021-12-13T20:25:00Z">
        <w:r w:rsidR="0026639C">
          <w:t>surface</w:t>
        </w:r>
      </w:ins>
      <w:ins w:id="654" w:author="Elizabeth Ann Storm" w:date="2021-12-14T12:32:00Z">
        <w:r w:rsidR="00635E46">
          <w:t xml:space="preserve">, </w:t>
        </w:r>
      </w:ins>
      <w:ins w:id="655" w:author="Elizabeth Ann Storm" w:date="2021-12-14T12:33:00Z">
        <w:r w:rsidR="00635E46">
          <w:t>but</w:t>
        </w:r>
      </w:ins>
      <w:ins w:id="656" w:author="Elizabeth Ann Storm" w:date="2021-12-14T12:32:00Z">
        <w:r w:rsidR="00635E46">
          <w:t xml:space="preserve"> definite answers on their influence</w:t>
        </w:r>
      </w:ins>
      <w:ins w:id="657" w:author="Elizabeth Ann Storm" w:date="2021-12-14T12:33:00Z">
        <w:r w:rsidR="00635E46">
          <w:t xml:space="preserve"> will not. </w:t>
        </w:r>
      </w:ins>
      <w:ins w:id="658" w:author="Elizabeth Ann Storm" w:date="2021-12-13T14:41:00Z">
        <w:del w:id="659" w:author="Elizabeth" w:date="2022-04-18T15:44:00Z">
          <w:r w:rsidR="00743065" w:rsidDel="00C37EE3">
            <w:delText>I will explore how t</w:delText>
          </w:r>
        </w:del>
      </w:ins>
      <w:ins w:id="660" w:author="Elizabeth Ann Storm" w:date="2021-12-13T14:40:00Z">
        <w:del w:id="661" w:author="Elizabeth" w:date="2022-04-18T15:44:00Z">
          <w:r w:rsidR="00C90A17" w:rsidDel="00C37EE3">
            <w:delText xml:space="preserve">he older model for picturing reality </w:delText>
          </w:r>
        </w:del>
      </w:ins>
      <w:ins w:id="662" w:author="Elizabeth Ann Storm" w:date="2021-12-13T14:41:00Z">
        <w:del w:id="663" w:author="Elizabeth" w:date="2022-04-18T15:44:00Z">
          <w:r w:rsidR="00743065" w:rsidDel="00C37EE3">
            <w:delText>put a</w:delText>
          </w:r>
        </w:del>
        <w:del w:id="664" w:author="Elizabeth" w:date="2022-04-18T14:44:00Z">
          <w:r w:rsidR="00743065" w:rsidDel="00EF08B7">
            <w:delText xml:space="preserve"> lot of </w:delText>
          </w:r>
        </w:del>
        <w:del w:id="665" w:author="Elizabeth" w:date="2022-04-18T15:44:00Z">
          <w:r w:rsidR="00743065" w:rsidDel="00C37EE3">
            <w:delText>emphasis on the visual s</w:delText>
          </w:r>
        </w:del>
      </w:ins>
      <w:ins w:id="666" w:author="Elizabeth Ann Storm" w:date="2021-12-13T14:43:00Z">
        <w:del w:id="667" w:author="Elizabeth" w:date="2022-04-18T15:44:00Z">
          <w:r w:rsidR="0087253A" w:rsidDel="00C37EE3">
            <w:delText>ense</w:delText>
          </w:r>
        </w:del>
      </w:ins>
      <w:ins w:id="668" w:author="Elizabeth Ann Storm" w:date="2021-12-14T12:33:00Z">
        <w:del w:id="669" w:author="Elizabeth" w:date="2022-04-11T14:00:00Z">
          <w:r w:rsidR="002E64E1" w:rsidDel="00B36399">
            <w:delText>,</w:delText>
          </w:r>
        </w:del>
        <w:del w:id="670" w:author="Elizabeth" w:date="2022-04-18T15:44:00Z">
          <w:r w:rsidR="002E64E1" w:rsidDel="00C37EE3">
            <w:delText xml:space="preserve"> and </w:delText>
          </w:r>
        </w:del>
        <w:del w:id="671" w:author="Elizabeth" w:date="2022-04-18T14:45:00Z">
          <w:r w:rsidR="002E64E1" w:rsidDel="00F71401">
            <w:delText xml:space="preserve">consider </w:delText>
          </w:r>
        </w:del>
      </w:ins>
      <w:ins w:id="672" w:author="Elizabeth Ann Storm" w:date="2021-12-14T12:34:00Z">
        <w:del w:id="673" w:author="Elizabeth" w:date="2022-04-18T14:45:00Z">
          <w:r w:rsidR="002E64E1" w:rsidDel="00F71401">
            <w:delText xml:space="preserve">alternate </w:delText>
          </w:r>
        </w:del>
        <w:del w:id="674" w:author="Elizabeth" w:date="2022-04-12T15:29:00Z">
          <w:r w:rsidR="002E64E1" w:rsidDel="009947BA">
            <w:delText>points of view</w:delText>
          </w:r>
        </w:del>
      </w:ins>
      <w:ins w:id="675" w:author="Elizabeth Ann Storm" w:date="2021-12-13T14:43:00Z">
        <w:del w:id="676" w:author="Elizabeth" w:date="2022-04-18T15:44:00Z">
          <w:r w:rsidR="0087253A" w:rsidDel="00C37EE3">
            <w:delText>.</w:delText>
          </w:r>
        </w:del>
      </w:ins>
      <w:ins w:id="677" w:author="Elizabeth Ann Storm" w:date="2021-12-13T14:33:00Z">
        <w:del w:id="678" w:author="Elizabeth" w:date="2022-04-18T15:44:00Z">
          <w:r w:rsidR="00341B61" w:rsidDel="00C37EE3">
            <w:delText xml:space="preserve"> </w:delText>
          </w:r>
        </w:del>
      </w:ins>
      <w:ins w:id="679" w:author="Elizabeth Ann Storm" w:date="2021-12-13T14:35:00Z">
        <w:r w:rsidR="00AC5708">
          <w:t>I wonder</w:t>
        </w:r>
        <w:r w:rsidR="00591BD6">
          <w:t xml:space="preserve"> what obsolete models of portraying reality </w:t>
        </w:r>
      </w:ins>
      <w:ins w:id="680" w:author="Elizabeth Ann Storm" w:date="2021-12-13T15:39:00Z">
        <w:r w:rsidR="001B11C5">
          <w:t xml:space="preserve">I have </w:t>
        </w:r>
      </w:ins>
      <w:ins w:id="681" w:author="Elizabeth Ann Storm" w:date="2021-12-13T14:36:00Z">
        <w:r w:rsidR="00591BD6">
          <w:t xml:space="preserve">inherited from </w:t>
        </w:r>
        <w:del w:id="682" w:author="Elizabeth" w:date="2022-04-18T15:44:00Z">
          <w:r w:rsidR="00591BD6" w:rsidDel="00C37EE3">
            <w:delText>that</w:delText>
          </w:r>
        </w:del>
      </w:ins>
      <w:ins w:id="683" w:author="Elizabeth" w:date="2022-04-18T15:44:00Z">
        <w:r>
          <w:t>the</w:t>
        </w:r>
      </w:ins>
      <w:ins w:id="684" w:author="Elizabeth Ann Storm" w:date="2021-12-13T14:36:00Z">
        <w:r w:rsidR="00591BD6">
          <w:t xml:space="preserve"> </w:t>
        </w:r>
        <w:commentRangeStart w:id="685"/>
        <w:r w:rsidR="00591BD6">
          <w:t>pa</w:t>
        </w:r>
      </w:ins>
      <w:ins w:id="686" w:author="Elizabeth Ann Storm" w:date="2021-12-13T14:43:00Z">
        <w:r w:rsidR="0087253A">
          <w:t>st</w:t>
        </w:r>
      </w:ins>
      <w:commentRangeEnd w:id="685"/>
      <w:ins w:id="687" w:author="Elizabeth Ann Storm" w:date="2021-12-14T12:23:00Z">
        <w:r w:rsidR="00477809">
          <w:rPr>
            <w:rStyle w:val="CommentReference"/>
          </w:rPr>
          <w:commentReference w:id="685"/>
        </w:r>
      </w:ins>
      <w:ins w:id="688" w:author="Elizabeth" w:date="2022-04-18T15:18:00Z">
        <w:r w:rsidR="00883034">
          <w:t xml:space="preserve">? </w:t>
        </w:r>
      </w:ins>
      <w:ins w:id="689" w:author="Elizabeth Ann Storm" w:date="2021-12-13T14:43:00Z">
        <w:del w:id="690" w:author="Elizabeth" w:date="2022-04-18T15:17:00Z">
          <w:r w:rsidR="0087253A" w:rsidDel="00883034">
            <w:delText xml:space="preserve">. </w:delText>
          </w:r>
        </w:del>
      </w:ins>
      <w:ins w:id="691" w:author="Elizabeth" w:date="2022-04-13T15:47:00Z">
        <w:r w:rsidR="000D2536">
          <w:t>Modernist t</w:t>
        </w:r>
      </w:ins>
      <w:ins w:id="692" w:author="Elizabeth" w:date="2022-04-13T15:46:00Z">
        <w:r w:rsidR="000D2536">
          <w:t>heories of visualit</w:t>
        </w:r>
      </w:ins>
      <w:ins w:id="693" w:author="Elizabeth" w:date="2022-04-13T15:48:00Z">
        <w:r w:rsidR="000D2536">
          <w:t>y are being</w:t>
        </w:r>
      </w:ins>
      <w:ins w:id="694" w:author="Elizabeth" w:date="2022-04-13T15:46:00Z">
        <w:r w:rsidR="000D2536">
          <w:t xml:space="preserve"> critically examined</w:t>
        </w:r>
      </w:ins>
      <w:ins w:id="695" w:author="Elizabeth" w:date="2022-04-13T15:48:00Z">
        <w:r w:rsidR="000D2536">
          <w:t xml:space="preserve"> to this day, and I will speak to some art and</w:t>
        </w:r>
      </w:ins>
      <w:ins w:id="696" w:author="Elizabeth" w:date="2022-04-13T15:49:00Z">
        <w:r w:rsidR="000D2536">
          <w:t xml:space="preserve"> </w:t>
        </w:r>
      </w:ins>
      <w:ins w:id="697" w:author="Elizabeth" w:date="2022-04-13T15:48:00Z">
        <w:r w:rsidR="000D2536">
          <w:t xml:space="preserve">writing from </w:t>
        </w:r>
      </w:ins>
      <w:ins w:id="698" w:author="Elizabeth" w:date="2022-04-13T15:46:00Z">
        <w:r w:rsidR="000D2536">
          <w:t>the late 20</w:t>
        </w:r>
        <w:r w:rsidR="000D2536" w:rsidRPr="000D2536">
          <w:rPr>
            <w:vertAlign w:val="superscript"/>
            <w:rPrChange w:id="699" w:author="Elizabeth" w:date="2022-04-13T15:46:00Z">
              <w:rPr/>
            </w:rPrChange>
          </w:rPr>
          <w:t>th</w:t>
        </w:r>
        <w:r w:rsidR="000D2536">
          <w:t xml:space="preserve"> and early 21</w:t>
        </w:r>
        <w:r w:rsidR="000D2536" w:rsidRPr="000D2536">
          <w:rPr>
            <w:vertAlign w:val="superscript"/>
            <w:rPrChange w:id="700" w:author="Elizabeth" w:date="2022-04-13T15:46:00Z">
              <w:rPr/>
            </w:rPrChange>
          </w:rPr>
          <w:t>st</w:t>
        </w:r>
        <w:r w:rsidR="000D2536">
          <w:t xml:space="preserve"> century</w:t>
        </w:r>
      </w:ins>
      <w:ins w:id="701" w:author="Elizabeth" w:date="2022-04-18T15:18:00Z">
        <w:r w:rsidR="00883034">
          <w:t>.</w:t>
        </w:r>
      </w:ins>
      <w:ins w:id="702" w:author="Elizabeth" w:date="2022-04-18T15:20:00Z">
        <w:r w:rsidR="00CE49AE">
          <w:t xml:space="preserve"> </w:t>
        </w:r>
      </w:ins>
      <w:ins w:id="703" w:author="Elizabeth" w:date="2022-04-18T15:45:00Z">
        <w:r>
          <w:t xml:space="preserve">With this thesis, I </w:t>
        </w:r>
      </w:ins>
      <w:ins w:id="704" w:author="Elizabeth" w:date="2022-04-18T15:47:00Z">
        <w:r w:rsidR="009B6FF3">
          <w:t>will</w:t>
        </w:r>
      </w:ins>
      <w:ins w:id="705" w:author="Elizabeth" w:date="2022-04-18T15:45:00Z">
        <w:r>
          <w:t xml:space="preserve"> outlin</w:t>
        </w:r>
      </w:ins>
      <w:ins w:id="706" w:author="Elizabeth" w:date="2022-04-18T15:48:00Z">
        <w:r w:rsidR="009B6FF3">
          <w:t>e</w:t>
        </w:r>
      </w:ins>
      <w:ins w:id="707" w:author="Elizabeth" w:date="2022-04-18T15:45:00Z">
        <w:r>
          <w:t xml:space="preserve"> some of t</w:t>
        </w:r>
      </w:ins>
      <w:ins w:id="708" w:author="Elizabeth" w:date="2022-04-18T15:46:00Z">
        <w:r>
          <w:t>he larger ideas that inform my practice</w:t>
        </w:r>
      </w:ins>
      <w:ins w:id="709" w:author="Elizabeth" w:date="2022-04-18T15:48:00Z">
        <w:r w:rsidR="009B6FF3">
          <w:t xml:space="preserve">. I’ll also share </w:t>
        </w:r>
      </w:ins>
      <w:ins w:id="710" w:author="Elizabeth" w:date="2022-04-18T15:46:00Z">
        <w:r>
          <w:t xml:space="preserve">how my </w:t>
        </w:r>
      </w:ins>
      <w:ins w:id="711" w:author="Elizabeth" w:date="2022-04-18T15:47:00Z">
        <w:r>
          <w:t>work changed when doing critical research</w:t>
        </w:r>
      </w:ins>
      <w:ins w:id="712" w:author="Elizabeth" w:date="2022-04-18T15:48:00Z">
        <w:r w:rsidR="009B6FF3">
          <w:t xml:space="preserve">, and reflections on my thesis body of work and exhibition. </w:t>
        </w:r>
      </w:ins>
      <w:ins w:id="713" w:author="Elizabeth" w:date="2022-04-18T15:45:00Z">
        <w:r>
          <w:t xml:space="preserve"> </w:t>
        </w:r>
      </w:ins>
    </w:p>
    <w:p w14:paraId="461DA1C4" w14:textId="0CEC06E8" w:rsidR="00296881" w:rsidDel="00867276" w:rsidRDefault="00B37D09" w:rsidP="00B37D09">
      <w:pPr>
        <w:ind w:firstLine="0"/>
        <w:rPr>
          <w:ins w:id="714" w:author="Elizabeth Ann Storm" w:date="2021-12-12T18:08:00Z"/>
          <w:del w:id="715" w:author="Elizabeth" w:date="2022-04-13T15:39:00Z"/>
        </w:rPr>
        <w:pPrChange w:id="716" w:author="Elizabeth" w:date="2022-04-14T15:58:00Z">
          <w:pPr/>
        </w:pPrChange>
      </w:pPr>
      <w:ins w:id="717" w:author="Elizabeth" w:date="2022-04-14T15:58:00Z">
        <w:r>
          <w:tab/>
        </w:r>
      </w:ins>
      <w:ins w:id="718" w:author="Elizabeth Ann Storm" w:date="2021-12-14T12:27:00Z">
        <w:del w:id="719" w:author="Elizabeth" w:date="2022-04-13T15:39:00Z">
          <w:r w:rsidR="00477809" w:rsidDel="00867276">
            <w:delText>I will focus on the “modernist sensoriu</w:delText>
          </w:r>
        </w:del>
      </w:ins>
      <w:ins w:id="720" w:author="Elizabeth Ann Storm" w:date="2021-12-14T12:28:00Z">
        <w:del w:id="721" w:author="Elizabeth" w:date="2022-04-13T15:39:00Z">
          <w:r w:rsidR="00477809" w:rsidDel="00867276">
            <w:delText>m</w:delText>
          </w:r>
          <w:r w:rsidR="00635E46" w:rsidDel="00867276">
            <w:delText>’s” emphasis on the visual sense</w:delText>
          </w:r>
        </w:del>
      </w:ins>
      <w:ins w:id="722" w:author="Elizabeth Ann Storm" w:date="2021-12-14T12:29:00Z">
        <w:del w:id="723" w:author="Elizabeth" w:date="2022-04-13T15:39:00Z">
          <w:r w:rsidR="00635E46" w:rsidDel="00867276">
            <w:delText xml:space="preserve"> and the contrast</w:delText>
          </w:r>
        </w:del>
        <w:del w:id="724" w:author="Elizabeth" w:date="2022-04-11T14:03:00Z">
          <w:r w:rsidR="00635E46" w:rsidDel="00F9357B">
            <w:delText xml:space="preserve"> in</w:delText>
          </w:r>
        </w:del>
        <w:del w:id="725" w:author="Elizabeth" w:date="2022-04-13T15:39:00Z">
          <w:r w:rsidR="00635E46" w:rsidDel="00867276">
            <w:delText xml:space="preserve"> static and dynamic visual media. </w:delText>
          </w:r>
        </w:del>
      </w:ins>
      <w:ins w:id="726" w:author="Elizabeth Ann Storm" w:date="2021-12-13T14:43:00Z">
        <w:del w:id="727" w:author="Elizabeth" w:date="2022-04-13T15:39:00Z">
          <w:r w:rsidR="00886BCD" w:rsidDel="00867276">
            <w:delText xml:space="preserve">In </w:delText>
          </w:r>
        </w:del>
      </w:ins>
      <w:ins w:id="728" w:author="Elizabeth Ann Storm" w:date="2021-12-14T12:30:00Z">
        <w:del w:id="729" w:author="Elizabeth" w:date="2022-04-13T15:39:00Z">
          <w:r w:rsidR="00635E46" w:rsidDel="00867276">
            <w:delText>comparison</w:delText>
          </w:r>
        </w:del>
      </w:ins>
      <w:ins w:id="730" w:author="Elizabeth Ann Storm" w:date="2021-12-13T14:43:00Z">
        <w:del w:id="731" w:author="Elizabeth" w:date="2022-04-13T15:39:00Z">
          <w:r w:rsidR="00886BCD" w:rsidDel="00867276">
            <w:delText xml:space="preserve"> to </w:delText>
          </w:r>
        </w:del>
      </w:ins>
      <w:ins w:id="732" w:author="Elizabeth Ann Storm" w:date="2021-12-14T12:29:00Z">
        <w:del w:id="733" w:author="Elizabeth" w:date="2022-04-13T15:39:00Z">
          <w:r w:rsidR="00635E46" w:rsidDel="00867276">
            <w:delText>that,</w:delText>
          </w:r>
        </w:del>
      </w:ins>
      <w:ins w:id="734" w:author="Elizabeth Ann Storm" w:date="2021-12-13T14:44:00Z">
        <w:del w:id="735" w:author="Elizabeth" w:date="2022-04-13T15:39:00Z">
          <w:r w:rsidR="00886BCD" w:rsidDel="00867276">
            <w:delText xml:space="preserve"> I </w:delText>
          </w:r>
          <w:r w:rsidR="00313BB4" w:rsidDel="00867276">
            <w:delText xml:space="preserve">will </w:delText>
          </w:r>
        </w:del>
      </w:ins>
      <w:ins w:id="736" w:author="Elizabeth Ann Storm" w:date="2021-12-14T12:31:00Z">
        <w:del w:id="737" w:author="Elizabeth" w:date="2022-04-13T15:39:00Z">
          <w:r w:rsidR="00635E46" w:rsidDel="00867276">
            <w:delText>reflect on</w:delText>
          </w:r>
        </w:del>
      </w:ins>
      <w:ins w:id="738" w:author="Elizabeth Ann Storm" w:date="2021-12-13T14:44:00Z">
        <w:del w:id="739" w:author="Elizabeth" w:date="2022-04-13T15:39:00Z">
          <w:r w:rsidR="00313BB4" w:rsidDel="00867276">
            <w:delText xml:space="preserve"> notions of the new sensorium of the late 20</w:delText>
          </w:r>
          <w:r w:rsidR="00313BB4" w:rsidRPr="00313BB4" w:rsidDel="00867276">
            <w:rPr>
              <w:vertAlign w:val="superscript"/>
              <w:rPrChange w:id="740" w:author="Elizabeth Ann Storm" w:date="2021-12-13T14:44:00Z">
                <w:rPr/>
              </w:rPrChange>
            </w:rPr>
            <w:delText>th</w:delText>
          </w:r>
          <w:r w:rsidR="00313BB4" w:rsidDel="00867276">
            <w:delText xml:space="preserve"> and early 21</w:delText>
          </w:r>
          <w:r w:rsidR="00313BB4" w:rsidRPr="00313BB4" w:rsidDel="00867276">
            <w:rPr>
              <w:vertAlign w:val="superscript"/>
              <w:rPrChange w:id="741" w:author="Elizabeth Ann Storm" w:date="2021-12-13T14:44:00Z">
                <w:rPr/>
              </w:rPrChange>
            </w:rPr>
            <w:delText>st</w:delText>
          </w:r>
          <w:r w:rsidR="00313BB4" w:rsidDel="00867276">
            <w:delText xml:space="preserve"> centu</w:delText>
          </w:r>
        </w:del>
        <w:del w:id="742" w:author="Elizabeth" w:date="2022-04-12T15:31:00Z">
          <w:r w:rsidR="00313BB4" w:rsidDel="00DC7C92">
            <w:delText>ry</w:delText>
          </w:r>
        </w:del>
      </w:ins>
      <w:del w:id="743" w:author="Elizabeth" w:date="2022-04-12T15:31:00Z">
        <w:r w:rsidR="002E64E1" w:rsidDel="00DC7C92">
          <w:fldChar w:fldCharType="begin">
            <w:fldData xml:space="preserve">PEVuZE5vdGU+PENpdGU+PEF1dGhvcj5QaGlsbGlwczwvQXV0aG9yPjxZZWFyPjE5OTM8L1llYXI+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</w:fldData>
          </w:fldChar>
        </w:r>
        <w:r w:rsidR="00421C53" w:rsidDel="00DC7C92">
          <w:delInstrText xml:space="preserve"> ADDIN EN.CITE </w:delInstrText>
        </w:r>
        <w:r w:rsidR="00421C53" w:rsidDel="00DC7C92">
          <w:fldChar w:fldCharType="begin">
            <w:fldData xml:space="preserve">PEVuZE5vdGU+PENpdGU+PEF1dGhvcj5QaGlsbGlwczwvQXV0aG9yPjxZZWFyPjE5OTM8L1llYXI+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</w:fldData>
          </w:fldChar>
        </w:r>
        <w:r w:rsidR="00421C53" w:rsidDel="00DC7C92">
          <w:delInstrText xml:space="preserve"> ADDIN EN.CITE.DATA </w:delInstrText>
        </w:r>
        <w:r w:rsidR="00421C53" w:rsidDel="00DC7C92">
          <w:fldChar w:fldCharType="end"/>
        </w:r>
        <w:r w:rsidR="002E64E1" w:rsidDel="00DC7C92">
          <w:fldChar w:fldCharType="separate"/>
        </w:r>
        <w:r w:rsidR="00421C53" w:rsidDel="00DC7C92">
          <w:rPr>
            <w:noProof/>
          </w:rPr>
          <w:delText>(Phillips 1993)</w:delText>
        </w:r>
        <w:r w:rsidR="002E64E1" w:rsidDel="00DC7C92">
          <w:fldChar w:fldCharType="end"/>
        </w:r>
      </w:del>
      <w:ins w:id="744" w:author="Elizabeth Ann Storm" w:date="2021-12-13T14:46:00Z">
        <w:del w:id="745" w:author="Elizabeth" w:date="2022-04-12T15:31:00Z">
          <w:r w:rsidR="000D7C4E" w:rsidDel="00DC7C92">
            <w:delText>.</w:delText>
          </w:r>
        </w:del>
      </w:ins>
      <w:ins w:id="746" w:author="Elizabeth Ann Storm" w:date="2021-12-13T14:55:00Z">
        <w:del w:id="747" w:author="Elizabeth" w:date="2022-04-12T15:31:00Z">
          <w:r w:rsidR="00AE4F1B" w:rsidDel="00DC7C92">
            <w:rPr>
              <w:rStyle w:val="FootnoteReference"/>
            </w:rPr>
            <w:footnoteReference w:id="3"/>
          </w:r>
        </w:del>
      </w:ins>
      <w:ins w:id="760" w:author="Elizabeth Ann Storm" w:date="2021-12-13T14:46:00Z">
        <w:del w:id="761" w:author="Elizabeth" w:date="2022-04-12T15:31:00Z">
          <w:r w:rsidR="000D7C4E" w:rsidDel="00DC7C92">
            <w:delText xml:space="preserve"> </w:delText>
          </w:r>
        </w:del>
      </w:ins>
    </w:p>
    <w:p w14:paraId="7787C1A9" w14:textId="6EEDC1A7" w:rsidR="00FC107E" w:rsidDel="00B37D09" w:rsidRDefault="001A701C" w:rsidP="00B37D09">
      <w:pPr>
        <w:pStyle w:val="TableofFigures"/>
        <w:rPr>
          <w:del w:id="762" w:author="Elizabeth" w:date="2022-04-12T11:40:00Z"/>
        </w:rPr>
        <w:pPrChange w:id="763" w:author="Elizabeth" w:date="2022-04-14T15:58:00Z">
          <w:pPr>
            <w:pStyle w:val="TableofFigures"/>
          </w:pPr>
        </w:pPrChange>
      </w:pPr>
      <w:ins w:id="764" w:author="Elizabeth Ann Storm" w:date="2021-12-13T14:08:00Z">
        <w:r>
          <w:t>Witnessing</w:t>
        </w:r>
        <w:r w:rsidR="00654A6D">
          <w:t xml:space="preserve"> new</w:t>
        </w:r>
      </w:ins>
      <w:ins w:id="765" w:author="Elizabeth Ann Storm" w:date="2021-12-12T18:08:00Z">
        <w:r w:rsidR="00296881">
          <w:t xml:space="preserve"> models of perceiving reality</w:t>
        </w:r>
      </w:ins>
      <w:ins w:id="766" w:author="Elizabeth Ann Storm" w:date="2021-12-12T18:09:00Z">
        <w:r w:rsidR="00296881">
          <w:t xml:space="preserve"> </w:t>
        </w:r>
      </w:ins>
      <w:ins w:id="767" w:author="Elizabeth Ann Storm" w:date="2021-12-13T14:08:00Z">
        <w:r w:rsidR="00654A6D">
          <w:t>has</w:t>
        </w:r>
      </w:ins>
      <w:ins w:id="768" w:author="Elizabeth Ann Storm" w:date="2021-12-12T18:09:00Z">
        <w:r w:rsidR="00296881">
          <w:t xml:space="preserve"> led </w:t>
        </w:r>
      </w:ins>
      <w:ins w:id="769" w:author="Elizabeth Ann Storm" w:date="2021-12-13T14:08:00Z">
        <w:r w:rsidR="00654A6D">
          <w:t>me t</w:t>
        </w:r>
      </w:ins>
      <w:ins w:id="770" w:author="Elizabeth Ann Storm" w:date="2021-12-12T18:09:00Z">
        <w:r w:rsidR="00296881">
          <w:t>o reevaluat</w:t>
        </w:r>
      </w:ins>
      <w:ins w:id="771" w:author="Elizabeth Ann Storm" w:date="2021-12-13T14:08:00Z">
        <w:r w:rsidR="00654A6D">
          <w:t>e</w:t>
        </w:r>
      </w:ins>
      <w:ins w:id="772" w:author="Elizabeth Ann Storm" w:date="2021-12-12T18:09:00Z">
        <w:r w:rsidR="00296881">
          <w:t xml:space="preserve"> </w:t>
        </w:r>
      </w:ins>
      <w:ins w:id="773" w:author="Elizabeth Ann Storm" w:date="2021-12-13T14:57:00Z">
        <w:r w:rsidR="003E51BE">
          <w:t>the</w:t>
        </w:r>
      </w:ins>
      <w:ins w:id="774" w:author="Elizabeth Ann Storm" w:date="2021-12-12T18:09:00Z">
        <w:r w:rsidR="00296881">
          <w:t xml:space="preserve"> so-called fundamental building blocks</w:t>
        </w:r>
      </w:ins>
      <w:ins w:id="775" w:author="Elizabeth Ann Storm" w:date="2021-12-13T15:41:00Z">
        <w:r w:rsidR="00457C90">
          <w:t xml:space="preserve"> of my own practice</w:t>
        </w:r>
      </w:ins>
      <w:ins w:id="776" w:author="Elizabeth Ann Storm" w:date="2021-12-12T18:09:00Z">
        <w:r w:rsidR="002D7D7B">
          <w:t>.</w:t>
        </w:r>
      </w:ins>
      <w:ins w:id="777" w:author="Elizabeth" w:date="2022-04-12T15:32:00Z">
        <w:r w:rsidR="00DC7C92">
          <w:t xml:space="preserve"> </w:t>
        </w:r>
      </w:ins>
      <w:ins w:id="778" w:author="Elizabeth Ann Storm" w:date="2021-12-14T12:31:00Z">
        <w:del w:id="779" w:author="Elizabeth" w:date="2022-04-12T15:32:00Z">
          <w:r w:rsidR="00635E46" w:rsidDel="00DC7C92">
            <w:delText xml:space="preserve"> </w:delText>
          </w:r>
          <w:r w:rsidR="00635E46" w:rsidRPr="00635E46" w:rsidDel="00DC7C92">
            <w:rPr>
              <w:highlight w:val="yellow"/>
              <w:rPrChange w:id="780" w:author="Elizabeth Ann Storm" w:date="2021-12-14T12:31:00Z">
                <w:rPr/>
              </w:rPrChange>
            </w:rPr>
            <w:delText>(What new models? Answer in body)</w:delText>
          </w:r>
        </w:del>
      </w:ins>
      <w:ins w:id="781" w:author="Elizabeth Ann Storm" w:date="2021-12-12T18:09:00Z">
        <w:del w:id="782" w:author="Elizabeth" w:date="2022-04-12T15:32:00Z">
          <w:r w:rsidR="002D7D7B" w:rsidDel="00DC7C92">
            <w:delText xml:space="preserve"> </w:delText>
          </w:r>
        </w:del>
      </w:ins>
      <w:ins w:id="783" w:author="Elizabeth Ann Storm" w:date="2021-12-13T15:42:00Z">
        <w:r w:rsidR="00457C90" w:rsidRPr="007A2142">
          <w:t>My thesis</w:t>
        </w:r>
        <w:r w:rsidR="00457C90">
          <w:t xml:space="preserve"> body of</w:t>
        </w:r>
        <w:r w:rsidR="00457C90" w:rsidRPr="007A2142">
          <w:t xml:space="preserve"> work, </w:t>
        </w:r>
        <w:r w:rsidR="00457C90" w:rsidRPr="006A3B92">
          <w:rPr>
            <w:i/>
            <w:iCs/>
          </w:rPr>
          <w:t>a wheel inside a wheel</w:t>
        </w:r>
        <w:r w:rsidR="00457C90" w:rsidRPr="007A2142">
          <w:t>, explor</w:t>
        </w:r>
        <w:r w:rsidR="00457C90">
          <w:t xml:space="preserve">es the self in relation to contemporary conceptions of reality. </w:t>
        </w:r>
      </w:ins>
      <w:ins w:id="784" w:author="Elizabeth" w:date="2022-04-12T11:38:00Z">
        <w:r w:rsidR="00EC7CD5">
          <w:t xml:space="preserve">The action-based works on paper leverage invisible forces and signal to permanency and physical embodiment, deepened through an engagement with archetypal materials. </w:t>
        </w:r>
      </w:ins>
      <w:ins w:id="785" w:author="Elizabeth Ann Storm" w:date="2021-12-13T15:42:00Z">
        <w:del w:id="786" w:author="Elizabeth" w:date="2022-04-12T11:38:00Z">
          <w:r w:rsidR="00457C90" w:rsidDel="00EC7CD5">
            <w:delText>This</w:delText>
          </w:r>
        </w:del>
      </w:ins>
      <w:ins w:id="787" w:author="Elizabeth" w:date="2022-04-12T11:38:00Z">
        <w:r w:rsidR="00EC7CD5">
          <w:t>My</w:t>
        </w:r>
      </w:ins>
      <w:ins w:id="788" w:author="Elizabeth Ann Storm" w:date="2021-12-13T15:42:00Z">
        <w:r w:rsidR="00457C90">
          <w:t xml:space="preserve"> expanded drawing and painting practice </w:t>
        </w:r>
      </w:ins>
      <w:ins w:id="789" w:author="Elizabeth" w:date="2022-04-12T11:39:00Z">
        <w:r w:rsidR="00EC7CD5">
          <w:t>looks into</w:t>
        </w:r>
      </w:ins>
      <w:ins w:id="790" w:author="Elizabeth" w:date="2022-04-12T11:38:00Z">
        <w:r w:rsidR="00EC7CD5">
          <w:t xml:space="preserve"> </w:t>
        </w:r>
      </w:ins>
      <w:ins w:id="791" w:author="Elizabeth Ann Storm" w:date="2021-12-13T15:42:00Z">
        <w:del w:id="792" w:author="Elizabeth" w:date="2022-04-12T11:38:00Z">
          <w:r w:rsidR="00457C90" w:rsidDel="00EC7CD5">
            <w:delText xml:space="preserve">looks at </w:delText>
          </w:r>
        </w:del>
        <w:r w:rsidR="00457C90">
          <w:t xml:space="preserve">static and dynamic representations of stripped-down patterns modeled from nature; like circular bursts, splintering branches, or the meander of a wave. </w:t>
        </w:r>
        <w:del w:id="793" w:author="Elizabeth" w:date="2022-04-12T11:38:00Z">
          <w:r w:rsidR="00457C90" w:rsidDel="00EC7CD5">
            <w:delText xml:space="preserve">The action-based works on paper leverage invisible forces and signal to permanency and physical embodiment, deepened through an engagement with </w:delText>
          </w:r>
        </w:del>
        <w:del w:id="794" w:author="Elizabeth" w:date="2022-04-11T14:04:00Z">
          <w:r w:rsidR="00457C90" w:rsidDel="00F9357B">
            <w:delText xml:space="preserve">local, handmade, and recycled </w:delText>
          </w:r>
        </w:del>
        <w:del w:id="795" w:author="Elizabeth" w:date="2022-04-12T11:38:00Z">
          <w:r w:rsidR="00457C90" w:rsidDel="00EC7CD5">
            <w:delText xml:space="preserve">materials. </w:delText>
          </w:r>
        </w:del>
        <w:r w:rsidR="00457C90">
          <w:t xml:space="preserve">Time-based media renders an altogether separate point of view. By presenting high-speed documentary footage alongside artifacts of this abstraction practice, I speculate on the role sensing and recording technologies have in altering perceptions and observations of reality. </w:t>
        </w:r>
      </w:ins>
      <w:del w:id="796" w:author="Elizabeth Ann Storm" w:date="2021-12-12T17:16:00Z">
        <w:r w:rsidR="006145E1" w:rsidRPr="007A2142" w:rsidDel="00B17AA4">
          <w:delText xml:space="preserve">slough off layers of external interests </w:delText>
        </w:r>
      </w:del>
      <w:del w:id="797" w:author="Elizabeth Ann Storm" w:date="2021-12-12T17:20:00Z">
        <w:r w:rsidR="006145E1" w:rsidRPr="007A2142" w:rsidDel="001574FC">
          <w:delText>to arrive at</w:delText>
        </w:r>
      </w:del>
      <w:del w:id="798" w:author="Elizabeth Ann Storm" w:date="2021-12-12T17:18:00Z">
        <w:r w:rsidR="006145E1" w:rsidRPr="007A2142" w:rsidDel="00802566">
          <w:delText xml:space="preserve"> my </w:delText>
        </w:r>
        <w:r w:rsidR="006A3B92" w:rsidDel="00802566">
          <w:delText>current</w:delText>
        </w:r>
        <w:r w:rsidR="006145E1" w:rsidRPr="007A2142" w:rsidDel="00802566">
          <w:delText xml:space="preserve"> subject:</w:delText>
        </w:r>
      </w:del>
      <w:del w:id="799" w:author="Elizabeth Ann Storm" w:date="2021-12-13T15:42:00Z">
        <w:r w:rsidR="006145E1" w:rsidRPr="007A2142" w:rsidDel="00457C90">
          <w:delText xml:space="preserve"> </w:delText>
        </w:r>
      </w:del>
      <w:del w:id="800" w:author="Elizabeth Ann Storm" w:date="2021-12-12T17:18:00Z">
        <w:r w:rsidR="006145E1" w:rsidRPr="007A2142" w:rsidDel="00E50CF5">
          <w:delText>abstraction</w:delText>
        </w:r>
        <w:r w:rsidR="006B7D62" w:rsidDel="00E50CF5">
          <w:delText xml:space="preserve">s of </w:delText>
        </w:r>
        <w:r w:rsidR="006A3B92" w:rsidDel="00E50CF5">
          <w:delText>dynamic phenomenon</w:delText>
        </w:r>
        <w:r w:rsidR="006145E1" w:rsidRPr="007A2142" w:rsidDel="00E50CF5">
          <w:delText xml:space="preserve">. </w:delText>
        </w:r>
      </w:del>
      <w:del w:id="801" w:author="Elizabeth Ann Storm" w:date="2021-12-13T15:40:00Z">
        <w:r w:rsidR="006145E1" w:rsidRPr="007A2142" w:rsidDel="001B11C5">
          <w:delText xml:space="preserve">Abstraction, as I understand it, has to do with everything from rigorously describing a tree, an atom, or relativity, to poetically or aesthetically expressing </w:delText>
        </w:r>
        <w:r w:rsidR="007B44EF" w:rsidDel="001B11C5">
          <w:delText>non-visual, non-physical</w:delText>
        </w:r>
      </w:del>
      <w:del w:id="802" w:author="Elizabeth Ann Storm" w:date="2021-12-01T11:49:00Z">
        <w:r w:rsidR="007B44EF" w:rsidDel="00D052D4">
          <w:delText xml:space="preserve">, </w:delText>
        </w:r>
        <w:r w:rsidR="00B67944" w:rsidDel="00D052D4">
          <w:delText xml:space="preserve">and </w:delText>
        </w:r>
        <w:r w:rsidR="006145E1" w:rsidRPr="007A2142" w:rsidDel="00D052D4">
          <w:delText xml:space="preserve">emotional qualities </w:delText>
        </w:r>
        <w:r w:rsidR="007B44EF" w:rsidDel="00D052D4">
          <w:delText>of</w:delText>
        </w:r>
      </w:del>
      <w:del w:id="803" w:author="Elizabeth Ann Storm" w:date="2021-12-01T11:47:00Z">
        <w:r w:rsidR="007B44EF" w:rsidDel="00D052D4">
          <w:delText xml:space="preserve"> </w:delText>
        </w:r>
      </w:del>
      <w:del w:id="804" w:author="Elizabeth Ann Storm" w:date="2021-12-01T11:49:00Z">
        <w:r w:rsidR="006145E1" w:rsidRPr="007A2142" w:rsidDel="00D052D4">
          <w:delText>incomprehensible phenomen</w:delText>
        </w:r>
      </w:del>
      <w:del w:id="805" w:author="Elizabeth Ann Storm" w:date="2021-12-01T11:48:00Z">
        <w:r w:rsidR="006145E1" w:rsidRPr="007A2142" w:rsidDel="00D052D4">
          <w:delText>a</w:delText>
        </w:r>
      </w:del>
      <w:del w:id="806" w:author="Elizabeth Ann Storm" w:date="2021-12-01T11:44:00Z">
        <w:r w:rsidR="007B44EF" w:rsidDel="00910DA7">
          <w:delText xml:space="preserve">, </w:delText>
        </w:r>
        <w:r w:rsidR="006145E1" w:rsidRPr="007A2142" w:rsidDel="00910DA7">
          <w:delText>reality, and life’s role in it.</w:delText>
        </w:r>
      </w:del>
      <w:del w:id="807" w:author="Elizabeth Ann Storm" w:date="2021-12-01T11:48:00Z">
        <w:r w:rsidR="006145E1" w:rsidRPr="007A2142" w:rsidDel="00D052D4">
          <w:delText xml:space="preserve"> Even representational </w:delText>
        </w:r>
      </w:del>
      <w:del w:id="808" w:author="Elizabeth Ann Storm" w:date="2021-12-01T11:45:00Z">
        <w:r w:rsidR="006145E1" w:rsidRPr="007A2142" w:rsidDel="00910DA7">
          <w:delText xml:space="preserve">artworks </w:delText>
        </w:r>
      </w:del>
      <w:del w:id="809" w:author="Elizabeth Ann Storm" w:date="2021-12-01T11:48:00Z">
        <w:r w:rsidR="006145E1" w:rsidRPr="007A2142" w:rsidDel="00D052D4">
          <w:delText xml:space="preserve">are </w:delText>
        </w:r>
      </w:del>
      <w:del w:id="810" w:author="Elizabeth Ann Storm" w:date="2021-12-01T11:45:00Z">
        <w:r w:rsidR="006145E1" w:rsidRPr="007A2142" w:rsidDel="00910DA7">
          <w:delText xml:space="preserve">abstractions </w:delText>
        </w:r>
      </w:del>
      <w:del w:id="811" w:author="Elizabeth Ann Storm" w:date="2021-12-01T11:48:00Z">
        <w:r w:rsidR="006145E1" w:rsidRPr="007A2142" w:rsidDel="00D052D4">
          <w:delText xml:space="preserve">to some degree. </w:delText>
        </w:r>
      </w:del>
      <w:del w:id="812" w:author="Elizabeth Ann Storm" w:date="2021-12-13T15:42:00Z">
        <w:r w:rsidR="006145E1" w:rsidRPr="007A2142" w:rsidDel="00457C90">
          <w:delText xml:space="preserve">My thesis work, </w:delText>
        </w:r>
        <w:r w:rsidR="006145E1" w:rsidRPr="006A3B92" w:rsidDel="00457C90">
          <w:rPr>
            <w:i/>
            <w:iCs/>
          </w:rPr>
          <w:delText>a wheel inside a wheel</w:delText>
        </w:r>
        <w:r w:rsidR="006145E1" w:rsidRPr="007A2142" w:rsidDel="00457C90">
          <w:delText>, explores abstractions of patterns in microcosms and macrocosm</w:delText>
        </w:r>
      </w:del>
      <w:del w:id="813" w:author="Elizabeth Ann Storm" w:date="2021-12-01T11:53:00Z">
        <w:r w:rsidR="006145E1" w:rsidRPr="007A2142" w:rsidDel="00332085">
          <w:delText>s of natur</w:delText>
        </w:r>
      </w:del>
      <w:del w:id="814" w:author="Elizabeth Ann Storm" w:date="2021-12-01T11:52:00Z">
        <w:r w:rsidR="006145E1" w:rsidRPr="007A2142" w:rsidDel="00332085">
          <w:delText>e</w:delText>
        </w:r>
      </w:del>
      <w:del w:id="815" w:author="Elizabeth Ann Storm" w:date="2021-12-01T12:08:00Z">
        <w:r w:rsidR="006145E1" w:rsidRPr="007A2142" w:rsidDel="004919F8">
          <w:delText>.</w:delText>
        </w:r>
      </w:del>
    </w:p>
    <w:p w14:paraId="37E60CD1" w14:textId="77777777" w:rsidR="00FC107E" w:rsidRDefault="00FC107E">
      <w:pPr>
        <w:pStyle w:val="TableofFigures"/>
        <w:rPr>
          <w:ins w:id="816" w:author="Elizabeth Ann Storm" w:date="2021-12-13T14:59:00Z"/>
        </w:rPr>
        <w:pPrChange w:id="817" w:author="Elizabeth" w:date="2022-04-13T15:49:00Z">
          <w:pPr>
            <w:spacing w:line="240" w:lineRule="auto"/>
            <w:ind w:firstLine="0"/>
          </w:pPr>
        </w:pPrChange>
      </w:pPr>
      <w:ins w:id="818" w:author="Elizabeth Ann Storm" w:date="2021-12-13T14:59:00Z">
        <w:r>
          <w:br w:type="page"/>
        </w:r>
      </w:ins>
    </w:p>
    <w:p w14:paraId="0DE26FCE" w14:textId="2E1D5F84" w:rsidR="006145E1" w:rsidRPr="007A2142" w:rsidDel="004C6494" w:rsidRDefault="006145E1" w:rsidP="002D7D7B">
      <w:pPr>
        <w:rPr>
          <w:del w:id="819" w:author="Elizabeth Ann Storm" w:date="2021-12-13T14:58:00Z"/>
        </w:rPr>
      </w:pPr>
      <w:del w:id="820" w:author="Elizabeth Ann Storm" w:date="2021-12-01T12:12:00Z">
        <w:r w:rsidRPr="007A2142" w:rsidDel="00AC0ED2">
          <w:lastRenderedPageBreak/>
          <w:delText xml:space="preserve"> </w:delText>
        </w:r>
      </w:del>
    </w:p>
    <w:p w14:paraId="7BC94BBD" w14:textId="24A837AC" w:rsidR="00BB6A91" w:rsidRPr="004C6494" w:rsidDel="004C6494" w:rsidRDefault="006145E1">
      <w:pPr>
        <w:pStyle w:val="TableofFigures"/>
        <w:ind w:firstLine="720"/>
        <w:rPr>
          <w:del w:id="821" w:author="Elizabeth Ann Storm" w:date="2021-12-13T14:58:00Z"/>
        </w:rPr>
        <w:pPrChange w:id="822" w:author="Elizabeth Ann Storm" w:date="2021-12-13T14:59:00Z">
          <w:pPr/>
        </w:pPrChange>
      </w:pPr>
      <w:moveFromRangeStart w:id="823" w:author="Elizabeth Ann Storm" w:date="2021-12-12T17:14:00Z" w:name="move90221689"/>
      <w:moveFrom w:id="824" w:author="Elizabeth Ann Storm" w:date="2021-12-12T17:14:00Z">
        <w:r w:rsidRPr="007A2142" w:rsidDel="00125E99">
          <w:t>By deeply observing and representing nature through the years in various forms of representation and abstraction, I’ve come to question constructions of reality through that lens</w:t>
        </w:r>
        <w:del w:id="825" w:author="Elizabeth Ann Storm" w:date="2021-12-13T14:58:00Z">
          <w:r w:rsidRPr="007A2142" w:rsidDel="004C6494">
            <w:delText xml:space="preserve">. </w:delText>
          </w:r>
        </w:del>
      </w:moveFrom>
      <w:moveFromRangeEnd w:id="823"/>
      <w:del w:id="826" w:author="Elizabeth Ann Storm" w:date="2021-12-13T14:58:00Z">
        <w:r w:rsidRPr="007A2142" w:rsidDel="00470094">
          <w:delText xml:space="preserve">With this </w:delText>
        </w:r>
      </w:del>
      <w:del w:id="827" w:author="Elizabeth Ann Storm" w:date="2021-12-12T19:17:00Z">
        <w:r w:rsidRPr="007A2142" w:rsidDel="0056001C">
          <w:delText>work</w:delText>
        </w:r>
      </w:del>
      <w:del w:id="828" w:author="Elizabeth Ann Storm" w:date="2021-12-13T14:58:00Z">
        <w:r w:rsidRPr="007A2142" w:rsidDel="00470094">
          <w:delText xml:space="preserve">, I wonder, </w:delText>
        </w:r>
      </w:del>
      <w:del w:id="829" w:author="Elizabeth Ann Storm" w:date="2021-12-13T12:58:00Z">
        <w:r w:rsidR="00B67944" w:rsidDel="0063442F">
          <w:delText>w</w:delText>
        </w:r>
      </w:del>
      <w:del w:id="830" w:author="Elizabeth Ann Storm" w:date="2021-12-13T14:58:00Z">
        <w:r w:rsidRPr="007A2142" w:rsidDel="00470094">
          <w:delText xml:space="preserve">hat theories of perception influence my notions of reality? </w:delText>
        </w:r>
      </w:del>
      <w:moveToRangeStart w:id="831" w:author="Elizabeth Ann Storm" w:date="2021-12-01T11:47:00Z" w:name="move89251644"/>
      <w:moveTo w:id="832" w:author="Elizabeth Ann Storm" w:date="2021-12-01T11:47:00Z">
        <w:del w:id="833" w:author="Elizabeth Ann Storm" w:date="2021-12-12T19:19:00Z">
          <w:r w:rsidR="00D052D4" w:rsidRPr="007A2142" w:rsidDel="00C26E5D">
            <w:delText xml:space="preserve">Can </w:delText>
          </w:r>
        </w:del>
        <w:del w:id="834" w:author="Elizabeth Ann Storm" w:date="2021-12-12T18:39:00Z">
          <w:r w:rsidR="00D052D4" w:rsidRPr="007A2142" w:rsidDel="00307D10">
            <w:delText>I b</w:delText>
          </w:r>
        </w:del>
        <w:del w:id="835" w:author="Elizabeth Ann Storm" w:date="2021-12-12T18:38:00Z">
          <w:r w:rsidR="00D052D4" w:rsidRPr="007A2142" w:rsidDel="00307D10">
            <w:delText xml:space="preserve">ecome aware of my </w:delText>
          </w:r>
        </w:del>
        <w:del w:id="836" w:author="Elizabeth Ann Storm" w:date="2021-12-12T18:39:00Z">
          <w:r w:rsidR="00D052D4" w:rsidRPr="007A2142" w:rsidDel="00D75EEC">
            <w:delText xml:space="preserve">material embodiment as a </w:delText>
          </w:r>
        </w:del>
        <w:del w:id="837" w:author="Elizabeth Ann Storm" w:date="2021-12-13T14:58:00Z">
          <w:r w:rsidR="00D052D4" w:rsidRPr="007A2142" w:rsidDel="00470094">
            <w:delText xml:space="preserve">path to </w:delText>
          </w:r>
        </w:del>
        <w:del w:id="838" w:author="Elizabeth Ann Storm" w:date="2021-12-12T19:26:00Z">
          <w:r w:rsidR="00D052D4" w:rsidRPr="007A2142" w:rsidDel="00CC0FA2">
            <w:delText>understanding</w:delText>
          </w:r>
        </w:del>
        <w:del w:id="839" w:author="Elizabeth Ann Storm" w:date="2021-12-13T14:58:00Z">
          <w:r w:rsidR="00D052D4" w:rsidRPr="007A2142" w:rsidDel="00470094">
            <w:delText xml:space="preserve"> the </w:delText>
          </w:r>
        </w:del>
        <w:del w:id="840" w:author="Elizabeth Ann Storm" w:date="2021-12-12T19:25:00Z">
          <w:r w:rsidR="00D052D4" w:rsidRPr="007A2142" w:rsidDel="002D598A">
            <w:delText xml:space="preserve">manifestation </w:delText>
          </w:r>
        </w:del>
        <w:del w:id="841" w:author="Elizabeth Ann Storm" w:date="2021-12-12T19:21:00Z">
          <w:r w:rsidR="00D052D4" w:rsidRPr="007A2142" w:rsidDel="00805F8D">
            <w:delText xml:space="preserve">of other energies, </w:delText>
          </w:r>
        </w:del>
        <w:del w:id="842" w:author="Elizabeth Ann Storm" w:date="2021-12-12T19:25:00Z">
          <w:r w:rsidR="00D052D4" w:rsidRPr="007A2142" w:rsidDel="002D598A">
            <w:delText>of the non-human and even non-living worlds</w:delText>
          </w:r>
          <w:r w:rsidR="00D052D4" w:rsidDel="002D598A">
            <w:delText xml:space="preserve"> of nature</w:delText>
          </w:r>
          <w:r w:rsidR="00D052D4" w:rsidRPr="007A2142" w:rsidDel="002D598A">
            <w:delText xml:space="preserve">? </w:delText>
          </w:r>
        </w:del>
      </w:moveTo>
      <w:moveToRangeEnd w:id="831"/>
      <w:del w:id="843" w:author="Elizabeth Ann Storm" w:date="2021-12-12T19:19:00Z">
        <w:r w:rsidRPr="007A2142" w:rsidDel="00C26E5D">
          <w:delText xml:space="preserve">Continually coming back to materials through processes of action drawing and a reverence for nature, I learn how materials can have materiality, can turn into media, and also how those lines can be blurred. </w:delText>
        </w:r>
      </w:del>
      <w:del w:id="844" w:author="Elizabeth Ann Storm" w:date="2021-12-12T19:25:00Z">
        <w:r w:rsidRPr="007A2142" w:rsidDel="002D598A">
          <w:delText xml:space="preserve">I wonder if matter can communicate, and if it can, in what ways, and what does it </w:delText>
        </w:r>
        <w:r w:rsidR="006B7D62" w:rsidRPr="007A2142" w:rsidDel="002D598A">
          <w:delText>transmit</w:delText>
        </w:r>
        <w:r w:rsidRPr="007A2142" w:rsidDel="002D598A">
          <w:delText xml:space="preserve">? How does context play in? </w:delText>
        </w:r>
      </w:del>
      <w:moveFromRangeStart w:id="845" w:author="Elizabeth Ann Storm" w:date="2021-12-01T11:47:00Z" w:name="move89251644"/>
      <w:moveFrom w:id="846" w:author="Elizabeth Ann Storm" w:date="2021-12-01T11:47:00Z">
        <w:del w:id="847" w:author="Elizabeth Ann Storm" w:date="2021-12-13T14:58:00Z">
          <w:r w:rsidRPr="007A2142" w:rsidDel="00470094">
            <w:delText>Can I become aware of my material embodiment as a path to understanding the manifestation of other energies, of the non-human and even non-living worlds</w:delText>
          </w:r>
          <w:r w:rsidR="00B67944" w:rsidDel="00470094">
            <w:delText xml:space="preserve"> of nature</w:delText>
          </w:r>
          <w:r w:rsidRPr="007A2142" w:rsidDel="00470094">
            <w:delText xml:space="preserve">? </w:delText>
          </w:r>
        </w:del>
      </w:moveFrom>
      <w:moveFromRangeEnd w:id="845"/>
      <w:del w:id="848" w:author="Elizabeth Ann Storm" w:date="2021-12-13T14:58:00Z">
        <w:r w:rsidRPr="007A2142" w:rsidDel="00470094">
          <w:delText>Can my work</w:delText>
        </w:r>
        <w:r w:rsidR="00B67944" w:rsidDel="00470094">
          <w:delText>,</w:delText>
        </w:r>
        <w:r w:rsidRPr="007A2142" w:rsidDel="00470094">
          <w:delText xml:space="preserve"> that uses place-based material in process-based abstractions, situated among subjective representations, </w:delText>
        </w:r>
      </w:del>
      <w:del w:id="849" w:author="Elizabeth Ann Storm" w:date="2021-12-12T20:54:00Z">
        <w:r w:rsidRPr="007A2142" w:rsidDel="0071031A">
          <w:delText>allude to</w:delText>
        </w:r>
      </w:del>
      <w:del w:id="850" w:author="Elizabeth Ann Storm" w:date="2021-12-13T14:58:00Z">
        <w:r w:rsidRPr="007A2142" w:rsidDel="00470094">
          <w:delText xml:space="preserve"> th</w:delText>
        </w:r>
      </w:del>
      <w:del w:id="851" w:author="Elizabeth Ann Storm" w:date="2021-12-12T19:27:00Z">
        <w:r w:rsidRPr="007A2142" w:rsidDel="00B31AF1">
          <w:delText>e fleeting temporality of nature’s myriad forms</w:delText>
        </w:r>
      </w:del>
      <w:del w:id="852" w:author="Elizabeth Ann Storm" w:date="2021-12-13T14:58:00Z">
        <w:r w:rsidRPr="007A2142" w:rsidDel="00470094">
          <w:delText xml:space="preserve">? </w:delText>
        </w:r>
        <w:r w:rsidR="00B67944" w:rsidDel="004C6494">
          <w:delText xml:space="preserve">In my exhibition </w:delText>
        </w:r>
        <w:r w:rsidRPr="00B67944" w:rsidDel="004C6494">
          <w:rPr>
            <w:i/>
            <w:iCs/>
          </w:rPr>
          <w:delText>a wheel inside a wheel</w:delText>
        </w:r>
        <w:r w:rsidR="00B67944" w:rsidDel="004C6494">
          <w:delText xml:space="preserve">, I </w:delText>
        </w:r>
        <w:r w:rsidRPr="007A2142" w:rsidDel="004C6494">
          <w:delText>explore</w:delText>
        </w:r>
        <w:r w:rsidR="00B67944" w:rsidDel="004C6494">
          <w:delText xml:space="preserve"> </w:delText>
        </w:r>
        <w:r w:rsidRPr="007A2142" w:rsidDel="004C6494">
          <w:delText xml:space="preserve">these questions with childlike curiosity. </w:delText>
        </w:r>
      </w:del>
    </w:p>
    <w:p w14:paraId="2FA073E0" w14:textId="186D1BAB" w:rsidR="004C6494" w:rsidRPr="004C6494" w:rsidRDefault="00480235">
      <w:pPr>
        <w:pStyle w:val="TableofFigures"/>
        <w:spacing w:line="240" w:lineRule="auto"/>
        <w:pPrChange w:id="853" w:author="Elizabeth Ann Storm" w:date="2021-12-13T14:59:00Z">
          <w:pPr>
            <w:pStyle w:val="Heading3"/>
            <w:numPr>
              <w:ilvl w:val="0"/>
              <w:numId w:val="0"/>
            </w:numPr>
            <w:ind w:left="0" w:firstLine="0"/>
          </w:pPr>
        </w:pPrChange>
      </w:pPr>
      <w:del w:id="854" w:author="Elizabeth Ann Storm" w:date="2021-12-13T14:59:00Z">
        <w:r w:rsidRPr="00EC103B" w:rsidDel="004C6494">
          <w:br w:type="page"/>
        </w:r>
      </w:del>
    </w:p>
    <w:p w14:paraId="286602D7" w14:textId="4BEA4D4B" w:rsidR="00846DE4" w:rsidRDefault="00711A69" w:rsidP="00574AFB">
      <w:pPr>
        <w:pStyle w:val="Heading1"/>
        <w:numPr>
          <w:ilvl w:val="0"/>
          <w:numId w:val="2"/>
        </w:numPr>
        <w:spacing w:before="0" w:after="0"/>
        <w:rPr>
          <w:ins w:id="855" w:author="Elizabeth Ann Storm" w:date="2021-12-13T17:34:00Z"/>
          <w:szCs w:val="24"/>
        </w:rPr>
      </w:pPr>
      <w:del w:id="856" w:author="Elizabeth Ann Storm" w:date="2021-12-10T20:01:00Z">
        <w:r w:rsidDel="00BC1D9B">
          <w:rPr>
            <w:szCs w:val="24"/>
          </w:rPr>
          <w:delText>Reality</w:delText>
        </w:r>
      </w:del>
      <w:bookmarkStart w:id="857" w:name="_Toc100588211"/>
      <w:ins w:id="858" w:author="Elizabeth" w:date="2022-04-14T15:24:00Z">
        <w:r w:rsidR="00D24A43">
          <w:rPr>
            <w:szCs w:val="24"/>
          </w:rPr>
          <w:t>Old Me</w:t>
        </w:r>
      </w:ins>
      <w:ins w:id="859" w:author="Elizabeth" w:date="2022-04-14T15:25:00Z">
        <w:r w:rsidR="00D24A43">
          <w:rPr>
            <w:szCs w:val="24"/>
          </w:rPr>
          <w:t>dia</w:t>
        </w:r>
      </w:ins>
      <w:ins w:id="860" w:author="Elizabeth Ann Storm" w:date="2021-12-10T20:01:00Z">
        <w:del w:id="861" w:author="Elizabeth" w:date="2022-04-14T15:24:00Z">
          <w:r w:rsidR="00BC1D9B" w:rsidDel="00D24A43">
            <w:rPr>
              <w:szCs w:val="24"/>
            </w:rPr>
            <w:delText>old media</w:delText>
          </w:r>
        </w:del>
      </w:ins>
      <w:bookmarkEnd w:id="857"/>
    </w:p>
    <w:p w14:paraId="22345759" w14:textId="7F9F4982" w:rsidR="00C0428C" w:rsidRDefault="00C0428C">
      <w:pPr>
        <w:pStyle w:val="EndNoteBibliography"/>
        <w:spacing w:line="480" w:lineRule="auto"/>
        <w:rPr>
          <w:ins w:id="862" w:author="Elizabeth" w:date="2022-04-11T14:07:00Z"/>
          <w:noProof w:val="0"/>
        </w:rPr>
      </w:pPr>
      <w:ins w:id="863" w:author="Elizabeth Ann Storm" w:date="2021-12-13T17:34:00Z">
        <w:r w:rsidRPr="007A2142">
          <w:rPr>
            <w:noProof w:val="0"/>
          </w:rPr>
          <w:t xml:space="preserve">My practice begins with observation. </w:t>
        </w:r>
        <w:r>
          <w:rPr>
            <w:noProof w:val="0"/>
          </w:rPr>
          <w:t>I like to get lost in nature</w:t>
        </w:r>
      </w:ins>
      <w:ins w:id="864" w:author="Elizabeth" w:date="2022-04-11T14:06:00Z">
        <w:r w:rsidR="00F9357B">
          <w:rPr>
            <w:noProof w:val="0"/>
          </w:rPr>
          <w:t>;</w:t>
        </w:r>
      </w:ins>
      <w:ins w:id="865" w:author="Elizabeth Ann Storm" w:date="2021-12-13T17:34:00Z">
        <w:del w:id="866" w:author="Elizabeth" w:date="2022-04-11T14:06:00Z">
          <w:r w:rsidDel="00F9357B">
            <w:rPr>
              <w:noProof w:val="0"/>
            </w:rPr>
            <w:delText>,</w:delText>
          </w:r>
        </w:del>
        <w:r>
          <w:rPr>
            <w:noProof w:val="0"/>
          </w:rPr>
          <w:t xml:space="preserve"> from the multi-dimensional lushness of a secluded wooded trail to a scraggly patch of urban landscaping. I notice different things. Some days its rocks, geology, colors and textures of dirt and granite. Others it might be grasses, leaf shapes, bark textures, fruits. Mushrooms are a favorite eye candy, their incredible range of forms and colors, their fruiting body allusion to the mycorrhizal network beyond. Simply observing phenomena, forests, waterways, landscapes, ecosystems, vast or small, I can sense the paradoxical permanence and unfixity of nature’s appearance and manifestations. So, m</w:t>
        </w:r>
        <w:r w:rsidRPr="007A2142">
          <w:rPr>
            <w:noProof w:val="0"/>
          </w:rPr>
          <w:t xml:space="preserve">y impulse is to pin it down somehow; to </w:t>
        </w:r>
      </w:ins>
      <w:ins w:id="867" w:author="Elizabeth" w:date="2022-04-18T15:51:00Z">
        <w:r w:rsidR="009B6FF3">
          <w:rPr>
            <w:noProof w:val="0"/>
          </w:rPr>
          <w:t xml:space="preserve">describe it, </w:t>
        </w:r>
      </w:ins>
      <w:ins w:id="868" w:author="Elizabeth Ann Storm" w:date="2021-12-13T17:34:00Z">
        <w:r w:rsidRPr="007A2142">
          <w:rPr>
            <w:noProof w:val="0"/>
          </w:rPr>
          <w:t>remember it, to honor its existence, this remarkable</w:t>
        </w:r>
        <w:r>
          <w:rPr>
            <w:noProof w:val="0"/>
          </w:rPr>
          <w:t xml:space="preserve">, fleeting </w:t>
        </w:r>
        <w:r w:rsidRPr="007A2142">
          <w:rPr>
            <w:noProof w:val="0"/>
          </w:rPr>
          <w:t xml:space="preserve">phenomenon. </w:t>
        </w:r>
      </w:ins>
      <w:ins w:id="869" w:author="Elizabeth" w:date="2022-04-12T15:33:00Z">
        <w:r w:rsidR="00DC7C92">
          <w:rPr>
            <w:noProof w:val="0"/>
          </w:rPr>
          <w:t xml:space="preserve">Some questions arise. </w:t>
        </w:r>
      </w:ins>
      <w:ins w:id="870" w:author="Elizabeth Ann Storm" w:date="2021-12-13T17:34:00Z">
        <w:r w:rsidRPr="007A2142">
          <w:rPr>
            <w:noProof w:val="0"/>
          </w:rPr>
          <w:t>What does it mean</w:t>
        </w:r>
        <w:r>
          <w:rPr>
            <w:noProof w:val="0"/>
          </w:rPr>
          <w:t xml:space="preserve"> </w:t>
        </w:r>
        <w:r w:rsidRPr="007A2142">
          <w:rPr>
            <w:noProof w:val="0"/>
          </w:rPr>
          <w:t>to want to capture an experience? Does the mechanism for capturing the experience, whether through image, language, or some other translational device</w:t>
        </w:r>
      </w:ins>
      <w:ins w:id="871" w:author="Elizabeth" w:date="2022-04-18T15:51:00Z">
        <w:r w:rsidR="0089031A">
          <w:rPr>
            <w:noProof w:val="0"/>
          </w:rPr>
          <w:t xml:space="preserve"> (</w:t>
        </w:r>
      </w:ins>
      <w:ins w:id="872" w:author="Elizabeth" w:date="2022-04-18T15:52:00Z">
        <w:r w:rsidR="0089031A">
          <w:rPr>
            <w:noProof w:val="0"/>
          </w:rPr>
          <w:t xml:space="preserve">a camera, </w:t>
        </w:r>
      </w:ins>
      <w:ins w:id="873" w:author="Elizabeth" w:date="2022-04-18T15:51:00Z">
        <w:r w:rsidR="0089031A">
          <w:rPr>
            <w:noProof w:val="0"/>
          </w:rPr>
          <w:t>the senses)</w:t>
        </w:r>
      </w:ins>
      <w:ins w:id="874" w:author="Elizabeth Ann Storm" w:date="2021-12-13T17:34:00Z">
        <w:r w:rsidRPr="007A2142">
          <w:rPr>
            <w:noProof w:val="0"/>
          </w:rPr>
          <w:t>, influence the record?</w:t>
        </w:r>
      </w:ins>
      <w:ins w:id="875" w:author="Elizabeth" w:date="2022-04-12T15:34:00Z">
        <w:r w:rsidR="00DC7C92">
          <w:rPr>
            <w:noProof w:val="0"/>
          </w:rPr>
          <w:t xml:space="preserve"> </w:t>
        </w:r>
      </w:ins>
      <w:ins w:id="876" w:author="Elizabeth" w:date="2022-04-12T15:35:00Z">
        <w:r w:rsidR="00DC7C92">
          <w:rPr>
            <w:noProof w:val="0"/>
          </w:rPr>
          <w:t>Can a</w:t>
        </w:r>
      </w:ins>
      <w:ins w:id="877" w:author="Elizabeth Ann Storm" w:date="2021-12-13T17:34:00Z">
        <w:del w:id="878" w:author="Elizabeth" w:date="2022-04-12T15:34:00Z">
          <w:r w:rsidRPr="007A2142" w:rsidDel="00DC7C92">
            <w:rPr>
              <w:noProof w:val="0"/>
            </w:rPr>
            <w:delText xml:space="preserve"> </w:delText>
          </w:r>
        </w:del>
      </w:ins>
      <w:ins w:id="879" w:author="Elizabeth" w:date="2022-04-12T15:35:00Z">
        <w:r w:rsidR="00DC7C92">
          <w:rPr>
            <w:noProof w:val="0"/>
          </w:rPr>
          <w:t xml:space="preserve"> </w:t>
        </w:r>
      </w:ins>
      <w:ins w:id="880" w:author="Elizabeth" w:date="2022-04-12T15:34:00Z">
        <w:r w:rsidR="00DC7C92">
          <w:rPr>
            <w:noProof w:val="0"/>
          </w:rPr>
          <w:t xml:space="preserve">static image convey the dynamism of natural processes? </w:t>
        </w:r>
      </w:ins>
      <w:ins w:id="881" w:author="Elizabeth Ann Storm" w:date="2021-12-13T17:34:00Z">
        <w:r w:rsidRPr="007A2142">
          <w:rPr>
            <w:noProof w:val="0"/>
          </w:rPr>
          <w:t xml:space="preserve">These are the questions I ask when I take up the task of abstracting what I notice about dynamic </w:t>
        </w:r>
        <w:r>
          <w:rPr>
            <w:noProof w:val="0"/>
          </w:rPr>
          <w:t>phenomena</w:t>
        </w:r>
        <w:r w:rsidRPr="007A2142">
          <w:rPr>
            <w:noProof w:val="0"/>
          </w:rPr>
          <w:t xml:space="preserve"> in the world.</w:t>
        </w:r>
      </w:ins>
    </w:p>
    <w:p w14:paraId="3ABFE07F" w14:textId="09A3E0A5" w:rsidR="00FB3B4C" w:rsidRPr="00C0428C" w:rsidDel="00B37D09" w:rsidRDefault="00FB3B4C">
      <w:pPr>
        <w:pStyle w:val="EndNoteBibliography"/>
        <w:spacing w:line="480" w:lineRule="auto"/>
        <w:rPr>
          <w:del w:id="882" w:author="Elizabeth" w:date="2022-04-14T15:55:00Z"/>
        </w:rPr>
        <w:pPrChange w:id="883" w:author="Elizabeth Ann Storm" w:date="2021-12-13T17:34:00Z">
          <w:pPr>
            <w:pStyle w:val="Heading1"/>
            <w:numPr>
              <w:numId w:val="2"/>
            </w:numPr>
            <w:spacing w:before="0" w:after="0"/>
            <w:ind w:left="432" w:hanging="432"/>
          </w:pPr>
        </w:pPrChange>
      </w:pPr>
    </w:p>
    <w:p w14:paraId="2F350545" w14:textId="46DD9CD3" w:rsidR="005E04DF" w:rsidRPr="00EC103B" w:rsidRDefault="000831D7" w:rsidP="00574AFB">
      <w:pPr>
        <w:pStyle w:val="Heading2"/>
        <w:spacing w:before="0"/>
        <w:rPr>
          <w:szCs w:val="24"/>
        </w:rPr>
      </w:pPr>
      <w:bookmarkStart w:id="884" w:name="_Toc100588212"/>
      <w:ins w:id="885" w:author="Elizabeth" w:date="2022-04-17T17:52:00Z">
        <w:r>
          <w:rPr>
            <w:szCs w:val="24"/>
          </w:rPr>
          <w:t xml:space="preserve"> </w:t>
        </w:r>
      </w:ins>
      <w:ins w:id="886" w:author="Elizabeth" w:date="2022-04-11T16:51:00Z">
        <w:r w:rsidR="004C7E6F">
          <w:rPr>
            <w:szCs w:val="24"/>
          </w:rPr>
          <w:t>E</w:t>
        </w:r>
      </w:ins>
      <w:ins w:id="887" w:author="Elizabeth Ann Storm" w:date="2021-12-13T16:15:00Z">
        <w:del w:id="888" w:author="Elizabeth" w:date="2022-04-11T16:51:00Z">
          <w:r w:rsidR="008A5755" w:rsidDel="004C7E6F">
            <w:rPr>
              <w:szCs w:val="24"/>
            </w:rPr>
            <w:delText>Subsection</w:delText>
          </w:r>
        </w:del>
      </w:ins>
      <w:ins w:id="889" w:author="Elizabeth Ann Storm" w:date="2021-12-13T17:33:00Z">
        <w:del w:id="890" w:author="Elizabeth" w:date="2022-04-11T16:51:00Z">
          <w:r w:rsidR="00C0428C" w:rsidDel="004C7E6F">
            <w:rPr>
              <w:szCs w:val="24"/>
            </w:rPr>
            <w:delText xml:space="preserve"> 1 – e</w:delText>
          </w:r>
        </w:del>
        <w:r w:rsidR="00C0428C">
          <w:rPr>
            <w:szCs w:val="24"/>
          </w:rPr>
          <w:t>arly modern visions</w:t>
        </w:r>
        <w:bookmarkEnd w:id="884"/>
        <w:r w:rsidR="00C0428C">
          <w:rPr>
            <w:szCs w:val="24"/>
          </w:rPr>
          <w:t xml:space="preserve"> </w:t>
        </w:r>
      </w:ins>
      <w:del w:id="891" w:author="Elizabeth Ann Storm" w:date="2021-12-13T16:15:00Z">
        <w:r w:rsidR="00711A69" w:rsidDel="008A5755">
          <w:rPr>
            <w:szCs w:val="24"/>
          </w:rPr>
          <w:delText>Drawing from observation</w:delText>
        </w:r>
      </w:del>
    </w:p>
    <w:p w14:paraId="7F3CAA93" w14:textId="176FD5C0" w:rsidR="003D5AD5" w:rsidRPr="007A2142" w:rsidDel="00C0428C" w:rsidRDefault="00711A69">
      <w:pPr>
        <w:pStyle w:val="EndNoteBibliography"/>
        <w:spacing w:line="480" w:lineRule="auto"/>
        <w:rPr>
          <w:del w:id="892" w:author="Elizabeth Ann Storm" w:date="2021-12-13T17:33:00Z"/>
        </w:rPr>
        <w:pPrChange w:id="893" w:author="Elizabeth Ann Storm" w:date="2021-12-13T16:17:00Z">
          <w:pPr/>
        </w:pPrChange>
      </w:pPr>
      <w:del w:id="894" w:author="Elizabeth Ann Storm" w:date="2021-12-13T17:33:00Z">
        <w:r w:rsidRPr="007A2142" w:rsidDel="00C0428C">
          <w:rPr>
            <w:noProof w:val="0"/>
          </w:rPr>
          <w:delText xml:space="preserve">My practice begins with observation. </w:delText>
        </w:r>
      </w:del>
      <w:del w:id="895" w:author="Elizabeth Ann Storm" w:date="2021-12-13T17:07:00Z">
        <w:r w:rsidRPr="007A2142" w:rsidDel="003D5AD5">
          <w:rPr>
            <w:noProof w:val="0"/>
          </w:rPr>
          <w:delText>M</w:delText>
        </w:r>
      </w:del>
      <w:del w:id="896" w:author="Elizabeth Ann Storm" w:date="2021-12-13T17:33:00Z">
        <w:r w:rsidRPr="007A2142" w:rsidDel="00C0428C">
          <w:rPr>
            <w:noProof w:val="0"/>
          </w:rPr>
          <w:delText xml:space="preserve">y impulse is to pin it down somehow; to remember it, to honor its existence, </w:delText>
        </w:r>
        <w:r w:rsidR="006B72E1" w:rsidRPr="007A2142" w:rsidDel="00C0428C">
          <w:rPr>
            <w:noProof w:val="0"/>
          </w:rPr>
          <w:delText>this remarkable</w:delText>
        </w:r>
      </w:del>
      <w:del w:id="897" w:author="Elizabeth Ann Storm" w:date="2021-12-13T17:08:00Z">
        <w:r w:rsidR="006B72E1" w:rsidRPr="007A2142" w:rsidDel="003D5AD5">
          <w:rPr>
            <w:noProof w:val="0"/>
          </w:rPr>
          <w:delText xml:space="preserve"> </w:delText>
        </w:r>
      </w:del>
      <w:del w:id="898" w:author="Elizabeth Ann Storm" w:date="2021-12-13T17:33:00Z">
        <w:r w:rsidR="006B72E1" w:rsidRPr="007A2142" w:rsidDel="00C0428C">
          <w:rPr>
            <w:noProof w:val="0"/>
          </w:rPr>
          <w:delText>phenomenon</w:delText>
        </w:r>
        <w:r w:rsidRPr="007A2142" w:rsidDel="00C0428C">
          <w:rPr>
            <w:noProof w:val="0"/>
          </w:rPr>
          <w:delText xml:space="preserve">. What does it mean, then, to want to capture an experience? Does the mechanism for capturing the experience, whether through image, language, or some other translational device, influence the record? These are the questions I ask when I take up the task of abstracting what I notice about dynamic </w:delText>
        </w:r>
      </w:del>
      <w:del w:id="899" w:author="Elizabeth Ann Storm" w:date="2021-12-13T17:09:00Z">
        <w:r w:rsidRPr="007A2142" w:rsidDel="003D5AD5">
          <w:rPr>
            <w:noProof w:val="0"/>
          </w:rPr>
          <w:delText xml:space="preserve">phenomena </w:delText>
        </w:r>
      </w:del>
      <w:del w:id="900" w:author="Elizabeth Ann Storm" w:date="2021-12-13T17:33:00Z">
        <w:r w:rsidRPr="007A2142" w:rsidDel="00C0428C">
          <w:rPr>
            <w:noProof w:val="0"/>
          </w:rPr>
          <w:delText>in the world.</w:delText>
        </w:r>
      </w:del>
    </w:p>
    <w:p w14:paraId="58DEC30B" w14:textId="7EAC2195" w:rsidR="0058541A" w:rsidRDefault="00711A69" w:rsidP="00C0428C">
      <w:pPr>
        <w:pStyle w:val="EndNoteBibliography"/>
        <w:spacing w:line="480" w:lineRule="auto"/>
        <w:rPr>
          <w:ins w:id="901" w:author="Elizabeth Ann Storm" w:date="2021-12-13T16:17:00Z"/>
          <w:noProof w:val="0"/>
        </w:rPr>
      </w:pPr>
      <w:r w:rsidRPr="007A2142">
        <w:rPr>
          <w:noProof w:val="0"/>
        </w:rPr>
        <w:t xml:space="preserve">At the foundation of my practice are ideas, mostly inherited, around “observation” and “learning to see”. The primacy of vision is deeply rooted in my psyche. </w:t>
      </w:r>
      <w:del w:id="902" w:author="Elizabeth" w:date="2022-04-13T14:04:00Z">
        <w:r w:rsidRPr="007A2142" w:rsidDel="00F37EF3">
          <w:rPr>
            <w:noProof w:val="0"/>
          </w:rPr>
          <w:delText>Thinking of the visual arts, one would agree this sense might be important, but it is the most important? Simply put: do</w:delText>
        </w:r>
      </w:del>
      <w:ins w:id="903" w:author="Elizabeth" w:date="2022-04-13T14:04:00Z">
        <w:r w:rsidR="00F37EF3">
          <w:rPr>
            <w:noProof w:val="0"/>
          </w:rPr>
          <w:t>Do</w:t>
        </w:r>
      </w:ins>
      <w:r w:rsidRPr="007A2142">
        <w:rPr>
          <w:noProof w:val="0"/>
        </w:rPr>
        <w:t xml:space="preserve"> visual artists think the visual sense is the most important? Looking back at myself as a young visual artist, I did. </w:t>
      </w:r>
      <w:ins w:id="904" w:author="Elizabeth" w:date="2022-04-18T15:53:00Z">
        <w:r w:rsidR="007E0565">
          <w:rPr>
            <w:noProof w:val="0"/>
          </w:rPr>
          <w:t xml:space="preserve">Why wouldn’t I? </w:t>
        </w:r>
      </w:ins>
      <w:r w:rsidRPr="007A2142">
        <w:rPr>
          <w:noProof w:val="0"/>
        </w:rPr>
        <w:t>I became preoccupied with representational drawing as a way of seeing.</w:t>
      </w:r>
      <w:ins w:id="905" w:author="Elizabeth Ann Storm" w:date="2021-12-13T15:51:00Z">
        <w:r w:rsidR="00AC4473">
          <w:rPr>
            <w:noProof w:val="0"/>
          </w:rPr>
          <w:t xml:space="preserve"> </w:t>
        </w:r>
      </w:ins>
      <w:moveToRangeStart w:id="906" w:author="Elizabeth Ann Storm" w:date="2021-12-13T15:51:00Z" w:name="move90303087"/>
      <w:moveTo w:id="907" w:author="Elizabeth Ann Storm" w:date="2021-12-13T15:51:00Z">
        <w:r w:rsidR="00AC4473" w:rsidRPr="007A2142">
          <w:rPr>
            <w:noProof w:val="0"/>
          </w:rPr>
          <w:t>I thought I could sense more about a thing if I was able to draw it deftly.</w:t>
        </w:r>
        <w:del w:id="908" w:author="Elizabeth Ann Storm" w:date="2021-12-13T15:51:00Z">
          <w:r w:rsidR="00AC4473" w:rsidRPr="007A2142" w:rsidDel="00AC4473">
            <w:rPr>
              <w:noProof w:val="0"/>
            </w:rPr>
            <w:delText xml:space="preserve"> </w:delText>
          </w:r>
        </w:del>
      </w:moveTo>
      <w:moveToRangeEnd w:id="906"/>
      <w:r w:rsidRPr="007A2142">
        <w:rPr>
          <w:noProof w:val="0"/>
        </w:rPr>
        <w:t xml:space="preserve"> </w:t>
      </w:r>
      <w:ins w:id="909" w:author="Elizabeth" w:date="2022-04-13T14:26:00Z">
        <w:r w:rsidR="009E396B" w:rsidRPr="009E396B">
          <w:rPr>
            <w:i/>
            <w:iCs/>
            <w:noProof w:val="0"/>
            <w:rPrChange w:id="910" w:author="Elizabeth" w:date="2022-04-13T14:27:00Z">
              <w:rPr>
                <w:noProof w:val="0"/>
              </w:rPr>
            </w:rPrChange>
          </w:rPr>
          <w:t>(my practice</w:t>
        </w:r>
      </w:ins>
      <w:ins w:id="911" w:author="Elizabeth" w:date="2022-04-13T14:27:00Z">
        <w:r w:rsidR="009E396B">
          <w:rPr>
            <w:i/>
            <w:iCs/>
            <w:noProof w:val="0"/>
          </w:rPr>
          <w:t>, the theme,</w:t>
        </w:r>
      </w:ins>
      <w:ins w:id="912" w:author="Elizabeth" w:date="2022-04-13T14:26:00Z">
        <w:r w:rsidR="009E396B" w:rsidRPr="009E396B">
          <w:rPr>
            <w:i/>
            <w:iCs/>
            <w:noProof w:val="0"/>
            <w:rPrChange w:id="913" w:author="Elizabeth" w:date="2022-04-13T14:27:00Z">
              <w:rPr>
                <w:noProof w:val="0"/>
              </w:rPr>
            </w:rPrChange>
          </w:rPr>
          <w:t xml:space="preserve"> and the questions)</w:t>
        </w:r>
      </w:ins>
    </w:p>
    <w:p w14:paraId="751A121B" w14:textId="5B2E3360" w:rsidR="00ED4896" w:rsidRDefault="0058541A" w:rsidP="007E0565">
      <w:pPr>
        <w:pStyle w:val="EndNoteBibliography"/>
        <w:spacing w:line="480" w:lineRule="auto"/>
        <w:rPr>
          <w:ins w:id="914" w:author="Elizabeth Ann Storm" w:date="2021-12-14T11:31:00Z"/>
          <w:noProof w:val="0"/>
        </w:rPr>
        <w:pPrChange w:id="915" w:author="Elizabeth" w:date="2022-04-18T15:56:00Z">
          <w:pPr>
            <w:pStyle w:val="EndNoteBibliography"/>
            <w:spacing w:line="480" w:lineRule="auto"/>
          </w:pPr>
        </w:pPrChange>
      </w:pPr>
      <w:ins w:id="916" w:author="Elizabeth Ann Storm" w:date="2021-12-13T16:17:00Z">
        <w:r>
          <w:rPr>
            <w:noProof w:val="0"/>
          </w:rPr>
          <w:t xml:space="preserve">Early on, </w:t>
        </w:r>
      </w:ins>
      <w:ins w:id="917" w:author="Elizabeth Ann Storm" w:date="2021-11-30T18:33:00Z">
        <w:r w:rsidR="00600DF7">
          <w:rPr>
            <w:noProof w:val="0"/>
          </w:rPr>
          <w:t>I recognized t</w:t>
        </w:r>
      </w:ins>
      <w:ins w:id="918" w:author="Elizabeth Ann Storm" w:date="2021-11-30T18:34:00Z">
        <w:r w:rsidR="00600DF7">
          <w:rPr>
            <w:noProof w:val="0"/>
          </w:rPr>
          <w:t xml:space="preserve">his in the </w:t>
        </w:r>
      </w:ins>
      <w:ins w:id="919" w:author="Elizabeth Ann Storm" w:date="2021-11-30T18:35:00Z">
        <w:r w:rsidR="00600DF7">
          <w:rPr>
            <w:noProof w:val="0"/>
          </w:rPr>
          <w:t xml:space="preserve">expert sketches of </w:t>
        </w:r>
      </w:ins>
      <w:ins w:id="920" w:author="Elizabeth Ann Storm" w:date="2021-11-30T18:34:00Z">
        <w:r w:rsidR="00600DF7">
          <w:rPr>
            <w:noProof w:val="0"/>
          </w:rPr>
          <w:t>Renaissance master</w:t>
        </w:r>
      </w:ins>
      <w:ins w:id="921" w:author="Elizabeth Ann Storm" w:date="2021-11-30T18:35:00Z">
        <w:r w:rsidR="00600DF7">
          <w:rPr>
            <w:noProof w:val="0"/>
          </w:rPr>
          <w:t xml:space="preserve">, Leonardo </w:t>
        </w:r>
      </w:ins>
      <w:ins w:id="922" w:author="Elizabeth Ann Storm" w:date="2021-12-13T16:22:00Z">
        <w:r w:rsidR="00990CAD">
          <w:rPr>
            <w:noProof w:val="0"/>
          </w:rPr>
          <w:t xml:space="preserve">da </w:t>
        </w:r>
      </w:ins>
      <w:ins w:id="923" w:author="Elizabeth Ann Storm" w:date="2021-11-30T18:35:00Z">
        <w:r w:rsidR="00600DF7">
          <w:rPr>
            <w:noProof w:val="0"/>
          </w:rPr>
          <w:t xml:space="preserve">Vinci. </w:t>
        </w:r>
      </w:ins>
      <w:ins w:id="924" w:author="Elizabeth Ann Storm" w:date="2021-12-13T16:20:00Z">
        <w:r>
          <w:rPr>
            <w:noProof w:val="0"/>
          </w:rPr>
          <w:t>By</w:t>
        </w:r>
      </w:ins>
      <w:ins w:id="925" w:author="Elizabeth Ann Storm" w:date="2021-12-13T16:17:00Z">
        <w:r>
          <w:rPr>
            <w:noProof w:val="0"/>
          </w:rPr>
          <w:t xml:space="preserve"> the time I was learning to draw and paint as a</w:t>
        </w:r>
      </w:ins>
      <w:ins w:id="926" w:author="Elizabeth Ann Storm" w:date="2021-12-13T16:18:00Z">
        <w:r>
          <w:rPr>
            <w:noProof w:val="0"/>
          </w:rPr>
          <w:t>n undergrad</w:t>
        </w:r>
      </w:ins>
      <w:ins w:id="927" w:author="Elizabeth" w:date="2022-04-18T16:46:00Z">
        <w:r w:rsidR="009231F9">
          <w:rPr>
            <w:noProof w:val="0"/>
          </w:rPr>
          <w:t>uate student</w:t>
        </w:r>
      </w:ins>
      <w:ins w:id="928" w:author="Elizabeth Ann Storm" w:date="2021-12-13T16:18:00Z">
        <w:r>
          <w:rPr>
            <w:noProof w:val="0"/>
          </w:rPr>
          <w:t>,</w:t>
        </w:r>
      </w:ins>
      <w:ins w:id="929" w:author="Elizabeth Ann Storm" w:date="2021-12-13T16:19:00Z">
        <w:r>
          <w:rPr>
            <w:noProof w:val="0"/>
          </w:rPr>
          <w:t xml:space="preserve"> the</w:t>
        </w:r>
      </w:ins>
      <w:ins w:id="930" w:author="Elizabeth Ann Storm" w:date="2021-12-13T16:18:00Z">
        <w:r>
          <w:rPr>
            <w:noProof w:val="0"/>
          </w:rPr>
          <w:t xml:space="preserve"> </w:t>
        </w:r>
      </w:ins>
      <w:ins w:id="931" w:author="Elizabeth Ann Storm" w:date="2021-12-13T16:22:00Z">
        <w:r w:rsidR="00990CAD">
          <w:rPr>
            <w:noProof w:val="0"/>
          </w:rPr>
          <w:t xml:space="preserve">da </w:t>
        </w:r>
      </w:ins>
      <w:ins w:id="932" w:author="Elizabeth Ann Storm" w:date="2021-12-13T16:18:00Z">
        <w:r>
          <w:rPr>
            <w:noProof w:val="0"/>
          </w:rPr>
          <w:t xml:space="preserve">Vinci </w:t>
        </w:r>
        <w:r>
          <w:rPr>
            <w:noProof w:val="0"/>
          </w:rPr>
          <w:lastRenderedPageBreak/>
          <w:t>notebooks had become a popular scholarly topi</w:t>
        </w:r>
      </w:ins>
      <w:ins w:id="933" w:author="Elizabeth Ann Storm" w:date="2021-12-14T10:58:00Z">
        <w:r w:rsidR="0098713F">
          <w:rPr>
            <w:noProof w:val="0"/>
          </w:rPr>
          <w:t xml:space="preserve">c </w:t>
        </w:r>
      </w:ins>
      <w:ins w:id="934" w:author="Elizabeth Ann Storm" w:date="2021-12-14T10:57:00Z">
        <w:r w:rsidR="0098713F">
          <w:rPr>
            <w:noProof w:val="0"/>
          </w:rPr>
          <w:t xml:space="preserve">and were frequently </w:t>
        </w:r>
      </w:ins>
      <w:ins w:id="935" w:author="Elizabeth Ann Storm" w:date="2021-12-14T10:58:00Z">
        <w:r w:rsidR="0098713F">
          <w:rPr>
            <w:noProof w:val="0"/>
          </w:rPr>
          <w:t xml:space="preserve">referred to </w:t>
        </w:r>
      </w:ins>
      <w:ins w:id="936" w:author="Elizabeth Ann Storm" w:date="2021-12-14T10:57:00Z">
        <w:r w:rsidR="0098713F">
          <w:rPr>
            <w:noProof w:val="0"/>
          </w:rPr>
          <w:t>in my drawing lectures</w:t>
        </w:r>
      </w:ins>
      <w:ins w:id="937" w:author="Elizabeth Ann Storm" w:date="2021-12-13T16:18:00Z">
        <w:r>
          <w:rPr>
            <w:noProof w:val="0"/>
          </w:rPr>
          <w:t xml:space="preserve">. </w:t>
        </w:r>
      </w:ins>
      <w:ins w:id="938" w:author="Elizabeth Ann Storm" w:date="2021-12-14T11:02:00Z">
        <w:r w:rsidR="00E9142F">
          <w:rPr>
            <w:noProof w:val="0"/>
          </w:rPr>
          <w:t>One of the main lessons was “economy of lin</w:t>
        </w:r>
      </w:ins>
      <w:ins w:id="939" w:author="Elizabeth Ann Storm" w:date="2021-12-14T11:03:00Z">
        <w:r w:rsidR="00E9142F">
          <w:rPr>
            <w:noProof w:val="0"/>
          </w:rPr>
          <w:t>e”</w:t>
        </w:r>
      </w:ins>
      <w:ins w:id="940" w:author="Elizabeth Ann Storm" w:date="2021-12-14T11:04:00Z">
        <w:r w:rsidR="00216EA4">
          <w:rPr>
            <w:noProof w:val="0"/>
          </w:rPr>
          <w:t xml:space="preserve">. Another was the range of tight detail and loose description. Viewing the sketches as a thought process, I remember analyzing the artist’s </w:t>
        </w:r>
      </w:ins>
      <w:ins w:id="941" w:author="Elizabeth Ann Storm" w:date="2021-12-14T11:05:00Z">
        <w:r w:rsidR="00216EA4">
          <w:rPr>
            <w:noProof w:val="0"/>
          </w:rPr>
          <w:t>attention</w:t>
        </w:r>
      </w:ins>
      <w:ins w:id="942" w:author="Elizabeth Ann Storm" w:date="2021-12-14T11:06:00Z">
        <w:r w:rsidR="00216EA4">
          <w:rPr>
            <w:noProof w:val="0"/>
          </w:rPr>
          <w:t>.</w:t>
        </w:r>
      </w:ins>
      <w:ins w:id="943" w:author="Elizabeth" w:date="2022-04-18T15:54:00Z">
        <w:r w:rsidR="007E0565">
          <w:rPr>
            <w:noProof w:val="0"/>
          </w:rPr>
          <w:t xml:space="preserve"> </w:t>
        </w:r>
      </w:ins>
      <w:ins w:id="944" w:author="Elizabeth Ann Storm" w:date="2021-12-14T11:06:00Z">
        <w:del w:id="945" w:author="Elizabeth" w:date="2022-04-18T15:56:00Z">
          <w:r w:rsidR="00216EA4" w:rsidDel="007E0565">
            <w:rPr>
              <w:noProof w:val="0"/>
            </w:rPr>
            <w:delText xml:space="preserve"> </w:delText>
          </w:r>
        </w:del>
      </w:ins>
      <w:ins w:id="946" w:author="Elizabeth Ann Storm" w:date="2021-12-13T16:21:00Z">
        <w:del w:id="947" w:author="Elizabeth" w:date="2022-04-18T15:56:00Z">
          <w:r w:rsidR="00990CAD" w:rsidDel="007E0565">
            <w:rPr>
              <w:noProof w:val="0"/>
            </w:rPr>
            <w:delText>Leonardo</w:delText>
          </w:r>
        </w:del>
      </w:ins>
      <w:ins w:id="948" w:author="Elizabeth Ann Storm" w:date="2021-12-13T16:22:00Z">
        <w:del w:id="949" w:author="Elizabeth" w:date="2022-04-18T15:56:00Z">
          <w:r w:rsidR="00990CAD" w:rsidDel="007E0565">
            <w:rPr>
              <w:noProof w:val="0"/>
            </w:rPr>
            <w:delText xml:space="preserve"> da </w:delText>
          </w:r>
        </w:del>
      </w:ins>
      <w:ins w:id="950" w:author="Elizabeth Ann Storm" w:date="2021-12-13T16:21:00Z">
        <w:del w:id="951" w:author="Elizabeth" w:date="2022-04-18T15:56:00Z">
          <w:r w:rsidR="00990CAD" w:rsidDel="007E0565">
            <w:rPr>
              <w:noProof w:val="0"/>
            </w:rPr>
            <w:delText>Vinci scholar Martin Kemp write</w:delText>
          </w:r>
        </w:del>
        <w:del w:id="952" w:author="Elizabeth" w:date="2022-04-17T17:54:00Z">
          <w:r w:rsidR="00990CAD" w:rsidDel="00734829">
            <w:rPr>
              <w:noProof w:val="0"/>
            </w:rPr>
            <w:delText>s</w:delText>
          </w:r>
        </w:del>
      </w:ins>
      <w:ins w:id="953" w:author="Elizabeth Ann Storm" w:date="2021-12-13T16:24:00Z">
        <w:del w:id="954" w:author="Elizabeth" w:date="2022-04-17T17:54:00Z">
          <w:r w:rsidR="00990CAD" w:rsidDel="00734829">
            <w:rPr>
              <w:noProof w:val="0"/>
            </w:rPr>
            <w:delText>…</w:delText>
          </w:r>
        </w:del>
        <w:del w:id="955" w:author="Elizabeth" w:date="2022-04-18T15:56:00Z">
          <w:r w:rsidR="00990CAD" w:rsidDel="007E0565">
            <w:rPr>
              <w:noProof w:val="0"/>
            </w:rPr>
            <w:delText xml:space="preserve">(paragraph or two about da Vinci by way of Kemp, especially about </w:delText>
          </w:r>
        </w:del>
      </w:ins>
      <w:ins w:id="956" w:author="Elizabeth Ann Storm" w:date="2021-12-13T16:31:00Z">
        <w:del w:id="957" w:author="Elizabeth" w:date="2022-04-18T15:56:00Z">
          <w:r w:rsidR="00746DE3" w:rsidDel="007E0565">
            <w:rPr>
              <w:noProof w:val="0"/>
            </w:rPr>
            <w:delText xml:space="preserve">drawing, notebooks, using </w:delText>
          </w:r>
        </w:del>
      </w:ins>
      <w:ins w:id="958" w:author="Elizabeth Ann Storm" w:date="2021-12-13T16:24:00Z">
        <w:del w:id="959" w:author="Elizabeth" w:date="2022-04-18T15:56:00Z">
          <w:r w:rsidR="00990CAD" w:rsidDel="007E0565">
            <w:rPr>
              <w:noProof w:val="0"/>
            </w:rPr>
            <w:delText>water motion</w:delText>
          </w:r>
        </w:del>
      </w:ins>
      <w:ins w:id="960" w:author="Elizabeth Ann Storm" w:date="2021-12-13T16:31:00Z">
        <w:del w:id="961" w:author="Elizabeth" w:date="2022-04-18T15:56:00Z">
          <w:r w:rsidR="00746DE3" w:rsidDel="007E0565">
            <w:rPr>
              <w:noProof w:val="0"/>
            </w:rPr>
            <w:delText xml:space="preserve"> as example</w:delText>
          </w:r>
        </w:del>
      </w:ins>
      <w:ins w:id="962" w:author="Elizabeth Ann Storm" w:date="2021-12-13T16:24:00Z">
        <w:del w:id="963" w:author="Elizabeth" w:date="2022-04-18T15:56:00Z">
          <w:r w:rsidR="00990CAD" w:rsidDel="007E0565">
            <w:rPr>
              <w:noProof w:val="0"/>
            </w:rPr>
            <w:delText>)</w:delText>
          </w:r>
        </w:del>
      </w:ins>
      <w:ins w:id="964" w:author="Elizabeth Ann Storm" w:date="2021-12-14T10:58:00Z">
        <w:del w:id="965" w:author="Elizabeth" w:date="2022-04-18T15:56:00Z">
          <w:r w:rsidR="00E9142F" w:rsidDel="007E0565">
            <w:rPr>
              <w:noProof w:val="0"/>
            </w:rPr>
            <w:delText>(Reminder: does the mechanism for capturing the experience influence the record, for da Vinci?)</w:delText>
          </w:r>
        </w:del>
      </w:ins>
      <w:ins w:id="966" w:author="Elizabeth Ann Storm" w:date="2021-12-13T16:31:00Z">
        <w:del w:id="967" w:author="Elizabeth" w:date="2022-04-18T15:56:00Z">
          <w:r w:rsidR="00746DE3" w:rsidDel="007E0565">
            <w:rPr>
              <w:noProof w:val="0"/>
            </w:rPr>
            <w:delText xml:space="preserve"> </w:delText>
          </w:r>
        </w:del>
      </w:ins>
      <w:ins w:id="968" w:author="Elizabeth" w:date="2022-04-13T14:37:00Z">
        <w:r w:rsidR="00CE353D">
          <w:rPr>
            <w:noProof w:val="0"/>
          </w:rPr>
          <w:t xml:space="preserve">Around the time I graduated </w:t>
        </w:r>
      </w:ins>
      <w:ins w:id="969" w:author="Elizabeth" w:date="2022-04-18T16:47:00Z">
        <w:r w:rsidR="009231F9">
          <w:rPr>
            <w:noProof w:val="0"/>
          </w:rPr>
          <w:t>with my Bachelor’s</w:t>
        </w:r>
      </w:ins>
      <w:ins w:id="970" w:author="Elizabeth" w:date="2022-04-13T14:37:00Z">
        <w:r w:rsidR="00CE353D">
          <w:rPr>
            <w:noProof w:val="0"/>
          </w:rPr>
          <w:t xml:space="preserve"> in 2012, I came across the Hockney-Falco thesis in </w:t>
        </w:r>
        <w:r w:rsidR="00CE353D">
          <w:rPr>
            <w:i/>
            <w:iCs/>
            <w:noProof w:val="0"/>
          </w:rPr>
          <w:t>Secret Knowledge</w:t>
        </w:r>
      </w:ins>
      <w:ins w:id="971" w:author="Elizabeth" w:date="2022-04-13T14:38:00Z">
        <w:r w:rsidR="00CE353D">
          <w:rPr>
            <w:i/>
            <w:iCs/>
            <w:noProof w:val="0"/>
          </w:rPr>
          <w:t>: Rediscovering the Lost Techniques of the Old Masters</w:t>
        </w:r>
        <w:r w:rsidR="00CE353D">
          <w:rPr>
            <w:noProof w:val="0"/>
          </w:rPr>
          <w:t>.</w:t>
        </w:r>
      </w:ins>
      <w:ins w:id="972" w:author="Elizabeth" w:date="2022-04-18T15:56:00Z">
        <w:r w:rsidR="007E0565">
          <w:rPr>
            <w:noProof w:val="0"/>
          </w:rPr>
          <w:t xml:space="preserve"> Its </w:t>
        </w:r>
      </w:ins>
      <w:ins w:id="973" w:author="Elizabeth" w:date="2022-04-18T15:57:00Z">
        <w:r w:rsidR="00E50206">
          <w:rPr>
            <w:noProof w:val="0"/>
          </w:rPr>
          <w:t xml:space="preserve">much-debated theory says that </w:t>
        </w:r>
      </w:ins>
      <w:ins w:id="974" w:author="Elizabeth" w:date="2022-04-18T15:58:00Z">
        <w:r w:rsidR="00E50206">
          <w:rPr>
            <w:noProof w:val="0"/>
          </w:rPr>
          <w:t>optical drawing aides were almost certainly used by Renaissance masters, with proof in the form of analyzed artworks. Thou</w:t>
        </w:r>
      </w:ins>
      <w:ins w:id="975" w:author="Elizabeth" w:date="2022-04-18T15:59:00Z">
        <w:r w:rsidR="00E50206">
          <w:rPr>
            <w:noProof w:val="0"/>
          </w:rPr>
          <w:t xml:space="preserve">gh the book itself was generally attacked from all sides, historically, forensically, it was the first </w:t>
        </w:r>
      </w:ins>
      <w:ins w:id="976" w:author="Elizabeth" w:date="2022-04-18T16:00:00Z">
        <w:r w:rsidR="00E50206">
          <w:rPr>
            <w:noProof w:val="0"/>
          </w:rPr>
          <w:t xml:space="preserve">instance I linked optical devices with </w:t>
        </w:r>
      </w:ins>
      <w:ins w:id="977" w:author="Elizabeth" w:date="2022-04-18T16:01:00Z">
        <w:r w:rsidR="00E50206">
          <w:rPr>
            <w:noProof w:val="0"/>
          </w:rPr>
          <w:t xml:space="preserve">worldviews or models of reality. </w:t>
        </w:r>
      </w:ins>
      <w:ins w:id="978" w:author="Elizabeth" w:date="2022-04-13T14:38:00Z">
        <w:r w:rsidR="00CE353D">
          <w:rPr>
            <w:noProof w:val="0"/>
          </w:rPr>
          <w:t xml:space="preserve"> </w:t>
        </w:r>
      </w:ins>
      <w:ins w:id="979" w:author="Elizabeth" w:date="2022-04-13T14:26:00Z">
        <w:r w:rsidR="009E396B" w:rsidRPr="009E396B">
          <w:rPr>
            <w:i/>
            <w:iCs/>
            <w:noProof w:val="0"/>
            <w:rPrChange w:id="980" w:author="Elizabeth" w:date="2022-04-13T14:27:00Z">
              <w:rPr>
                <w:noProof w:val="0"/>
              </w:rPr>
            </w:rPrChange>
          </w:rPr>
          <w:t>(…where that led)</w:t>
        </w:r>
      </w:ins>
    </w:p>
    <w:p w14:paraId="56DDC7DA" w14:textId="77777777" w:rsidR="00962CE0" w:rsidRDefault="00962CE0" w:rsidP="00962CE0">
      <w:pPr>
        <w:pStyle w:val="EndNoteBibliography"/>
        <w:keepNext/>
        <w:spacing w:line="480" w:lineRule="auto"/>
        <w:ind w:firstLine="0"/>
        <w:jc w:val="center"/>
        <w:rPr>
          <w:ins w:id="981" w:author="Elizabeth Ann Storm" w:date="2021-12-14T11:32:00Z"/>
        </w:rPr>
      </w:pPr>
      <w:ins w:id="982" w:author="Elizabeth Ann Storm" w:date="2021-12-14T11:31:00Z">
        <w:r>
          <w:lastRenderedPageBreak/>
          <w:drawing>
            <wp:inline distT="0" distB="0" distL="0" distR="0" wp14:anchorId="647E43DE" wp14:editId="6E5F0830">
              <wp:extent cx="3396605" cy="469174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05209" cy="4703627"/>
                      </a:xfrm>
                      <a:prstGeom prst="rect">
                        <a:avLst/>
                      </a:prstGeom>
                    </pic:spPr>
                  </pic:pic>
                </a:graphicData>
              </a:graphic>
            </wp:inline>
          </w:drawing>
        </w:r>
      </w:ins>
    </w:p>
    <w:p w14:paraId="5333BE0E" w14:textId="438689AC" w:rsidR="00962CE0" w:rsidRDefault="00962CE0">
      <w:pPr>
        <w:pStyle w:val="Caption"/>
        <w:jc w:val="center"/>
        <w:rPr>
          <w:ins w:id="983" w:author="Elizabeth Ann Storm" w:date="2021-12-14T11:32:00Z"/>
        </w:rPr>
        <w:pPrChange w:id="984" w:author="Elizabeth Ann Storm" w:date="2021-12-14T11:32:00Z">
          <w:pPr>
            <w:pStyle w:val="EndNoteBibliography"/>
            <w:spacing w:line="480" w:lineRule="auto"/>
          </w:pPr>
        </w:pPrChange>
      </w:pPr>
      <w:bookmarkStart w:id="985" w:name="_Toc101022743"/>
      <w:ins w:id="986" w:author="Elizabeth Ann Storm" w:date="2021-12-14T11:32:00Z">
        <w:r>
          <w:t xml:space="preserve">Figure </w:t>
        </w:r>
        <w:r>
          <w:fldChar w:fldCharType="begin"/>
        </w:r>
        <w:r>
          <w:instrText xml:space="preserve"> SEQ Figure \* ARABIC </w:instrText>
        </w:r>
      </w:ins>
      <w:r>
        <w:fldChar w:fldCharType="separate"/>
      </w:r>
      <w:ins w:id="987" w:author="Elizabeth Ann Storm" w:date="2021-12-14T12:04:00Z">
        <w:r w:rsidR="00A91C2E">
          <w:rPr>
            <w:noProof/>
          </w:rPr>
          <w:t>3</w:t>
        </w:r>
      </w:ins>
      <w:ins w:id="988" w:author="Elizabeth Ann Storm" w:date="2021-12-14T11:32:00Z">
        <w:r>
          <w:fldChar w:fldCharType="end"/>
        </w:r>
        <w:r>
          <w:t>. da Vinci placeholder image 1</w:t>
        </w:r>
      </w:ins>
      <w:ins w:id="989" w:author="Elizabeth" w:date="2022-04-13T14:15:00Z">
        <w:r w:rsidR="00883C17">
          <w:t>(water turbulence drawing – take from Kemp book</w:t>
        </w:r>
      </w:ins>
      <w:ins w:id="990" w:author="Elizabeth" w:date="2022-04-13T14:16:00Z">
        <w:r w:rsidR="00883C17">
          <w:t xml:space="preserve"> with citation)</w:t>
        </w:r>
      </w:ins>
      <w:bookmarkEnd w:id="985"/>
    </w:p>
    <w:p w14:paraId="442EE6BA" w14:textId="77777777" w:rsidR="00962CE0" w:rsidRDefault="00962CE0" w:rsidP="00746DE3">
      <w:pPr>
        <w:pStyle w:val="EndNoteBibliography"/>
        <w:spacing w:line="480" w:lineRule="auto"/>
        <w:rPr>
          <w:ins w:id="991" w:author="Elizabeth Ann Storm" w:date="2021-12-14T11:32:00Z"/>
          <w:noProof w:val="0"/>
        </w:rPr>
      </w:pPr>
    </w:p>
    <w:p w14:paraId="00FDDFCF" w14:textId="3572504C" w:rsidR="00953947" w:rsidDel="00454F54" w:rsidRDefault="00C45C1B" w:rsidP="00454F54">
      <w:pPr>
        <w:pStyle w:val="EndNoteBibliography"/>
        <w:spacing w:line="480" w:lineRule="auto"/>
        <w:rPr>
          <w:del w:id="992" w:author="Elizabeth" w:date="2022-04-16T14:17:00Z"/>
          <w:noProof w:val="0"/>
        </w:rPr>
      </w:pPr>
      <w:ins w:id="993" w:author="Elizabeth" w:date="2022-04-13T15:20:00Z">
        <w:r>
          <w:rPr>
            <w:noProof w:val="0"/>
          </w:rPr>
          <w:t>I started to think</w:t>
        </w:r>
      </w:ins>
      <w:ins w:id="994" w:author="Elizabeth" w:date="2022-04-18T15:57:00Z">
        <w:r w:rsidR="007E0565">
          <w:rPr>
            <w:noProof w:val="0"/>
          </w:rPr>
          <w:t xml:space="preserve"> more</w:t>
        </w:r>
      </w:ins>
      <w:ins w:id="995" w:author="Elizabeth" w:date="2022-04-13T15:20:00Z">
        <w:r>
          <w:rPr>
            <w:noProof w:val="0"/>
          </w:rPr>
          <w:t xml:space="preserve"> about how n</w:t>
        </w:r>
      </w:ins>
      <w:ins w:id="996" w:author="Elizabeth Ann Storm" w:date="2021-12-13T15:45:00Z">
        <w:del w:id="997" w:author="Elizabeth" w:date="2022-04-13T15:20:00Z">
          <w:r w:rsidR="00457C90" w:rsidDel="00C45C1B">
            <w:rPr>
              <w:noProof w:val="0"/>
            </w:rPr>
            <w:delText>N</w:delText>
          </w:r>
        </w:del>
        <w:r w:rsidR="00457C90">
          <w:rPr>
            <w:noProof w:val="0"/>
          </w:rPr>
          <w:t xml:space="preserve">ew tools gave artists of the European Renaissance </w:t>
        </w:r>
      </w:ins>
      <w:ins w:id="998" w:author="Elizabeth Ann Storm" w:date="2021-12-13T15:49:00Z">
        <w:r w:rsidR="00F0511B">
          <w:rPr>
            <w:noProof w:val="0"/>
          </w:rPr>
          <w:t>novel</w:t>
        </w:r>
      </w:ins>
      <w:ins w:id="999" w:author="Elizabeth Ann Storm" w:date="2021-12-13T15:45:00Z">
        <w:r w:rsidR="00457C90">
          <w:rPr>
            <w:noProof w:val="0"/>
          </w:rPr>
          <w:t xml:space="preserve"> ways to envision of the world</w:t>
        </w:r>
      </w:ins>
      <w:ins w:id="1000" w:author="Elizabeth Ann Storm" w:date="2021-12-13T15:46:00Z">
        <w:r w:rsidR="00457C90">
          <w:rPr>
            <w:noProof w:val="0"/>
          </w:rPr>
          <w:t xml:space="preserve">. </w:t>
        </w:r>
      </w:ins>
      <w:ins w:id="1001" w:author="Elizabeth" w:date="2022-04-17T18:11:00Z">
        <w:r w:rsidR="008C1E3D">
          <w:rPr>
            <w:noProof w:val="0"/>
          </w:rPr>
          <w:t xml:space="preserve">If their optical tools led to </w:t>
        </w:r>
      </w:ins>
      <w:ins w:id="1002" w:author="Elizabeth" w:date="2022-04-17T18:12:00Z">
        <w:r w:rsidR="008C1E3D">
          <w:rPr>
            <w:noProof w:val="0"/>
          </w:rPr>
          <w:t xml:space="preserve">ontological and philosophical developments, what impact could modern technology have had on perceptions of reality? </w:t>
        </w:r>
      </w:ins>
      <w:ins w:id="1003" w:author="Elizabeth Ann Storm" w:date="2021-12-13T15:46:00Z">
        <w:r w:rsidR="00457C90">
          <w:rPr>
            <w:noProof w:val="0"/>
          </w:rPr>
          <w:t>L</w:t>
        </w:r>
      </w:ins>
      <w:ins w:id="1004" w:author="Elizabeth Ann Storm" w:date="2021-12-13T15:43:00Z">
        <w:r w:rsidR="00457C90">
          <w:rPr>
            <w:noProof w:val="0"/>
          </w:rPr>
          <w:t xml:space="preserve">ens technology and architectural perspective drawing, guided by geometry and mathematics, </w:t>
        </w:r>
      </w:ins>
      <w:ins w:id="1005" w:author="Elizabeth Ann Storm" w:date="2021-12-13T16:32:00Z">
        <w:r w:rsidR="00746DE3">
          <w:rPr>
            <w:noProof w:val="0"/>
          </w:rPr>
          <w:t>provided a rigorous framework to build visions of reality according to rules reflective of society’s values.</w:t>
        </w:r>
      </w:ins>
      <w:ins w:id="1006" w:author="Elizabeth" w:date="2022-04-17T18:02:00Z">
        <w:r w:rsidR="002B3C69">
          <w:rPr>
            <w:noProof w:val="0"/>
          </w:rPr>
          <w:t xml:space="preserve"> </w:t>
        </w:r>
      </w:ins>
      <w:ins w:id="1007" w:author="Elizabeth" w:date="2022-04-17T18:14:00Z">
        <w:r w:rsidR="008C1E3D">
          <w:rPr>
            <w:noProof w:val="0"/>
          </w:rPr>
          <w:t xml:space="preserve">It was important to me to </w:t>
        </w:r>
      </w:ins>
      <w:ins w:id="1008" w:author="Elizabeth" w:date="2022-04-17T18:13:00Z">
        <w:r w:rsidR="008C1E3D">
          <w:rPr>
            <w:noProof w:val="0"/>
          </w:rPr>
          <w:t>look</w:t>
        </w:r>
      </w:ins>
      <w:ins w:id="1009" w:author="Elizabeth" w:date="2022-04-17T18:14:00Z">
        <w:r w:rsidR="008C1E3D">
          <w:rPr>
            <w:noProof w:val="0"/>
          </w:rPr>
          <w:t xml:space="preserve"> </w:t>
        </w:r>
      </w:ins>
      <w:ins w:id="1010" w:author="Elizabeth" w:date="2022-04-17T18:13:00Z">
        <w:r w:rsidR="008C1E3D">
          <w:rPr>
            <w:noProof w:val="0"/>
          </w:rPr>
          <w:t>into the role of linear perspective, because I had used it as a model of space and reality t</w:t>
        </w:r>
      </w:ins>
      <w:ins w:id="1011" w:author="Elizabeth" w:date="2022-04-17T18:14:00Z">
        <w:r w:rsidR="008C1E3D">
          <w:rPr>
            <w:noProof w:val="0"/>
          </w:rPr>
          <w:t>hat I was previously uncritical of.</w:t>
        </w:r>
      </w:ins>
      <w:ins w:id="1012" w:author="Elizabeth Ann Storm" w:date="2021-12-13T16:32:00Z">
        <w:del w:id="1013" w:author="Elizabeth" w:date="2022-04-16T14:22:00Z">
          <w:r w:rsidR="00746DE3" w:rsidDel="00F76CD8">
            <w:rPr>
              <w:noProof w:val="0"/>
            </w:rPr>
            <w:delText xml:space="preserve"> </w:delText>
          </w:r>
        </w:del>
      </w:ins>
      <w:ins w:id="1014" w:author="Elizabeth Ann Storm" w:date="2021-12-13T15:46:00Z">
        <w:del w:id="1015" w:author="Elizabeth" w:date="2022-04-16T14:22:00Z">
          <w:r w:rsidR="00F0511B" w:rsidDel="00F76CD8">
            <w:rPr>
              <w:noProof w:val="0"/>
            </w:rPr>
            <w:delText>(some history</w:delText>
          </w:r>
        </w:del>
      </w:ins>
      <w:ins w:id="1016" w:author="Elizabeth Ann Storm" w:date="2021-12-13T17:11:00Z">
        <w:del w:id="1017" w:author="Elizabeth" w:date="2022-04-16T14:22:00Z">
          <w:r w:rsidR="003D5AD5" w:rsidDel="00F76CD8">
            <w:rPr>
              <w:noProof w:val="0"/>
            </w:rPr>
            <w:delText>)</w:delText>
          </w:r>
        </w:del>
      </w:ins>
      <w:ins w:id="1018" w:author="Elizabeth Ann Storm" w:date="2021-12-14T13:49:00Z">
        <w:del w:id="1019" w:author="Elizabeth" w:date="2022-04-16T14:22:00Z">
          <w:r w:rsidR="00953947" w:rsidDel="00F76CD8">
            <w:rPr>
              <w:noProof w:val="0"/>
            </w:rPr>
            <w:delText xml:space="preserve"> Brunelleschi, della Francesca, Alberti, circa 1425.</w:delText>
          </w:r>
        </w:del>
      </w:ins>
      <w:ins w:id="1020" w:author="Elizabeth" w:date="2022-04-16T14:15:00Z">
        <w:r w:rsidR="0078046A">
          <w:rPr>
            <w:noProof w:val="0"/>
          </w:rPr>
          <w:t xml:space="preserve"> “Growing out of the</w:t>
        </w:r>
      </w:ins>
      <w:ins w:id="1021" w:author="Elizabeth" w:date="2022-04-16T14:16:00Z">
        <w:r w:rsidR="0078046A">
          <w:rPr>
            <w:noProof w:val="0"/>
          </w:rPr>
          <w:t xml:space="preserve"> </w:t>
        </w:r>
        <w:r w:rsidR="00454F54">
          <w:rPr>
            <w:noProof w:val="0"/>
          </w:rPr>
          <w:t xml:space="preserve">late medieval fascination with the metaphysical implications of light… linear </w:t>
        </w:r>
      </w:ins>
      <w:ins w:id="1022" w:author="Elizabeth" w:date="2022-04-16T14:17:00Z">
        <w:r w:rsidR="00454F54">
          <w:rPr>
            <w:noProof w:val="0"/>
          </w:rPr>
          <w:t xml:space="preserve">perspective came </w:t>
        </w:r>
        <w:r w:rsidR="00454F54">
          <w:rPr>
            <w:noProof w:val="0"/>
          </w:rPr>
          <w:lastRenderedPageBreak/>
          <w:t>to symbolize harmony between the mathematical regularities in optics and God’s will</w:t>
        </w:r>
      </w:ins>
      <w:ins w:id="1023" w:author="Elizabeth" w:date="2022-04-16T14:18:00Z">
        <w:r w:rsidR="00454F54">
          <w:rPr>
            <w:noProof w:val="0"/>
          </w:rPr>
          <w:t>”, write</w:t>
        </w:r>
      </w:ins>
      <w:ins w:id="1024" w:author="Elizabeth" w:date="2022-04-16T14:21:00Z">
        <w:r w:rsidR="00454F54">
          <w:rPr>
            <w:noProof w:val="0"/>
          </w:rPr>
          <w:t>s</w:t>
        </w:r>
      </w:ins>
      <w:ins w:id="1025" w:author="Elizabeth" w:date="2022-04-16T14:18:00Z">
        <w:r w:rsidR="00454F54">
          <w:rPr>
            <w:noProof w:val="0"/>
          </w:rPr>
          <w:t xml:space="preserve"> </w:t>
        </w:r>
      </w:ins>
      <w:ins w:id="1026" w:author="Elizabeth" w:date="2022-04-16T14:21:00Z">
        <w:r w:rsidR="00454F54">
          <w:rPr>
            <w:noProof w:val="0"/>
          </w:rPr>
          <w:t>Martin Jay</w:t>
        </w:r>
      </w:ins>
      <w:ins w:id="1027" w:author="Elizabeth" w:date="2022-04-16T14:19:00Z">
        <w:r w:rsidR="00454F54">
          <w:rPr>
            <w:noProof w:val="0"/>
          </w:rPr>
          <w:t xml:space="preserve"> in </w:t>
        </w:r>
        <w:proofErr w:type="spellStart"/>
        <w:r w:rsidR="00454F54">
          <w:rPr>
            <w:i/>
            <w:iCs/>
            <w:noProof w:val="0"/>
          </w:rPr>
          <w:t>Scopic</w:t>
        </w:r>
        <w:proofErr w:type="spellEnd"/>
        <w:r w:rsidR="00454F54">
          <w:rPr>
            <w:i/>
            <w:iCs/>
            <w:noProof w:val="0"/>
          </w:rPr>
          <w:t xml:space="preserve"> Regimes of Modernity</w:t>
        </w:r>
        <w:r w:rsidR="00454F54">
          <w:rPr>
            <w:noProof w:val="0"/>
          </w:rPr>
          <w:t>.</w:t>
        </w:r>
        <w:r w:rsidR="00454F54">
          <w:rPr>
            <w:rStyle w:val="FootnoteReference"/>
            <w:noProof w:val="0"/>
          </w:rPr>
          <w:footnoteReference w:id="4"/>
        </w:r>
      </w:ins>
      <w:ins w:id="1035" w:author="Elizabeth" w:date="2022-04-16T14:26:00Z">
        <w:r w:rsidR="00F76CD8">
          <w:rPr>
            <w:noProof w:val="0"/>
          </w:rPr>
          <w:t xml:space="preserve"> </w:t>
        </w:r>
      </w:ins>
      <w:ins w:id="1036" w:author="Elizabeth Ann Storm" w:date="2021-12-14T13:50:00Z">
        <w:del w:id="1037" w:author="Elizabeth" w:date="2022-04-16T14:26:00Z">
          <w:r w:rsidR="00953947" w:rsidDel="00F76CD8">
            <w:rPr>
              <w:noProof w:val="0"/>
            </w:rPr>
            <w:delText xml:space="preserve"> </w:delText>
          </w:r>
        </w:del>
      </w:ins>
    </w:p>
    <w:p w14:paraId="1D3E52B4" w14:textId="77777777" w:rsidR="00454F54" w:rsidRDefault="00454F54" w:rsidP="00746DE3">
      <w:pPr>
        <w:pStyle w:val="EndNoteBibliography"/>
        <w:spacing w:line="480" w:lineRule="auto"/>
        <w:rPr>
          <w:ins w:id="1038" w:author="Elizabeth" w:date="2022-04-16T14:17:00Z"/>
          <w:noProof w:val="0"/>
        </w:rPr>
      </w:pPr>
    </w:p>
    <w:p w14:paraId="142A5781" w14:textId="4DDCAB48" w:rsidR="00953947" w:rsidRDefault="008C1E3D" w:rsidP="00454F54">
      <w:pPr>
        <w:pStyle w:val="EndNoteBibliography"/>
        <w:spacing w:line="480" w:lineRule="auto"/>
        <w:rPr>
          <w:ins w:id="1039" w:author="Elizabeth Ann Storm" w:date="2021-12-14T13:50:00Z"/>
          <w:noProof w:val="0"/>
        </w:rPr>
        <w:pPrChange w:id="1040" w:author="Elizabeth" w:date="2022-04-16T14:17:00Z">
          <w:pPr>
            <w:pStyle w:val="EndNoteBibliography"/>
            <w:spacing w:line="480" w:lineRule="auto"/>
          </w:pPr>
        </w:pPrChange>
      </w:pPr>
      <w:ins w:id="1041" w:author="Elizabeth" w:date="2022-04-17T18:15:00Z">
        <w:r>
          <w:rPr>
            <w:noProof w:val="0"/>
          </w:rPr>
          <w:t xml:space="preserve">Jonathan </w:t>
        </w:r>
      </w:ins>
      <w:ins w:id="1042" w:author="Elizabeth Ann Storm" w:date="2021-12-14T13:50:00Z">
        <w:del w:id="1043" w:author="Elizabeth" w:date="2022-04-16T14:17:00Z">
          <w:r w:rsidR="00953947" w:rsidDel="00454F54">
            <w:rPr>
              <w:noProof w:val="0"/>
            </w:rPr>
            <w:delText>Camera lucida</w:delText>
          </w:r>
        </w:del>
      </w:ins>
      <w:ins w:id="1044" w:author="Elizabeth Ann Storm" w:date="2021-12-14T15:54:00Z">
        <w:del w:id="1045" w:author="Elizabeth" w:date="2022-04-16T14:17:00Z">
          <w:r w:rsidR="002544D2" w:rsidDel="00454F54">
            <w:rPr>
              <w:noProof w:val="0"/>
            </w:rPr>
            <w:delText xml:space="preserve"> and perspective drawing</w:delText>
          </w:r>
        </w:del>
      </w:ins>
      <w:ins w:id="1046" w:author="Elizabeth Ann Storm" w:date="2021-12-14T13:50:00Z">
        <w:del w:id="1047" w:author="Elizabeth" w:date="2022-04-16T14:17:00Z">
          <w:r w:rsidR="00953947" w:rsidDel="00454F54">
            <w:rPr>
              <w:noProof w:val="0"/>
            </w:rPr>
            <w:delText xml:space="preserve"> history</w:delText>
          </w:r>
        </w:del>
      </w:ins>
      <w:ins w:id="1048" w:author="Elizabeth Ann Storm" w:date="2021-12-13T17:11:00Z">
        <w:del w:id="1049" w:author="Elizabeth" w:date="2022-04-16T14:17:00Z">
          <w:r w:rsidR="003D5AD5" w:rsidDel="00454F54">
            <w:rPr>
              <w:noProof w:val="0"/>
            </w:rPr>
            <w:delText xml:space="preserve"> (</w:delText>
          </w:r>
        </w:del>
      </w:ins>
      <w:ins w:id="1050" w:author="Elizabeth Ann Storm" w:date="2021-12-13T16:24:00Z">
        <w:del w:id="1051" w:author="Elizabeth" w:date="2022-04-16T14:17:00Z">
          <w:r w:rsidR="00990CAD" w:rsidDel="00454F54">
            <w:rPr>
              <w:noProof w:val="0"/>
            </w:rPr>
            <w:delText>Hockney-Falco thesis stuff…)</w:delText>
          </w:r>
        </w:del>
      </w:ins>
      <w:ins w:id="1052" w:author="Elizabeth Ann Storm" w:date="2021-12-13T16:33:00Z">
        <w:del w:id="1053" w:author="Elizabeth" w:date="2022-04-16T14:17:00Z">
          <w:r w:rsidR="00746DE3" w:rsidDel="00454F54">
            <w:rPr>
              <w:noProof w:val="0"/>
            </w:rPr>
            <w:delText xml:space="preserve"> </w:delText>
          </w:r>
        </w:del>
      </w:ins>
      <w:proofErr w:type="spellStart"/>
      <w:ins w:id="1054" w:author="Elizabeth Ann Storm" w:date="2021-12-14T15:51:00Z">
        <w:r w:rsidR="00B17DBC">
          <w:rPr>
            <w:noProof w:val="0"/>
          </w:rPr>
          <w:t>Crary</w:t>
        </w:r>
        <w:proofErr w:type="spellEnd"/>
        <w:r w:rsidR="00B17DBC">
          <w:rPr>
            <w:noProof w:val="0"/>
          </w:rPr>
          <w:t xml:space="preserve"> argues th</w:t>
        </w:r>
      </w:ins>
      <w:ins w:id="1055" w:author="Elizabeth Ann Storm" w:date="2021-12-14T15:52:00Z">
        <w:r w:rsidR="00B17DBC">
          <w:rPr>
            <w:noProof w:val="0"/>
          </w:rPr>
          <w:t xml:space="preserve">at western philosophy adopted the </w:t>
        </w:r>
      </w:ins>
      <w:ins w:id="1056" w:author="Elizabeth Ann Storm" w:date="2021-12-14T15:51:00Z">
        <w:r w:rsidR="00B17DBC">
          <w:rPr>
            <w:noProof w:val="0"/>
          </w:rPr>
          <w:t xml:space="preserve">camera </w:t>
        </w:r>
        <w:del w:id="1057" w:author="Elizabeth" w:date="2022-04-17T19:56:00Z">
          <w:r w:rsidR="00B17DBC" w:rsidDel="00466CB0">
            <w:rPr>
              <w:noProof w:val="0"/>
            </w:rPr>
            <w:delText>lucida</w:delText>
          </w:r>
        </w:del>
      </w:ins>
      <w:ins w:id="1058" w:author="Elizabeth" w:date="2022-04-17T19:56:00Z">
        <w:r w:rsidR="00466CB0">
          <w:rPr>
            <w:noProof w:val="0"/>
          </w:rPr>
          <w:t>obscura</w:t>
        </w:r>
      </w:ins>
      <w:ins w:id="1059" w:author="Elizabeth" w:date="2022-04-18T13:32:00Z">
        <w:r w:rsidR="00B40628">
          <w:rPr>
            <w:noProof w:val="0"/>
          </w:rPr>
          <w:t>,</w:t>
        </w:r>
      </w:ins>
      <w:ins w:id="1060" w:author="Elizabeth" w:date="2022-04-13T14:22:00Z">
        <w:r w:rsidR="00ED4896">
          <w:rPr>
            <w:noProof w:val="0"/>
          </w:rPr>
          <w:t xml:space="preserve"> </w:t>
        </w:r>
      </w:ins>
      <w:ins w:id="1061" w:author="Elizabeth Ann Storm" w:date="2021-12-14T15:51:00Z">
        <w:del w:id="1062" w:author="Elizabeth" w:date="2022-04-17T19:56:00Z">
          <w:r w:rsidR="00B17DBC" w:rsidDel="00466CB0">
            <w:rPr>
              <w:noProof w:val="0"/>
            </w:rPr>
            <w:delText xml:space="preserve">, </w:delText>
          </w:r>
        </w:del>
        <w:r w:rsidR="00B17DBC">
          <w:rPr>
            <w:noProof w:val="0"/>
          </w:rPr>
          <w:t xml:space="preserve">formalized in Europe around the turn of the seventeenth century, </w:t>
        </w:r>
      </w:ins>
      <w:ins w:id="1063" w:author="Elizabeth Ann Storm" w:date="2021-12-14T15:52:00Z">
        <w:r w:rsidR="00B17DBC">
          <w:rPr>
            <w:noProof w:val="0"/>
          </w:rPr>
          <w:t>as a framework for</w:t>
        </w:r>
      </w:ins>
      <w:ins w:id="1064" w:author="Elizabeth" w:date="2022-04-17T19:56:00Z">
        <w:r w:rsidR="00466CB0">
          <w:rPr>
            <w:noProof w:val="0"/>
          </w:rPr>
          <w:t xml:space="preserve"> a perceiver </w:t>
        </w:r>
      </w:ins>
      <w:ins w:id="1065" w:author="Elizabeth" w:date="2022-04-17T19:57:00Z">
        <w:r w:rsidR="00466CB0">
          <w:rPr>
            <w:noProof w:val="0"/>
          </w:rPr>
          <w:t xml:space="preserve">receiving </w:t>
        </w:r>
      </w:ins>
      <w:ins w:id="1066" w:author="Elizabeth Ann Storm" w:date="2021-12-14T15:52:00Z">
        <w:del w:id="1067" w:author="Elizabeth" w:date="2022-04-17T19:57:00Z">
          <w:r w:rsidR="00B17DBC" w:rsidDel="00466CB0">
            <w:rPr>
              <w:noProof w:val="0"/>
            </w:rPr>
            <w:delText xml:space="preserve"> </w:delText>
          </w:r>
        </w:del>
        <w:r w:rsidR="00B17DBC">
          <w:rPr>
            <w:noProof w:val="0"/>
          </w:rPr>
          <w:t>know</w:t>
        </w:r>
      </w:ins>
      <w:ins w:id="1068" w:author="Elizabeth Ann Storm" w:date="2021-12-14T15:53:00Z">
        <w:r w:rsidR="00B17DBC">
          <w:rPr>
            <w:noProof w:val="0"/>
          </w:rPr>
          <w:t>ledge</w:t>
        </w:r>
      </w:ins>
      <w:ins w:id="1069" w:author="Elizabeth" w:date="2022-04-17T19:57:00Z">
        <w:r w:rsidR="00466CB0">
          <w:rPr>
            <w:noProof w:val="0"/>
          </w:rPr>
          <w:t xml:space="preserve"> about the natural world. </w:t>
        </w:r>
      </w:ins>
    </w:p>
    <w:p w14:paraId="155CF0B1" w14:textId="6AC322D0" w:rsidR="003B1D61" w:rsidDel="003D4E2C" w:rsidRDefault="00746DE3" w:rsidP="00746DE3">
      <w:pPr>
        <w:pStyle w:val="EndNoteBibliography"/>
        <w:spacing w:line="480" w:lineRule="auto"/>
        <w:rPr>
          <w:ins w:id="1070" w:author="Elizabeth Ann Storm" w:date="2021-12-14T11:09:00Z"/>
          <w:del w:id="1071" w:author="Elizabeth" w:date="2022-04-16T14:31:00Z"/>
          <w:noProof w:val="0"/>
        </w:rPr>
      </w:pPr>
      <w:ins w:id="1072" w:author="Elizabeth Ann Storm" w:date="2021-12-13T16:33:00Z">
        <w:del w:id="1073" w:author="Elizabeth" w:date="2022-04-16T14:31:00Z">
          <w:r w:rsidDel="003D4E2C">
            <w:rPr>
              <w:noProof w:val="0"/>
            </w:rPr>
            <w:delText>(Also get more from Kemp</w:delText>
          </w:r>
        </w:del>
      </w:ins>
      <w:ins w:id="1074" w:author="Elizabeth Ann Storm" w:date="2021-12-14T13:50:00Z">
        <w:del w:id="1075" w:author="Elizabeth" w:date="2022-04-16T14:31:00Z">
          <w:r w:rsidR="00953947" w:rsidDel="003D4E2C">
            <w:rPr>
              <w:noProof w:val="0"/>
            </w:rPr>
            <w:delText xml:space="preserve"> and Crary</w:delText>
          </w:r>
        </w:del>
      </w:ins>
      <w:ins w:id="1076" w:author="Elizabeth Ann Storm" w:date="2021-12-13T16:33:00Z">
        <w:del w:id="1077" w:author="Elizabeth" w:date="2022-04-16T14:31:00Z">
          <w:r w:rsidDel="003D4E2C">
            <w:rPr>
              <w:noProof w:val="0"/>
            </w:rPr>
            <w:delText xml:space="preserve"> re: optical devices</w:delText>
          </w:r>
        </w:del>
      </w:ins>
      <w:ins w:id="1078" w:author="Elizabeth Ann Storm" w:date="2021-12-14T13:50:00Z">
        <w:del w:id="1079" w:author="Elizabeth" w:date="2022-04-16T14:31:00Z">
          <w:r w:rsidR="00953947" w:rsidDel="003D4E2C">
            <w:rPr>
              <w:noProof w:val="0"/>
            </w:rPr>
            <w:delText xml:space="preserve">, camera lucida, </w:delText>
          </w:r>
        </w:del>
      </w:ins>
      <w:ins w:id="1080" w:author="Elizabeth Ann Storm" w:date="2021-12-13T16:33:00Z">
        <w:del w:id="1081" w:author="Elizabeth" w:date="2022-04-16T14:31:00Z">
          <w:r w:rsidDel="003D4E2C">
            <w:rPr>
              <w:noProof w:val="0"/>
            </w:rPr>
            <w:delText xml:space="preserve">and </w:delText>
          </w:r>
          <w:r w:rsidRPr="00ED4896" w:rsidDel="003D4E2C">
            <w:rPr>
              <w:b/>
              <w:bCs/>
              <w:noProof w:val="0"/>
              <w:rPrChange w:id="1082" w:author="Elizabeth" w:date="2022-04-13T14:23:00Z">
                <w:rPr>
                  <w:noProof w:val="0"/>
                </w:rPr>
              </w:rPrChange>
            </w:rPr>
            <w:delText>early modernism</w:delText>
          </w:r>
          <w:r w:rsidDel="003D4E2C">
            <w:rPr>
              <w:noProof w:val="0"/>
            </w:rPr>
            <w:delText>)</w:delText>
          </w:r>
        </w:del>
      </w:ins>
      <w:ins w:id="1083" w:author="Elizabeth Ann Storm" w:date="2021-12-13T16:34:00Z">
        <w:del w:id="1084" w:author="Elizabeth" w:date="2022-04-16T14:31:00Z">
          <w:r w:rsidDel="003D4E2C">
            <w:rPr>
              <w:noProof w:val="0"/>
            </w:rPr>
            <w:delText xml:space="preserve"> </w:delText>
          </w:r>
        </w:del>
      </w:ins>
      <w:ins w:id="1085" w:author="Elizabeth Ann Storm" w:date="2021-12-14T15:54:00Z">
        <w:del w:id="1086" w:author="Elizabeth" w:date="2022-04-16T14:31:00Z">
          <w:r w:rsidR="00B17DBC" w:rsidDel="003D4E2C">
            <w:rPr>
              <w:noProof w:val="0"/>
            </w:rPr>
            <w:delText>(Vermeer)</w:delText>
          </w:r>
        </w:del>
      </w:ins>
    </w:p>
    <w:p w14:paraId="34774727" w14:textId="3C1F86AE" w:rsidR="00746DE3" w:rsidDel="00F76CD8" w:rsidRDefault="00B17DBC" w:rsidP="00746DE3">
      <w:pPr>
        <w:pStyle w:val="EndNoteBibliography"/>
        <w:spacing w:line="480" w:lineRule="auto"/>
        <w:rPr>
          <w:ins w:id="1087" w:author="Elizabeth Ann Storm" w:date="2021-12-14T11:33:00Z"/>
          <w:del w:id="1088" w:author="Elizabeth" w:date="2022-04-16T14:25:00Z"/>
        </w:rPr>
      </w:pPr>
      <w:ins w:id="1089" w:author="Elizabeth Ann Storm" w:date="2021-12-14T15:53:00Z">
        <w:del w:id="1090" w:author="Elizabeth" w:date="2022-04-16T14:25:00Z">
          <w:r w:rsidRPr="00890E22" w:rsidDel="00F76CD8">
            <w:rPr>
              <w:strike/>
              <w:rPrChange w:id="1091" w:author="Elizabeth" w:date="2022-04-13T15:33:00Z">
                <w:rPr/>
              </w:rPrChange>
            </w:rPr>
            <w:delText>Perspective</w:delText>
          </w:r>
        </w:del>
      </w:ins>
      <w:ins w:id="1092" w:author="Elizabeth Ann Storm" w:date="2021-12-13T16:50:00Z">
        <w:del w:id="1093" w:author="Elizabeth" w:date="2022-04-16T14:25:00Z">
          <w:r w:rsidR="004B71F9" w:rsidRPr="00890E22" w:rsidDel="00F76CD8">
            <w:rPr>
              <w:strike/>
              <w:rPrChange w:id="1094" w:author="Elizabeth" w:date="2022-04-13T15:33:00Z">
                <w:rPr/>
              </w:rPrChange>
            </w:rPr>
            <w:delText xml:space="preserve"> drawing technology arose around the same time as the development of Descartes analytic geometry, a math (which might be considered a type of technology) that ultimately made</w:delText>
          </w:r>
        </w:del>
      </w:ins>
      <w:ins w:id="1095" w:author="Elizabeth Ann Storm" w:date="2021-12-13T16:51:00Z">
        <w:del w:id="1096" w:author="Elizabeth" w:date="2022-04-16T14:25:00Z">
          <w:r w:rsidR="004B71F9" w:rsidRPr="00890E22" w:rsidDel="00F76CD8">
            <w:rPr>
              <w:strike/>
              <w:rPrChange w:id="1097" w:author="Elizabeth" w:date="2022-04-13T15:33:00Z">
                <w:rPr/>
              </w:rPrChange>
            </w:rPr>
            <w:delText xml:space="preserve"> r</w:delText>
          </w:r>
        </w:del>
      </w:ins>
      <w:ins w:id="1098" w:author="Elizabeth Ann Storm" w:date="2021-12-13T16:50:00Z">
        <w:del w:id="1099" w:author="Elizabeth" w:date="2022-04-16T14:25:00Z">
          <w:r w:rsidR="004B71F9" w:rsidRPr="00890E22" w:rsidDel="00F76CD8">
            <w:rPr>
              <w:strike/>
              <w:rPrChange w:id="1100" w:author="Elizabeth" w:date="2022-04-13T15:33:00Z">
                <w:rPr/>
              </w:rPrChange>
            </w:rPr>
            <w:delText>ecalculating the shape of the solar system possible, laying a foundation for the Age of Reason.</w:delText>
          </w:r>
        </w:del>
      </w:ins>
      <w:ins w:id="1101" w:author="Elizabeth Ann Storm" w:date="2021-12-13T16:51:00Z">
        <w:del w:id="1102" w:author="Elizabeth" w:date="2022-04-16T14:25:00Z">
          <w:r w:rsidR="004B71F9" w:rsidDel="00F76CD8">
            <w:delText xml:space="preserve"> (</w:delText>
          </w:r>
        </w:del>
      </w:ins>
      <w:ins w:id="1103" w:author="Elizabeth Ann Storm" w:date="2021-12-13T16:52:00Z">
        <w:del w:id="1104" w:author="Elizabeth" w:date="2022-04-16T14:25:00Z">
          <w:r w:rsidR="00F2100F" w:rsidDel="00F76CD8">
            <w:delText xml:space="preserve">Figure: </w:delText>
          </w:r>
        </w:del>
      </w:ins>
      <w:ins w:id="1105" w:author="Elizabeth Ann Storm" w:date="2021-12-13T16:51:00Z">
        <w:del w:id="1106" w:author="Elizabeth" w:date="2022-04-16T14:25:00Z">
          <w:r w:rsidR="004B71F9" w:rsidDel="00F76CD8">
            <w:delText>illustration comparing geometry</w:delText>
          </w:r>
          <w:r w:rsidR="00F2100F" w:rsidDel="00F76CD8">
            <w:delText xml:space="preserve"> hand</w:delText>
          </w:r>
        </w:del>
      </w:ins>
      <w:ins w:id="1107" w:author="Elizabeth Ann Storm" w:date="2021-12-13T16:52:00Z">
        <w:del w:id="1108" w:author="Elizabeth" w:date="2022-04-16T14:25:00Z">
          <w:r w:rsidR="00F2100F" w:rsidDel="00F76CD8">
            <w:delText xml:space="preserve"> written</w:delText>
          </w:r>
        </w:del>
      </w:ins>
      <w:ins w:id="1109" w:author="Elizabeth Ann Storm" w:date="2021-12-13T16:51:00Z">
        <w:del w:id="1110" w:author="Elizabeth" w:date="2022-04-16T14:25:00Z">
          <w:r w:rsidR="00F2100F" w:rsidDel="00F76CD8">
            <w:delText xml:space="preserve"> notes with optics </w:delText>
          </w:r>
        </w:del>
      </w:ins>
      <w:ins w:id="1111" w:author="Elizabeth Ann Storm" w:date="2021-12-13T16:52:00Z">
        <w:del w:id="1112" w:author="Elizabeth" w:date="2022-04-16T14:25:00Z">
          <w:r w:rsidR="00F2100F" w:rsidDel="00F76CD8">
            <w:delText>diagrams)</w:delText>
          </w:r>
        </w:del>
      </w:ins>
      <w:ins w:id="1113" w:author="Elizabeth Ann Storm" w:date="2021-12-14T10:59:00Z">
        <w:del w:id="1114" w:author="Elizabeth" w:date="2022-04-16T14:25:00Z">
          <w:r w:rsidR="00E9142F" w:rsidDel="00F76CD8">
            <w:delText xml:space="preserve"> (More on mechanism for capturing experience – still pen and ink and slow drawing at this time</w:delText>
          </w:r>
        </w:del>
      </w:ins>
      <w:ins w:id="1115" w:author="Elizabeth Ann Storm" w:date="2021-12-14T11:06:00Z">
        <w:del w:id="1116" w:author="Elizabeth" w:date="2022-04-16T14:25:00Z">
          <w:r w:rsidR="00216EA4" w:rsidDel="00F76CD8">
            <w:delText>, engravers translated drawings to printable plates, but it was cumbersome</w:delText>
          </w:r>
        </w:del>
      </w:ins>
      <w:ins w:id="1117" w:author="Elizabeth Ann Storm" w:date="2021-12-14T10:59:00Z">
        <w:del w:id="1118" w:author="Elizabeth" w:date="2022-04-16T14:25:00Z">
          <w:r w:rsidR="00E9142F" w:rsidDel="00F76CD8">
            <w:delText>)</w:delText>
          </w:r>
        </w:del>
      </w:ins>
    </w:p>
    <w:p w14:paraId="30BA8B92" w14:textId="77777777" w:rsidR="008420B1" w:rsidRDefault="00962CE0">
      <w:pPr>
        <w:pStyle w:val="EndNoteBibliography"/>
        <w:keepNext/>
        <w:spacing w:line="480" w:lineRule="auto"/>
        <w:ind w:firstLine="0"/>
        <w:jc w:val="center"/>
        <w:rPr>
          <w:ins w:id="1119" w:author="Elizabeth Ann Storm" w:date="2021-12-14T11:35:00Z"/>
        </w:rPr>
        <w:pPrChange w:id="1120" w:author="Elizabeth Ann Storm" w:date="2021-12-14T11:37:00Z">
          <w:pPr>
            <w:pStyle w:val="EndNoteBibliography"/>
            <w:spacing w:line="480" w:lineRule="auto"/>
            <w:ind w:firstLine="0"/>
          </w:pPr>
        </w:pPrChange>
      </w:pPr>
      <w:ins w:id="1121" w:author="Elizabeth Ann Storm" w:date="2021-12-14T11:33:00Z">
        <w:r>
          <w:drawing>
            <wp:inline distT="0" distB="0" distL="0" distR="0" wp14:anchorId="6FDCE95B" wp14:editId="03FA1960">
              <wp:extent cx="5943600" cy="19255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587"/>
                      </a:xfrm>
                      <a:prstGeom prst="rect">
                        <a:avLst/>
                      </a:prstGeom>
                    </pic:spPr>
                  </pic:pic>
                </a:graphicData>
              </a:graphic>
            </wp:inline>
          </w:drawing>
        </w:r>
      </w:ins>
    </w:p>
    <w:p w14:paraId="6496BA2C" w14:textId="1AA0963D" w:rsidR="00962CE0" w:rsidRDefault="008420B1">
      <w:pPr>
        <w:pStyle w:val="Caption"/>
        <w:jc w:val="center"/>
        <w:rPr>
          <w:ins w:id="1122" w:author="Elizabeth Ann Storm" w:date="2021-12-13T16:34:00Z"/>
        </w:rPr>
        <w:pPrChange w:id="1123" w:author="Elizabeth Ann Storm" w:date="2021-12-14T11:37:00Z">
          <w:pPr>
            <w:pStyle w:val="EndNoteBibliography"/>
            <w:spacing w:line="480" w:lineRule="auto"/>
          </w:pPr>
        </w:pPrChange>
      </w:pPr>
      <w:bookmarkStart w:id="1124" w:name="_Toc101022744"/>
      <w:ins w:id="1125" w:author="Elizabeth Ann Storm" w:date="2021-12-14T11:35:00Z">
        <w:r>
          <w:t xml:space="preserve">Figure </w:t>
        </w:r>
        <w:r>
          <w:fldChar w:fldCharType="begin"/>
        </w:r>
        <w:r>
          <w:instrText xml:space="preserve"> SEQ Figure \* ARABIC </w:instrText>
        </w:r>
      </w:ins>
      <w:r>
        <w:fldChar w:fldCharType="separate"/>
      </w:r>
      <w:ins w:id="1126" w:author="Elizabeth Ann Storm" w:date="2021-12-14T12:04:00Z">
        <w:r w:rsidR="00A91C2E">
          <w:rPr>
            <w:noProof/>
          </w:rPr>
          <w:t>4</w:t>
        </w:r>
      </w:ins>
      <w:ins w:id="1127" w:author="Elizabeth Ann Storm" w:date="2021-12-14T11:35:00Z">
        <w:r>
          <w:fldChar w:fldCharType="end"/>
        </w:r>
        <w:r>
          <w:t xml:space="preserve">. placeholder for </w:t>
        </w:r>
        <w:proofErr w:type="spellStart"/>
        <w:r>
          <w:t>decartes</w:t>
        </w:r>
        <w:proofErr w:type="spellEnd"/>
        <w:r>
          <w:t xml:space="preserve"> optics notebook drawing/publication engraving</w:t>
        </w:r>
      </w:ins>
      <w:bookmarkEnd w:id="1124"/>
    </w:p>
    <w:p w14:paraId="60C4FC65" w14:textId="77777777" w:rsidR="008420B1" w:rsidRDefault="008420B1" w:rsidP="00746DE3">
      <w:pPr>
        <w:pStyle w:val="EndNoteBibliography"/>
        <w:spacing w:line="480" w:lineRule="auto"/>
        <w:rPr>
          <w:ins w:id="1128" w:author="Elizabeth Ann Storm" w:date="2021-12-14T11:35:00Z"/>
        </w:rPr>
      </w:pPr>
    </w:p>
    <w:p w14:paraId="6D7BDF27" w14:textId="5021A9A6" w:rsidR="00457C90" w:rsidRDefault="00746DE3" w:rsidP="00746DE3">
      <w:pPr>
        <w:pStyle w:val="EndNoteBibliography"/>
        <w:spacing w:line="480" w:lineRule="auto"/>
        <w:rPr>
          <w:ins w:id="1129" w:author="Elizabeth Ann Storm" w:date="2021-12-14T11:35:00Z"/>
          <w:noProof w:val="0"/>
        </w:rPr>
      </w:pPr>
      <w:ins w:id="1130" w:author="Elizabeth Ann Storm" w:date="2021-12-13T16:34:00Z">
        <w:r>
          <w:t>Early</w:t>
        </w:r>
      </w:ins>
      <w:ins w:id="1131" w:author="Elizabeth Ann Storm" w:date="2021-12-13T15:43:00Z">
        <w:r w:rsidR="00457C90">
          <w:rPr>
            <w:noProof w:val="0"/>
          </w:rPr>
          <w:t xml:space="preserve"> telescopes and microscopes</w:t>
        </w:r>
      </w:ins>
      <w:ins w:id="1132" w:author="Elizabeth Ann Storm" w:date="2021-12-13T16:34:00Z">
        <w:r>
          <w:t xml:space="preserve"> made </w:t>
        </w:r>
      </w:ins>
      <w:ins w:id="1133" w:author="Elizabeth" w:date="2022-04-13T15:34:00Z">
        <w:r w:rsidR="00890E22">
          <w:t xml:space="preserve">visible </w:t>
        </w:r>
      </w:ins>
      <w:ins w:id="1134" w:author="Elizabeth Ann Storm" w:date="2021-12-13T15:43:00Z">
        <w:r w:rsidR="00457C90">
          <w:rPr>
            <w:noProof w:val="0"/>
          </w:rPr>
          <w:t>images of previously concealed worlds possibl</w:t>
        </w:r>
      </w:ins>
      <w:ins w:id="1135" w:author="Elizabeth Ann Storm" w:date="2021-12-13T16:35:00Z">
        <w:r>
          <w:rPr>
            <w:noProof w:val="0"/>
          </w:rPr>
          <w:t>e</w:t>
        </w:r>
      </w:ins>
      <w:ins w:id="1136" w:author="Elizabeth Ann Storm" w:date="2021-12-13T15:43:00Z">
        <w:r w:rsidR="00457C90">
          <w:rPr>
            <w:noProof w:val="0"/>
          </w:rPr>
          <w:t>.</w:t>
        </w:r>
      </w:ins>
      <w:ins w:id="1137" w:author="Elizabeth Ann Storm" w:date="2021-12-13T16:35:00Z">
        <w:r>
          <w:rPr>
            <w:noProof w:val="0"/>
          </w:rPr>
          <w:t xml:space="preserve"> The o</w:t>
        </w:r>
      </w:ins>
      <w:ins w:id="1138" w:author="Elizabeth Ann Storm" w:date="2021-12-13T16:36:00Z">
        <w:r>
          <w:rPr>
            <w:noProof w:val="0"/>
          </w:rPr>
          <w:t>ptical devices were hailed as a revolutionary advancement in the human pursuit of scientific knowledge about the universe.</w:t>
        </w:r>
      </w:ins>
      <w:ins w:id="1139" w:author="Elizabeth Ann Storm" w:date="2021-12-14T11:08:00Z">
        <w:del w:id="1140" w:author="Elizabeth" w:date="2022-04-11T16:42:00Z">
          <w:r w:rsidR="003B1D61" w:rsidDel="008C5CD1">
            <w:rPr>
              <w:noProof w:val="0"/>
            </w:rPr>
            <w:delText xml:space="preserve"> (reference?)</w:delText>
          </w:r>
        </w:del>
      </w:ins>
      <w:ins w:id="1141" w:author="Elizabeth Ann Storm" w:date="2021-12-13T16:37:00Z">
        <w:r w:rsidR="00097DE5">
          <w:rPr>
            <w:noProof w:val="0"/>
          </w:rPr>
          <w:t xml:space="preserve"> </w:t>
        </w:r>
        <w:del w:id="1142" w:author="Elizabeth" w:date="2022-04-16T14:26:00Z">
          <w:r w:rsidR="00097DE5" w:rsidDel="00F76CD8">
            <w:rPr>
              <w:noProof w:val="0"/>
            </w:rPr>
            <w:delText xml:space="preserve">(some figures from </w:delText>
          </w:r>
        </w:del>
      </w:ins>
      <w:ins w:id="1143" w:author="Elizabeth Ann Storm" w:date="2021-12-14T11:07:00Z">
        <w:del w:id="1144" w:author="Elizabeth" w:date="2022-04-16T14:26:00Z">
          <w:r w:rsidR="00216EA4" w:rsidDel="00F76CD8">
            <w:rPr>
              <w:noProof w:val="0"/>
            </w:rPr>
            <w:delText>Galileo</w:delText>
          </w:r>
        </w:del>
      </w:ins>
      <w:ins w:id="1145" w:author="Elizabeth Ann Storm" w:date="2021-12-13T16:37:00Z">
        <w:del w:id="1146" w:author="Elizabeth" w:date="2022-04-16T14:26:00Z">
          <w:r w:rsidR="00097DE5" w:rsidDel="00F76CD8">
            <w:rPr>
              <w:noProof w:val="0"/>
            </w:rPr>
            <w:delText xml:space="preserve"> paintings of moon, </w:delText>
          </w:r>
        </w:del>
      </w:ins>
      <w:ins w:id="1147" w:author="Elizabeth Ann Storm" w:date="2021-12-14T11:07:00Z">
        <w:del w:id="1148" w:author="Elizabeth" w:date="2022-04-16T14:26:00Z">
          <w:r w:rsidR="00216EA4" w:rsidDel="00F76CD8">
            <w:rPr>
              <w:noProof w:val="0"/>
            </w:rPr>
            <w:delText>Jupiter</w:delText>
          </w:r>
        </w:del>
      </w:ins>
      <w:ins w:id="1149" w:author="Elizabeth Ann Storm" w:date="2021-12-13T16:37:00Z">
        <w:del w:id="1150" w:author="Elizabeth" w:date="2022-04-16T14:26:00Z">
          <w:r w:rsidR="00097DE5" w:rsidDel="00F76CD8">
            <w:rPr>
              <w:noProof w:val="0"/>
            </w:rPr>
            <w:delText>, etc. as seen through telescope)</w:delText>
          </w:r>
        </w:del>
      </w:ins>
      <w:ins w:id="1151" w:author="Elizabeth Ann Storm" w:date="2021-12-13T16:34:00Z">
        <w:del w:id="1152" w:author="Elizabeth" w:date="2022-04-16T14:26:00Z">
          <w:r w:rsidDel="00F76CD8">
            <w:delText xml:space="preserve"> </w:delText>
          </w:r>
        </w:del>
      </w:ins>
      <w:ins w:id="1153" w:author="Elizabeth Ann Storm" w:date="2021-12-14T11:09:00Z">
        <w:del w:id="1154" w:author="Elizabeth" w:date="2022-04-16T14:26:00Z">
          <w:r w:rsidR="003B1D61" w:rsidDel="00F76CD8">
            <w:delText xml:space="preserve">(a few more sentences) </w:delText>
          </w:r>
        </w:del>
      </w:ins>
      <w:ins w:id="1155" w:author="Elizabeth Ann Storm" w:date="2021-12-13T15:43:00Z">
        <w:del w:id="1156" w:author="Elizabeth" w:date="2022-04-16T14:30:00Z">
          <w:r w:rsidR="00457C90" w:rsidDel="0008574D">
            <w:rPr>
              <w:noProof w:val="0"/>
            </w:rPr>
            <w:delText>This</w:delText>
          </w:r>
        </w:del>
      </w:ins>
      <w:ins w:id="1157" w:author="Elizabeth" w:date="2022-04-16T14:30:00Z">
        <w:r w:rsidR="0008574D">
          <w:rPr>
            <w:noProof w:val="0"/>
          </w:rPr>
          <w:t>There</w:t>
        </w:r>
      </w:ins>
      <w:ins w:id="1158" w:author="Elizabeth Ann Storm" w:date="2021-12-13T15:43:00Z">
        <w:r w:rsidR="00457C90">
          <w:rPr>
            <w:noProof w:val="0"/>
          </w:rPr>
          <w:t xml:space="preserve"> was a rationalistic way of knowing and depicting the world</w:t>
        </w:r>
      </w:ins>
      <w:ins w:id="1159" w:author="Elizabeth Ann Storm" w:date="2021-12-13T16:52:00Z">
        <w:r w:rsidR="00F2100F">
          <w:rPr>
            <w:noProof w:val="0"/>
          </w:rPr>
          <w:t xml:space="preserve"> driven by the human sense of vision as a clear pathway to kno</w:t>
        </w:r>
      </w:ins>
      <w:ins w:id="1160" w:author="Elizabeth Ann Storm" w:date="2021-12-13T16:53:00Z">
        <w:r w:rsidR="00F2100F">
          <w:rPr>
            <w:noProof w:val="0"/>
          </w:rPr>
          <w:t>wledge</w:t>
        </w:r>
      </w:ins>
      <w:ins w:id="1161" w:author="Elizabeth Ann Storm" w:date="2021-12-13T15:43:00Z">
        <w:r w:rsidR="00457C90">
          <w:rPr>
            <w:noProof w:val="0"/>
          </w:rPr>
          <w:t>.</w:t>
        </w:r>
      </w:ins>
      <w:ins w:id="1162" w:author="Elizabeth Ann Storm" w:date="2021-12-13T17:55:00Z">
        <w:r w:rsidR="003E5110">
          <w:rPr>
            <w:noProof w:val="0"/>
          </w:rPr>
          <w:t xml:space="preserve"> </w:t>
        </w:r>
      </w:ins>
    </w:p>
    <w:p w14:paraId="5537712F" w14:textId="77777777" w:rsidR="008420B1" w:rsidRDefault="008420B1">
      <w:pPr>
        <w:pStyle w:val="EndNoteBibliography"/>
        <w:keepNext/>
        <w:spacing w:line="480" w:lineRule="auto"/>
        <w:ind w:firstLine="0"/>
        <w:rPr>
          <w:ins w:id="1163" w:author="Elizabeth Ann Storm" w:date="2021-12-14T11:36:00Z"/>
        </w:rPr>
        <w:pPrChange w:id="1164" w:author="Elizabeth Ann Storm" w:date="2021-12-14T11:36:00Z">
          <w:pPr>
            <w:pStyle w:val="EndNoteBibliography"/>
            <w:spacing w:line="480" w:lineRule="auto"/>
            <w:ind w:firstLine="0"/>
          </w:pPr>
        </w:pPrChange>
      </w:pPr>
      <w:ins w:id="1165" w:author="Elizabeth Ann Storm" w:date="2021-12-14T11:35:00Z">
        <w:r>
          <w:lastRenderedPageBreak/>
          <w:drawing>
            <wp:inline distT="0" distB="0" distL="0" distR="0" wp14:anchorId="4714EFCF" wp14:editId="3D2E6715">
              <wp:extent cx="5943600" cy="192532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ins>
    </w:p>
    <w:p w14:paraId="62BE71CE" w14:textId="1B790A5E" w:rsidR="008420B1" w:rsidRDefault="008420B1">
      <w:pPr>
        <w:pStyle w:val="Caption"/>
        <w:jc w:val="center"/>
        <w:rPr>
          <w:ins w:id="1166" w:author="Elizabeth Ann Storm" w:date="2021-12-13T17:55:00Z"/>
        </w:rPr>
        <w:pPrChange w:id="1167" w:author="Elizabeth Ann Storm" w:date="2021-12-14T11:36:00Z">
          <w:pPr>
            <w:pStyle w:val="EndNoteBibliography"/>
            <w:spacing w:line="480" w:lineRule="auto"/>
          </w:pPr>
        </w:pPrChange>
      </w:pPr>
      <w:bookmarkStart w:id="1168" w:name="_Toc101022745"/>
      <w:ins w:id="1169" w:author="Elizabeth Ann Storm" w:date="2021-12-14T11:36:00Z">
        <w:r>
          <w:t xml:space="preserve">Figure </w:t>
        </w:r>
        <w:r>
          <w:fldChar w:fldCharType="begin"/>
        </w:r>
        <w:r>
          <w:instrText xml:space="preserve"> SEQ Figure \* ARABIC </w:instrText>
        </w:r>
      </w:ins>
      <w:r>
        <w:fldChar w:fldCharType="separate"/>
      </w:r>
      <w:ins w:id="1170" w:author="Elizabeth Ann Storm" w:date="2021-12-14T12:04:00Z">
        <w:r w:rsidR="00A91C2E">
          <w:rPr>
            <w:noProof/>
          </w:rPr>
          <w:t>5</w:t>
        </w:r>
      </w:ins>
      <w:ins w:id="1171" w:author="Elizabeth Ann Storm" w:date="2021-12-14T11:36:00Z">
        <w:r>
          <w:fldChar w:fldCharType="end"/>
        </w:r>
        <w:r>
          <w:t>. placeholder image for Galileo astronomy ink drawings/paintings</w:t>
        </w:r>
      </w:ins>
      <w:bookmarkEnd w:id="1168"/>
    </w:p>
    <w:p w14:paraId="37835D35" w14:textId="77777777" w:rsidR="008420B1" w:rsidRDefault="008420B1" w:rsidP="003E5110">
      <w:pPr>
        <w:pStyle w:val="EndNoteBibliography"/>
        <w:spacing w:line="480" w:lineRule="auto"/>
        <w:rPr>
          <w:ins w:id="1172" w:author="Elizabeth Ann Storm" w:date="2021-12-14T11:36:00Z"/>
          <w:noProof w:val="0"/>
        </w:rPr>
      </w:pPr>
    </w:p>
    <w:p w14:paraId="47345661" w14:textId="74E67CAF" w:rsidR="004B234A" w:rsidRDefault="004B234A">
      <w:pPr>
        <w:pStyle w:val="Heading3"/>
        <w:rPr>
          <w:ins w:id="1173" w:author="Elizabeth Ann Storm" w:date="2021-12-14T13:32:00Z"/>
        </w:rPr>
        <w:pPrChange w:id="1174" w:author="Elizabeth Ann Storm" w:date="2021-12-14T13:32:00Z">
          <w:pPr>
            <w:pStyle w:val="EndNoteBibliography"/>
            <w:spacing w:line="480" w:lineRule="auto"/>
          </w:pPr>
        </w:pPrChange>
      </w:pPr>
      <w:ins w:id="1175" w:author="Elizabeth Ann Storm" w:date="2021-12-14T13:32:00Z">
        <w:del w:id="1176" w:author="Elizabeth" w:date="2022-04-11T16:46:00Z">
          <w:r w:rsidDel="008C5CD1">
            <w:delText xml:space="preserve">Sub-Sub section1? </w:delText>
          </w:r>
        </w:del>
      </w:ins>
      <w:bookmarkStart w:id="1177" w:name="_Toc100588213"/>
      <w:ins w:id="1178" w:author="Elizabeth" w:date="2022-04-11T16:47:00Z">
        <w:r w:rsidR="008C5CD1">
          <w:t>Early modern practice</w:t>
        </w:r>
      </w:ins>
      <w:bookmarkEnd w:id="1177"/>
      <w:ins w:id="1179" w:author="Elizabeth Ann Storm" w:date="2021-12-14T13:33:00Z">
        <w:del w:id="1180" w:author="Elizabeth" w:date="2022-04-11T16:47:00Z">
          <w:r w:rsidR="00E14C43" w:rsidDel="008C5CD1">
            <w:delText>Studio Practice connections?</w:delText>
          </w:r>
        </w:del>
      </w:ins>
    </w:p>
    <w:p w14:paraId="533CFCEB" w14:textId="652D56D7" w:rsidR="003E5110" w:rsidRDefault="003E5110" w:rsidP="003E5110">
      <w:pPr>
        <w:pStyle w:val="EndNoteBibliography"/>
        <w:spacing w:line="480" w:lineRule="auto"/>
        <w:rPr>
          <w:ins w:id="1181" w:author="Elizabeth Ann Storm" w:date="2021-12-14T11:11:00Z"/>
          <w:noProof w:val="0"/>
        </w:rPr>
      </w:pPr>
      <w:ins w:id="1182" w:author="Elizabeth Ann Storm" w:date="2021-12-13T17:55:00Z">
        <w:r>
          <w:rPr>
            <w:noProof w:val="0"/>
          </w:rPr>
          <w:t xml:space="preserve">I used </w:t>
        </w:r>
      </w:ins>
      <w:ins w:id="1183" w:author="Elizabeth Ann Storm" w:date="2021-12-14T11:10:00Z">
        <w:r w:rsidR="003B1D61">
          <w:rPr>
            <w:noProof w:val="0"/>
          </w:rPr>
          <w:t xml:space="preserve">the </w:t>
        </w:r>
      </w:ins>
      <w:ins w:id="1184" w:author="Elizabeth Ann Storm" w:date="2021-12-13T17:55:00Z">
        <w:r>
          <w:rPr>
            <w:noProof w:val="0"/>
          </w:rPr>
          <w:t>classical techniques</w:t>
        </w:r>
      </w:ins>
      <w:ins w:id="1185" w:author="Elizabeth Ann Storm" w:date="2021-12-13T17:57:00Z">
        <w:r w:rsidR="0047630A">
          <w:rPr>
            <w:noProof w:val="0"/>
          </w:rPr>
          <w:t xml:space="preserve"> of perspectival rendering</w:t>
        </w:r>
      </w:ins>
      <w:ins w:id="1186" w:author="Elizabeth Ann Storm" w:date="2021-12-13T17:55:00Z">
        <w:r>
          <w:rPr>
            <w:noProof w:val="0"/>
          </w:rPr>
          <w:t xml:space="preserve"> </w:t>
        </w:r>
      </w:ins>
      <w:ins w:id="1187" w:author="Elizabeth Ann Storm" w:date="2021-12-13T17:56:00Z">
        <w:r>
          <w:rPr>
            <w:noProof w:val="0"/>
          </w:rPr>
          <w:t xml:space="preserve">alongside images sourced from </w:t>
        </w:r>
      </w:ins>
      <w:ins w:id="1188" w:author="Elizabeth Ann Storm" w:date="2021-12-13T17:57:00Z">
        <w:r>
          <w:rPr>
            <w:noProof w:val="0"/>
          </w:rPr>
          <w:t xml:space="preserve">telescopes, for example, </w:t>
        </w:r>
      </w:ins>
      <w:ins w:id="1189" w:author="Elizabeth Ann Storm" w:date="2021-12-13T17:55:00Z">
        <w:r>
          <w:rPr>
            <w:noProof w:val="0"/>
          </w:rPr>
          <w:t>to give my work an early modern historicity.</w:t>
        </w:r>
      </w:ins>
      <w:ins w:id="1190" w:author="Elizabeth Ann Storm" w:date="2021-12-13T17:57:00Z">
        <w:r w:rsidR="0047630A">
          <w:rPr>
            <w:noProof w:val="0"/>
          </w:rPr>
          <w:t xml:space="preserve"> My mode of drawing with chalk alluded to </w:t>
        </w:r>
      </w:ins>
      <w:ins w:id="1191" w:author="Elizabeth Ann Storm" w:date="2021-12-13T17:58:00Z">
        <w:r w:rsidR="0047630A">
          <w:rPr>
            <w:noProof w:val="0"/>
          </w:rPr>
          <w:t>the quick thoughts and sketches of a notebook study.</w:t>
        </w:r>
      </w:ins>
      <w:ins w:id="1192" w:author="Elizabeth" w:date="2022-04-13T13:50:00Z">
        <w:r w:rsidR="00D8017F">
          <w:rPr>
            <w:noProof w:val="0"/>
          </w:rPr>
          <w:t xml:space="preserve"> I used traditional warm and cool transparent glazes of acrylic to mimic the </w:t>
        </w:r>
      </w:ins>
      <w:ins w:id="1193" w:author="Elizabeth" w:date="2022-04-16T14:27:00Z">
        <w:r w:rsidR="0008574D">
          <w:rPr>
            <w:noProof w:val="0"/>
          </w:rPr>
          <w:t>classical style of painting.</w:t>
        </w:r>
      </w:ins>
      <w:ins w:id="1194" w:author="Elizabeth" w:date="2022-04-16T14:30:00Z">
        <w:r w:rsidR="0008574D">
          <w:rPr>
            <w:noProof w:val="0"/>
          </w:rPr>
          <w:t xml:space="preserve"> </w:t>
        </w:r>
      </w:ins>
      <w:ins w:id="1195" w:author="Elizabeth Ann Storm" w:date="2021-12-13T17:58:00Z">
        <w:r w:rsidR="0047630A">
          <w:rPr>
            <w:noProof w:val="0"/>
          </w:rPr>
          <w:t xml:space="preserve"> (a little more here</w:t>
        </w:r>
      </w:ins>
      <w:ins w:id="1196" w:author="Elizabeth" w:date="2022-04-11T16:47:00Z">
        <w:r w:rsidR="008C5CD1">
          <w:rPr>
            <w:noProof w:val="0"/>
          </w:rPr>
          <w:t xml:space="preserve"> with image</w:t>
        </w:r>
      </w:ins>
      <w:ins w:id="1197" w:author="Elizabeth Ann Storm" w:date="2021-12-13T17:58:00Z">
        <w:r w:rsidR="0047630A">
          <w:rPr>
            <w:noProof w:val="0"/>
          </w:rPr>
          <w:t>)</w:t>
        </w:r>
      </w:ins>
      <w:ins w:id="1198" w:author="Elizabeth Ann Storm" w:date="2021-12-14T11:37:00Z">
        <w:r w:rsidR="008420B1">
          <w:rPr>
            <w:noProof w:val="0"/>
          </w:rPr>
          <w:t xml:space="preserve"> </w:t>
        </w:r>
      </w:ins>
    </w:p>
    <w:p w14:paraId="7BA784F9" w14:textId="77777777" w:rsidR="005063D9" w:rsidRDefault="003B1D61">
      <w:pPr>
        <w:pStyle w:val="EndNoteBibliography"/>
        <w:keepNext/>
        <w:spacing w:line="480" w:lineRule="auto"/>
        <w:ind w:firstLine="0"/>
        <w:jc w:val="center"/>
        <w:rPr>
          <w:ins w:id="1199" w:author="Elizabeth Ann Storm" w:date="2021-12-14T11:16:00Z"/>
        </w:rPr>
        <w:pPrChange w:id="1200" w:author="Elizabeth Ann Storm" w:date="2021-12-14T11:36:00Z">
          <w:pPr>
            <w:pStyle w:val="EndNoteBibliography"/>
            <w:spacing w:line="480" w:lineRule="auto"/>
            <w:ind w:firstLine="0"/>
          </w:pPr>
        </w:pPrChange>
      </w:pPr>
      <w:ins w:id="1201" w:author="Elizabeth Ann Storm" w:date="2021-12-14T11:13:00Z">
        <w:r>
          <w:lastRenderedPageBreak/>
          <w:drawing>
            <wp:inline distT="0" distB="0" distL="0" distR="0" wp14:anchorId="555A4D88" wp14:editId="4C68ACB3">
              <wp:extent cx="4354286" cy="2931235"/>
              <wp:effectExtent l="0" t="0" r="8255" b="2540"/>
              <wp:docPr id="4" name="Picture 4"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ound, outdoor, severa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61552" cy="2936126"/>
                      </a:xfrm>
                      <a:prstGeom prst="rect">
                        <a:avLst/>
                      </a:prstGeom>
                    </pic:spPr>
                  </pic:pic>
                </a:graphicData>
              </a:graphic>
            </wp:inline>
          </w:drawing>
        </w:r>
      </w:ins>
    </w:p>
    <w:p w14:paraId="73699CCC" w14:textId="2CCD4871" w:rsidR="008420B1" w:rsidRDefault="005063D9">
      <w:pPr>
        <w:pStyle w:val="Caption"/>
        <w:spacing w:after="240"/>
        <w:rPr>
          <w:ins w:id="1202" w:author="Elizabeth Ann Storm" w:date="2021-12-14T11:37:00Z"/>
        </w:rPr>
        <w:pPrChange w:id="1203" w:author="Elizabeth Ann Storm" w:date="2021-12-14T13:29:00Z">
          <w:pPr>
            <w:pStyle w:val="EndNoteBibliography"/>
            <w:spacing w:line="480" w:lineRule="auto"/>
          </w:pPr>
        </w:pPrChange>
      </w:pPr>
      <w:bookmarkStart w:id="1204" w:name="_Ref90373217"/>
      <w:bookmarkStart w:id="1205" w:name="_Toc101022746"/>
      <w:ins w:id="1206" w:author="Elizabeth Ann Storm" w:date="2021-12-14T11:16:00Z">
        <w:r>
          <w:t xml:space="preserve">Figure </w:t>
        </w:r>
        <w:r>
          <w:fldChar w:fldCharType="begin"/>
        </w:r>
        <w:r>
          <w:instrText xml:space="preserve"> SEQ Figure \* ARABIC </w:instrText>
        </w:r>
      </w:ins>
      <w:r>
        <w:fldChar w:fldCharType="separate"/>
      </w:r>
      <w:ins w:id="1207" w:author="Elizabeth Ann Storm" w:date="2021-12-14T12:04:00Z">
        <w:r w:rsidR="00A91C2E">
          <w:rPr>
            <w:noProof/>
          </w:rPr>
          <w:t>6</w:t>
        </w:r>
      </w:ins>
      <w:ins w:id="1208" w:author="Elizabeth Ann Storm" w:date="2021-12-14T11:16:00Z">
        <w:r>
          <w:fldChar w:fldCharType="end"/>
        </w:r>
        <w:bookmarkEnd w:id="1204"/>
        <w:r>
          <w:t xml:space="preserve"> "View of Yellowknife Bay, Mars" charcoal, pastel, conte crayon, and acrylic on canvas, 108" x 84", 2016-2017</w:t>
        </w:r>
      </w:ins>
      <w:bookmarkEnd w:id="1205"/>
    </w:p>
    <w:p w14:paraId="5406B9A2" w14:textId="687ED3D9" w:rsidR="00AC4473" w:rsidRDefault="00711A69">
      <w:pPr>
        <w:pStyle w:val="EndNoteBibliography"/>
        <w:spacing w:line="480" w:lineRule="auto"/>
        <w:rPr>
          <w:ins w:id="1209" w:author="Elizabeth Ann Storm" w:date="2021-12-13T15:52:00Z"/>
        </w:rPr>
        <w:pPrChange w:id="1210" w:author="Elizabeth Ann Storm" w:date="2021-12-13T17:56:00Z">
          <w:pPr/>
        </w:pPrChange>
      </w:pPr>
      <w:moveFromRangeStart w:id="1211" w:author="Elizabeth Ann Storm" w:date="2021-12-13T15:51:00Z" w:name="move90303087"/>
      <w:moveFrom w:id="1212" w:author="Elizabeth Ann Storm" w:date="2021-12-13T15:51:00Z">
        <w:r w:rsidRPr="007A2142" w:rsidDel="00F0511B">
          <w:rPr>
            <w:noProof w:val="0"/>
          </w:rPr>
          <w:t xml:space="preserve">I thought I could sense more about a thing if I was able to draw it deftly. </w:t>
        </w:r>
      </w:moveFrom>
      <w:moveFromRangeEnd w:id="1211"/>
      <w:del w:id="1213" w:author="Elizabeth Ann Storm" w:date="2021-12-13T16:25:00Z">
        <w:r w:rsidR="00B94AC7" w:rsidDel="00990CAD">
          <w:rPr>
            <w:noProof w:val="0"/>
          </w:rPr>
          <w:delText xml:space="preserve">Later, I </w:delText>
        </w:r>
        <w:r w:rsidRPr="007A2142" w:rsidDel="00990CAD">
          <w:rPr>
            <w:noProof w:val="0"/>
          </w:rPr>
          <w:delText xml:space="preserve">realized how limiting </w:delText>
        </w:r>
      </w:del>
      <w:del w:id="1214" w:author="Elizabeth Ann Storm" w:date="2021-12-13T15:51:00Z">
        <w:r w:rsidRPr="007A2142" w:rsidDel="00AC4473">
          <w:rPr>
            <w:noProof w:val="0"/>
          </w:rPr>
          <w:delText xml:space="preserve">that </w:delText>
        </w:r>
      </w:del>
      <w:del w:id="1215" w:author="Elizabeth Ann Storm" w:date="2021-12-13T16:25:00Z">
        <w:r w:rsidRPr="007A2142" w:rsidDel="00990CAD">
          <w:rPr>
            <w:noProof w:val="0"/>
          </w:rPr>
          <w:delText>view was</w:delText>
        </w:r>
        <w:r w:rsidR="00B94AC7" w:rsidDel="00990CAD">
          <w:rPr>
            <w:noProof w:val="0"/>
          </w:rPr>
          <w:delText>. So,</w:delText>
        </w:r>
      </w:del>
      <w:ins w:id="1216" w:author="Elizabeth Ann Storm" w:date="2021-12-13T16:25:00Z">
        <w:r w:rsidR="00990CAD">
          <w:rPr>
            <w:noProof w:val="0"/>
          </w:rPr>
          <w:t>I arrived at this recurring theme of optical devices</w:t>
        </w:r>
      </w:ins>
      <w:ins w:id="1217" w:author="Elizabeth Ann Storm" w:date="2021-12-13T16:26:00Z">
        <w:r w:rsidR="00C67705">
          <w:rPr>
            <w:noProof w:val="0"/>
          </w:rPr>
          <w:t xml:space="preserve"> in my practice, so</w:t>
        </w:r>
      </w:ins>
      <w:r w:rsidR="00B94AC7">
        <w:rPr>
          <w:noProof w:val="0"/>
        </w:rPr>
        <w:t xml:space="preserve"> I</w:t>
      </w:r>
      <w:r w:rsidRPr="007A2142">
        <w:rPr>
          <w:noProof w:val="0"/>
        </w:rPr>
        <w:t xml:space="preserve"> </w:t>
      </w:r>
      <w:ins w:id="1218" w:author="Elizabeth Ann Storm" w:date="2021-12-13T16:27:00Z">
        <w:r w:rsidR="00C67705">
          <w:rPr>
            <w:noProof w:val="0"/>
          </w:rPr>
          <w:t>continued to i</w:t>
        </w:r>
      </w:ins>
      <w:del w:id="1219" w:author="Elizabeth Ann Storm" w:date="2021-12-13T16:27:00Z">
        <w:r w:rsidRPr="007A2142" w:rsidDel="00C67705">
          <w:rPr>
            <w:noProof w:val="0"/>
          </w:rPr>
          <w:delText>i</w:delText>
        </w:r>
      </w:del>
      <w:r w:rsidRPr="007A2142">
        <w:rPr>
          <w:noProof w:val="0"/>
        </w:rPr>
        <w:t>nvestigate</w:t>
      </w:r>
      <w:del w:id="1220" w:author="Elizabeth Ann Storm" w:date="2021-12-13T16:27:00Z">
        <w:r w:rsidR="00B94AC7" w:rsidDel="00C67705">
          <w:rPr>
            <w:noProof w:val="0"/>
          </w:rPr>
          <w:delText>d</w:delText>
        </w:r>
      </w:del>
      <w:r w:rsidRPr="007A2142">
        <w:rPr>
          <w:noProof w:val="0"/>
        </w:rPr>
        <w:t xml:space="preserve"> vision itself.</w:t>
      </w:r>
      <w:ins w:id="1221" w:author="Elizabeth Ann Storm" w:date="2021-12-13T15:52:00Z">
        <w:r w:rsidR="00AC4473">
          <w:rPr>
            <w:noProof w:val="0"/>
          </w:rPr>
          <w:t xml:space="preserve"> </w:t>
        </w:r>
        <w:r w:rsidR="00AC4473" w:rsidRPr="007A2142">
          <w:rPr>
            <w:noProof w:val="0"/>
          </w:rPr>
          <w:t xml:space="preserve">When I look out into the world attempting to discern elements in the landscape, in the perceptual field, where does my attention go? It used to depend on what type of picture I was trying to make, a landscape, </w:t>
        </w:r>
        <w:r w:rsidR="00AC4473">
          <w:rPr>
            <w:noProof w:val="0"/>
          </w:rPr>
          <w:t xml:space="preserve">a </w:t>
        </w:r>
        <w:r w:rsidR="00AC4473" w:rsidRPr="007A2142">
          <w:rPr>
            <w:noProof w:val="0"/>
          </w:rPr>
          <w:t xml:space="preserve">still life, </w:t>
        </w:r>
        <w:r w:rsidR="00AC4473">
          <w:rPr>
            <w:noProof w:val="0"/>
          </w:rPr>
          <w:t>a</w:t>
        </w:r>
        <w:r w:rsidR="00AC4473" w:rsidRPr="007A2142">
          <w:rPr>
            <w:noProof w:val="0"/>
          </w:rPr>
          <w:t xml:space="preserve"> portrait, for example. </w:t>
        </w:r>
      </w:ins>
      <w:ins w:id="1222" w:author="Elizabeth Ann Storm" w:date="2021-12-13T17:21:00Z">
        <w:r w:rsidR="003F75F4">
          <w:rPr>
            <w:noProof w:val="0"/>
          </w:rPr>
          <w:t>The concepts of image-making and perception</w:t>
        </w:r>
      </w:ins>
      <w:ins w:id="1223" w:author="Elizabeth Ann Storm" w:date="2021-12-13T17:22:00Z">
        <w:r w:rsidR="003F75F4">
          <w:rPr>
            <w:noProof w:val="0"/>
          </w:rPr>
          <w:t xml:space="preserve"> were</w:t>
        </w:r>
      </w:ins>
      <w:ins w:id="1224" w:author="Elizabeth Ann Storm" w:date="2021-12-13T17:21:00Z">
        <w:r w:rsidR="003F75F4">
          <w:rPr>
            <w:noProof w:val="0"/>
          </w:rPr>
          <w:t xml:space="preserve"> already stirring in my mind. </w:t>
        </w:r>
      </w:ins>
      <w:ins w:id="1225" w:author="Elizabeth Ann Storm" w:date="2021-12-13T16:41:00Z">
        <w:r w:rsidR="00097DE5">
          <w:rPr>
            <w:noProof w:val="0"/>
          </w:rPr>
          <w:t xml:space="preserve">I first reflected on the subjectivity of perception with </w:t>
        </w:r>
      </w:ins>
      <w:ins w:id="1226" w:author="Elizabeth Ann Storm" w:date="2021-12-13T16:38:00Z">
        <w:r w:rsidR="00097DE5">
          <w:rPr>
            <w:noProof w:val="0"/>
          </w:rPr>
          <w:t>this new dimension to my practice</w:t>
        </w:r>
      </w:ins>
      <w:ins w:id="1227" w:author="Elizabeth Ann Storm" w:date="2021-12-13T16:41:00Z">
        <w:r w:rsidR="00097DE5">
          <w:rPr>
            <w:noProof w:val="0"/>
          </w:rPr>
          <w:t>.</w:t>
        </w:r>
      </w:ins>
      <w:ins w:id="1228" w:author="Elizabeth Ann Storm" w:date="2021-12-13T17:25:00Z">
        <w:r w:rsidR="002E10CB">
          <w:rPr>
            <w:noProof w:val="0"/>
          </w:rPr>
          <w:t xml:space="preserve"> </w:t>
        </w:r>
      </w:ins>
    </w:p>
    <w:p w14:paraId="2FFD943B" w14:textId="491B8184" w:rsidR="00711A69" w:rsidRDefault="00AC4473">
      <w:pPr>
        <w:pStyle w:val="EndNoteBibliography"/>
        <w:spacing w:line="480" w:lineRule="auto"/>
        <w:rPr>
          <w:ins w:id="1229" w:author="Elizabeth Ann Storm" w:date="2021-12-14T13:30:00Z"/>
        </w:rPr>
      </w:pPr>
      <w:ins w:id="1230" w:author="Elizabeth Ann Storm" w:date="2021-12-13T15:52:00Z">
        <w:r w:rsidRPr="007A2142">
          <w:rPr>
            <w:noProof w:val="0"/>
          </w:rPr>
          <w:t xml:space="preserve">I remember I used to notice the </w:t>
        </w:r>
        <w:proofErr w:type="spellStart"/>
        <w:r w:rsidRPr="007A2142">
          <w:rPr>
            <w:noProof w:val="0"/>
          </w:rPr>
          <w:t>orthogonals</w:t>
        </w:r>
        <w:proofErr w:type="spellEnd"/>
        <w:r w:rsidRPr="007A2142">
          <w:rPr>
            <w:noProof w:val="0"/>
          </w:rPr>
          <w:t xml:space="preserve"> of modern architecture and spatial planning, the parallel lines stretching to meet at the infinite horizon. Then I would </w:t>
        </w:r>
      </w:ins>
      <w:ins w:id="1231" w:author="Elizabeth Ann Storm" w:date="2021-12-13T16:42:00Z">
        <w:r w:rsidR="00B84117">
          <w:rPr>
            <w:noProof w:val="0"/>
          </w:rPr>
          <w:t>glimpse</w:t>
        </w:r>
      </w:ins>
      <w:ins w:id="1232" w:author="Elizabeth Ann Storm" w:date="2021-12-13T15:52:00Z">
        <w:r w:rsidRPr="007A2142">
          <w:rPr>
            <w:noProof w:val="0"/>
          </w:rPr>
          <w:t xml:space="preserve"> these same spatial ordering structures in forests. The comparison between the man-made and the living, organic structures was fascinating.</w:t>
        </w:r>
      </w:ins>
      <w:ins w:id="1233" w:author="Elizabeth Ann Storm" w:date="2021-12-13T17:20:00Z">
        <w:r w:rsidR="003F75F4">
          <w:rPr>
            <w:noProof w:val="0"/>
          </w:rPr>
          <w:t xml:space="preserve"> </w:t>
        </w:r>
      </w:ins>
      <w:ins w:id="1234" w:author="Elizabeth Ann Storm" w:date="2021-12-13T15:52:00Z">
        <w:r w:rsidRPr="007A2142">
          <w:rPr>
            <w:noProof w:val="0"/>
          </w:rPr>
          <w:t xml:space="preserve">I was studying perspective drawing and its </w:t>
        </w:r>
        <w:r>
          <w:rPr>
            <w:noProof w:val="0"/>
          </w:rPr>
          <w:t xml:space="preserve">historical, </w:t>
        </w:r>
        <w:r w:rsidRPr="007A2142">
          <w:rPr>
            <w:noProof w:val="0"/>
          </w:rPr>
          <w:t xml:space="preserve">cultural impact at that time. </w:t>
        </w:r>
      </w:ins>
      <w:ins w:id="1235" w:author="Elizabeth Ann Storm" w:date="2021-12-13T17:20:00Z">
        <w:r w:rsidR="003F75F4">
          <w:t xml:space="preserve">Clearly, </w:t>
        </w:r>
      </w:ins>
      <w:ins w:id="1236" w:author="Elizabeth Ann Storm" w:date="2021-12-13T15:52:00Z">
        <w:r w:rsidRPr="007A2142">
          <w:t>my attention to perpendicular intersecting lines and planes, of vertical and horizontal axes and vast expanses of space</w:t>
        </w:r>
        <w:r>
          <w:t>,</w:t>
        </w:r>
        <w:r w:rsidRPr="007A2142">
          <w:t xml:space="preserve"> was guided by this </w:t>
        </w:r>
        <w:r>
          <w:t xml:space="preserve">specific </w:t>
        </w:r>
        <w:r w:rsidRPr="007A2142">
          <w:t>interest</w:t>
        </w:r>
        <w:r>
          <w:t xml:space="preserve">. </w:t>
        </w:r>
      </w:ins>
      <w:ins w:id="1237" w:author="Elizabeth Ann Storm" w:date="2021-12-13T17:22:00Z">
        <w:r w:rsidR="002E10CB">
          <w:t xml:space="preserve">I made artworks </w:t>
        </w:r>
      </w:ins>
      <w:ins w:id="1238" w:author="Elizabeth Ann Storm" w:date="2021-12-13T17:23:00Z">
        <w:r w:rsidR="002E10CB">
          <w:t xml:space="preserve">reflective of this Cartesian universe. (figure) </w:t>
        </w:r>
      </w:ins>
      <w:ins w:id="1239" w:author="Elizabeth Ann Storm" w:date="2021-12-13T15:52:00Z">
        <w:r>
          <w:t xml:space="preserve">In this context, I can also </w:t>
        </w:r>
      </w:ins>
      <w:ins w:id="1240" w:author="Elizabeth Ann Storm" w:date="2021-12-13T17:13:00Z">
        <w:r w:rsidR="008B4453">
          <w:t xml:space="preserve">bear in </w:t>
        </w:r>
        <w:r w:rsidR="008B4453">
          <w:lastRenderedPageBreak/>
          <w:t>mind</w:t>
        </w:r>
      </w:ins>
      <w:ins w:id="1241" w:author="Elizabeth Ann Storm" w:date="2021-12-13T15:52:00Z">
        <w:r>
          <w:t xml:space="preserve"> </w:t>
        </w:r>
        <w:r w:rsidRPr="007A2142">
          <w:t xml:space="preserve">how the way of drawing became a way of seeing and reinforced a rationalistic way of </w:t>
        </w:r>
      </w:ins>
      <w:ins w:id="1242" w:author="Elizabeth Ann Storm" w:date="2021-12-13T18:15:00Z">
        <w:r w:rsidR="009C13B4">
          <w:t>knowing reality.</w:t>
        </w:r>
      </w:ins>
    </w:p>
    <w:p w14:paraId="7094BD62" w14:textId="0C18B7B6" w:rsidR="00E5554D" w:rsidRDefault="00641FF9" w:rsidP="000E60E2">
      <w:pPr>
        <w:pStyle w:val="EndNoteBibliography"/>
        <w:spacing w:line="480" w:lineRule="auto"/>
        <w:rPr>
          <w:ins w:id="1243" w:author="Elizabeth" w:date="2022-04-16T15:18:00Z"/>
        </w:rPr>
      </w:pPr>
      <w:ins w:id="1244" w:author="Elizabeth" w:date="2022-04-16T14:33:00Z">
        <w:r>
          <w:t xml:space="preserve">I thought of the perspective system as a high abstraction. </w:t>
        </w:r>
      </w:ins>
      <w:ins w:id="1245" w:author="Elizabeth" w:date="2022-04-16T14:34:00Z">
        <w:r>
          <w:t>I thought of how informa</w:t>
        </w:r>
      </w:ins>
      <w:ins w:id="1246" w:author="Elizabeth" w:date="2022-04-16T14:35:00Z">
        <w:r>
          <w:t xml:space="preserve">tion about a physical and material space was encoded into a lesser-dimensional system, and could then be retreived by the observer, almost as if reconstructed in their mind. </w:t>
        </w:r>
      </w:ins>
      <w:ins w:id="1247" w:author="Elizabeth" w:date="2022-04-16T14:36:00Z">
        <w:r w:rsidR="000E60E2">
          <w:t xml:space="preserve">I wanted to use </w:t>
        </w:r>
      </w:ins>
      <w:ins w:id="1248" w:author="Elizabeth" w:date="2022-04-16T14:37:00Z">
        <w:r w:rsidR="000E60E2">
          <w:t>that system to talk about space itself. I felt I needed to articulate something about how space is not “out there</w:t>
        </w:r>
      </w:ins>
      <w:ins w:id="1249" w:author="Elizabeth" w:date="2022-04-16T14:38:00Z">
        <w:r w:rsidR="000E60E2">
          <w:t xml:space="preserve">”, not just empty space, and not “outer space”. </w:t>
        </w:r>
      </w:ins>
      <w:ins w:id="1250" w:author="Elizabeth" w:date="2022-04-16T14:39:00Z">
        <w:r w:rsidR="000E60E2">
          <w:t>Perspective drawing was such a tactile way for me to engage with the</w:t>
        </w:r>
      </w:ins>
      <w:ins w:id="1251" w:author="Elizabeth" w:date="2022-04-16T14:40:00Z">
        <w:r w:rsidR="000E60E2">
          <w:t xml:space="preserve"> expansive character of deep space</w:t>
        </w:r>
      </w:ins>
      <w:ins w:id="1252" w:author="Elizabeth" w:date="2022-04-16T15:21:00Z">
        <w:r w:rsidR="00F25554">
          <w:t xml:space="preserve">. </w:t>
        </w:r>
      </w:ins>
      <w:ins w:id="1253" w:author="Elizabeth" w:date="2022-04-16T14:40:00Z">
        <w:r w:rsidR="000E60E2">
          <w:t xml:space="preserve">The </w:t>
        </w:r>
      </w:ins>
      <w:ins w:id="1254" w:author="Elizabeth" w:date="2022-04-16T14:42:00Z">
        <w:r w:rsidR="009D6AED">
          <w:t xml:space="preserve">fluctuating </w:t>
        </w:r>
      </w:ins>
      <w:ins w:id="1255" w:author="Elizabeth" w:date="2022-04-16T14:40:00Z">
        <w:r w:rsidR="000E60E2">
          <w:t>scale</w:t>
        </w:r>
      </w:ins>
      <w:ins w:id="1256" w:author="Elizabeth" w:date="2022-04-16T14:43:00Z">
        <w:r w:rsidR="009D6AED">
          <w:t>s</w:t>
        </w:r>
      </w:ins>
      <w:ins w:id="1257" w:author="Elizabeth" w:date="2022-04-16T14:40:00Z">
        <w:r w:rsidR="000E60E2">
          <w:t xml:space="preserve"> of space that</w:t>
        </w:r>
      </w:ins>
      <w:ins w:id="1258" w:author="Elizabeth" w:date="2022-04-16T14:41:00Z">
        <w:r w:rsidR="000E60E2">
          <w:t xml:space="preserve"> deep space can imply to our bodies when we encounter </w:t>
        </w:r>
      </w:ins>
      <w:ins w:id="1259" w:author="Elizabeth" w:date="2022-04-16T14:43:00Z">
        <w:r w:rsidR="009D6AED">
          <w:t>one</w:t>
        </w:r>
      </w:ins>
      <w:ins w:id="1260" w:author="Elizabeth" w:date="2022-04-16T14:41:00Z">
        <w:r w:rsidR="000E60E2">
          <w:t xml:space="preserve"> is something I was trying to capture with this work.</w:t>
        </w:r>
      </w:ins>
      <w:ins w:id="1261" w:author="Elizabeth" w:date="2022-04-16T15:20:00Z">
        <w:r w:rsidR="00F25554">
          <w:t xml:space="preserve"> </w:t>
        </w:r>
      </w:ins>
    </w:p>
    <w:p w14:paraId="1B83FFF2" w14:textId="2A0F47CD" w:rsidR="000E60E2" w:rsidRDefault="00E5554D" w:rsidP="000E60E2">
      <w:pPr>
        <w:pStyle w:val="EndNoteBibliography"/>
        <w:spacing w:line="480" w:lineRule="auto"/>
        <w:rPr>
          <w:ins w:id="1262" w:author="Elizabeth" w:date="2022-04-16T15:17:00Z"/>
        </w:rPr>
      </w:pPr>
      <w:ins w:id="1263" w:author="Elizabeth" w:date="2022-04-16T15:16:00Z">
        <w:r>
          <w:t>I be</w:t>
        </w:r>
      </w:ins>
      <w:ins w:id="1264" w:author="Elizabeth" w:date="2022-04-16T15:17:00Z">
        <w:r>
          <w:t>came so</w:t>
        </w:r>
      </w:ins>
      <w:ins w:id="1265" w:author="Elizabeth" w:date="2022-04-16T15:16:00Z">
        <w:r>
          <w:t xml:space="preserve"> skeptical that a static visual image could </w:t>
        </w:r>
      </w:ins>
      <w:ins w:id="1266" w:author="Elizabeth" w:date="2022-04-16T15:17:00Z">
        <w:r>
          <w:t xml:space="preserve">say so much about space, I even made sculptures during this time. </w:t>
        </w:r>
      </w:ins>
      <w:ins w:id="1267" w:author="Elizabeth" w:date="2022-04-16T15:18:00Z">
        <w:r>
          <w:t>(fig.)</w:t>
        </w:r>
      </w:ins>
    </w:p>
    <w:p w14:paraId="2B96D496" w14:textId="77777777" w:rsidR="00E5554D" w:rsidRDefault="00E5554D" w:rsidP="000E60E2">
      <w:pPr>
        <w:pStyle w:val="EndNoteBibliography"/>
        <w:spacing w:line="480" w:lineRule="auto"/>
        <w:rPr>
          <w:ins w:id="1268" w:author="Elizabeth" w:date="2022-04-16T14:41:00Z"/>
        </w:rPr>
      </w:pPr>
    </w:p>
    <w:p w14:paraId="3F448BAE" w14:textId="7D0F67FC" w:rsidR="004B234A" w:rsidDel="009D6AED" w:rsidRDefault="004B234A" w:rsidP="000E60E2">
      <w:pPr>
        <w:pStyle w:val="EndNoteBibliography"/>
        <w:spacing w:line="480" w:lineRule="auto"/>
        <w:rPr>
          <w:ins w:id="1269" w:author="Elizabeth Ann Storm" w:date="2021-12-14T11:37:00Z"/>
          <w:del w:id="1270" w:author="Elizabeth" w:date="2022-04-16T14:43:00Z"/>
        </w:rPr>
        <w:pPrChange w:id="1271" w:author="Elizabeth" w:date="2022-04-16T14:41:00Z">
          <w:pPr>
            <w:pStyle w:val="EndNoteBibliography"/>
            <w:spacing w:line="480" w:lineRule="auto"/>
          </w:pPr>
        </w:pPrChange>
      </w:pPr>
      <w:ins w:id="1272" w:author="Elizabeth Ann Storm" w:date="2021-12-14T13:31:00Z">
        <w:del w:id="1273" w:author="Elizabeth" w:date="2022-04-16T14:42:00Z">
          <w:r w:rsidDel="009D6AED">
            <w:lastRenderedPageBreak/>
            <w:delText>(close section</w:delText>
          </w:r>
        </w:del>
      </w:ins>
      <w:ins w:id="1274" w:author="Elizabeth Ann Storm" w:date="2021-12-14T13:34:00Z">
        <w:del w:id="1275" w:author="Elizabeth" w:date="2022-04-16T14:42:00Z">
          <w:r w:rsidR="00E14C43" w:rsidDel="009D6AED">
            <w:delText xml:space="preserve"> – connect each statement above to thoughts mentioned in section – drawings, perspective, early modern sense of vision</w:delText>
          </w:r>
        </w:del>
      </w:ins>
      <w:ins w:id="1276" w:author="Elizabeth Ann Storm" w:date="2021-12-14T13:31:00Z">
        <w:del w:id="1277" w:author="Elizabeth" w:date="2022-04-16T14:42:00Z">
          <w:r w:rsidDel="009D6AED">
            <w:delText>)</w:delText>
          </w:r>
        </w:del>
      </w:ins>
    </w:p>
    <w:p w14:paraId="2687950E" w14:textId="77777777" w:rsidR="008420B1" w:rsidRDefault="008420B1">
      <w:pPr>
        <w:pStyle w:val="EndNoteBibliography"/>
        <w:keepNext/>
        <w:spacing w:line="480" w:lineRule="auto"/>
        <w:ind w:firstLine="0"/>
        <w:jc w:val="center"/>
        <w:rPr>
          <w:ins w:id="1278" w:author="Elizabeth Ann Storm" w:date="2021-12-14T11:39:00Z"/>
        </w:rPr>
        <w:pPrChange w:id="1279" w:author="Elizabeth Ann Storm" w:date="2021-12-14T11:39:00Z">
          <w:pPr>
            <w:pStyle w:val="EndNoteBibliography"/>
            <w:spacing w:line="480" w:lineRule="auto"/>
            <w:ind w:firstLine="0"/>
          </w:pPr>
        </w:pPrChange>
      </w:pPr>
      <w:ins w:id="1280" w:author="Elizabeth Ann Storm" w:date="2021-12-14T11:38:00Z">
        <w:r>
          <w:drawing>
            <wp:inline distT="0" distB="0" distL="0" distR="0" wp14:anchorId="5D6AF315" wp14:editId="6F799B47">
              <wp:extent cx="4767943" cy="690995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4809733" cy="6970519"/>
                      </a:xfrm>
                      <a:prstGeom prst="rect">
                        <a:avLst/>
                      </a:prstGeom>
                    </pic:spPr>
                  </pic:pic>
                </a:graphicData>
              </a:graphic>
            </wp:inline>
          </w:drawing>
        </w:r>
      </w:ins>
    </w:p>
    <w:p w14:paraId="299BCBC1" w14:textId="060F519D" w:rsidR="008420B1" w:rsidRPr="007A2142" w:rsidRDefault="008420B1">
      <w:pPr>
        <w:pStyle w:val="Caption"/>
        <w:spacing w:after="240"/>
        <w:ind w:firstLine="0"/>
        <w:jc w:val="center"/>
        <w:pPrChange w:id="1281" w:author="Elizabeth Ann Storm" w:date="2021-12-14T11:43:00Z">
          <w:pPr/>
        </w:pPrChange>
      </w:pPr>
      <w:bookmarkStart w:id="1282" w:name="_Toc101022747"/>
      <w:ins w:id="1283" w:author="Elizabeth Ann Storm" w:date="2021-12-14T11:39:00Z">
        <w:r>
          <w:t xml:space="preserve">Figure </w:t>
        </w:r>
        <w:r>
          <w:fldChar w:fldCharType="begin"/>
        </w:r>
        <w:r>
          <w:instrText xml:space="preserve"> SEQ Figure \* ARABIC </w:instrText>
        </w:r>
      </w:ins>
      <w:r>
        <w:fldChar w:fldCharType="separate"/>
      </w:r>
      <w:ins w:id="1284" w:author="Elizabeth Ann Storm" w:date="2021-12-14T12:04:00Z">
        <w:r w:rsidR="00A91C2E">
          <w:rPr>
            <w:noProof/>
          </w:rPr>
          <w:t>7</w:t>
        </w:r>
      </w:ins>
      <w:ins w:id="1285" w:author="Elizabeth Ann Storm" w:date="2021-12-14T11:39:00Z">
        <w:r>
          <w:fldChar w:fldCharType="end"/>
        </w:r>
        <w:r>
          <w:t>. placeholder for past works</w:t>
        </w:r>
      </w:ins>
      <w:bookmarkEnd w:id="1282"/>
    </w:p>
    <w:p w14:paraId="2E2C5B33" w14:textId="15FC4F4D" w:rsidR="00711A69" w:rsidRPr="007A2142" w:rsidDel="00C0428C" w:rsidRDefault="00711A69" w:rsidP="00711A69">
      <w:pPr>
        <w:rPr>
          <w:del w:id="1286" w:author="Elizabeth Ann Storm" w:date="2021-12-13T17:32:00Z"/>
        </w:rPr>
      </w:pPr>
      <w:del w:id="1287" w:author="Elizabeth Ann Storm" w:date="2021-12-13T17:32:00Z">
        <w:r w:rsidRPr="007A2142" w:rsidDel="00C0428C">
          <w:lastRenderedPageBreak/>
          <w:delText>While my current practice does begin with a perceptual experience, I have come up with ways to expand my ideas about the senses in visual art by shifting out of a visual-first mode; out of a mode of representation</w:delText>
        </w:r>
      </w:del>
      <w:del w:id="1288" w:author="Elizabeth Ann Storm" w:date="2021-12-13T15:38:00Z">
        <w:r w:rsidRPr="007A2142" w:rsidDel="001B11C5">
          <w:delText>alism</w:delText>
        </w:r>
      </w:del>
      <w:del w:id="1289" w:author="Elizabeth Ann Storm" w:date="2021-12-13T17:32:00Z">
        <w:r w:rsidRPr="007A2142" w:rsidDel="00C0428C">
          <w:delText xml:space="preserve"> and into balance with non-objective abstraction. Part of this shift is a result of rethinking what drawing means for me. I cherish drawing: from life, from memory, from imagination, from feeling. But drawing is not my only tool for reflecting on and expressing my experience. How could it </w:delText>
        </w:r>
        <w:r w:rsidR="00B94AC7" w:rsidRPr="007A2142" w:rsidDel="00C0428C">
          <w:delText>be when</w:delText>
        </w:r>
        <w:r w:rsidRPr="007A2142" w:rsidDel="00C0428C">
          <w:delText xml:space="preserve"> I understand reality to be a constantly unfolding dynamic process?</w:delText>
        </w:r>
        <w:r w:rsidR="00B94AC7" w:rsidDel="00C0428C">
          <w:delText xml:space="preserve"> “The relationship between what we see and what we know is never settled.”</w:delText>
        </w:r>
        <w:r w:rsidR="00B94AC7" w:rsidDel="00C0428C">
          <w:rPr>
            <w:rStyle w:val="FootnoteReference"/>
          </w:rPr>
          <w:footnoteReference w:id="5"/>
        </w:r>
        <w:r w:rsidRPr="007A2142" w:rsidDel="00C0428C">
          <w:delText xml:space="preserve"> </w:delText>
        </w:r>
      </w:del>
      <w:del w:id="1292" w:author="Elizabeth Ann Storm" w:date="2021-11-30T18:37:00Z">
        <w:r w:rsidRPr="007A2142" w:rsidDel="00137D79">
          <w:delText xml:space="preserve">Is a </w:delText>
        </w:r>
        <w:r w:rsidR="00B94AC7" w:rsidDel="00137D79">
          <w:delText xml:space="preserve">static, </w:delText>
        </w:r>
        <w:r w:rsidRPr="007A2142" w:rsidDel="00137D79">
          <w:delText xml:space="preserve">drawn image an adequate representation of that? What other tools does a visual artist have? Using a variety of processes and apparatuses for observing and capturing impressions is my attempt at honoring a </w:delText>
        </w:r>
        <w:r w:rsidR="00B94AC7" w:rsidRPr="007A2142" w:rsidDel="00137D79">
          <w:delText>fuller</w:delText>
        </w:r>
        <w:r w:rsidRPr="007A2142" w:rsidDel="00137D79">
          <w:delText xml:space="preserve"> sensory landscape I encounter when I engage attentively. </w:delText>
        </w:r>
      </w:del>
      <w:bookmarkStart w:id="1293" w:name="_Toc90309855"/>
      <w:bookmarkStart w:id="1294" w:name="_Toc90318039"/>
      <w:bookmarkStart w:id="1295" w:name="_Toc90374464"/>
      <w:bookmarkStart w:id="1296" w:name="_Toc90376071"/>
      <w:bookmarkStart w:id="1297" w:name="_Toc90376156"/>
      <w:bookmarkStart w:id="1298" w:name="_Toc90381223"/>
      <w:bookmarkStart w:id="1299" w:name="_Toc100588214"/>
      <w:bookmarkEnd w:id="1293"/>
      <w:bookmarkEnd w:id="1294"/>
      <w:bookmarkEnd w:id="1295"/>
      <w:bookmarkEnd w:id="1296"/>
      <w:bookmarkEnd w:id="1297"/>
      <w:bookmarkEnd w:id="1298"/>
      <w:bookmarkEnd w:id="1299"/>
    </w:p>
    <w:p w14:paraId="76B37D1B" w14:textId="2931D991" w:rsidR="00711A69" w:rsidRPr="007A2142" w:rsidDel="00C0428C" w:rsidRDefault="00711A69" w:rsidP="00711A69">
      <w:pPr>
        <w:rPr>
          <w:del w:id="1300" w:author="Elizabeth Ann Storm" w:date="2021-12-13T17:32:00Z"/>
        </w:rPr>
      </w:pPr>
      <w:del w:id="1301" w:author="Elizabeth Ann Storm" w:date="2021-12-13T17:32:00Z">
        <w:r w:rsidRPr="007A2142" w:rsidDel="00C0428C">
          <w:delText xml:space="preserve">Drawing from life, rubbing </w:delText>
        </w:r>
        <w:r w:rsidR="00862CE7" w:rsidRPr="007A2142" w:rsidDel="00C0428C">
          <w:delText>textures</w:delText>
        </w:r>
      </w:del>
      <w:del w:id="1302" w:author="Elizabeth Ann Storm" w:date="2021-12-01T13:00:00Z">
        <w:r w:rsidR="00862CE7" w:rsidRPr="007A2142" w:rsidDel="002D4EB0">
          <w:delText>,</w:delText>
        </w:r>
      </w:del>
      <w:del w:id="1303" w:author="Elizabeth Ann Storm" w:date="2021-12-13T17:32:00Z">
        <w:r w:rsidRPr="007A2142" w:rsidDel="00C0428C">
          <w:delText xml:space="preserve"> and embossing impressions, expressive mark-making, photography, video and sound recording, oral storytelling and listening, writing, reading, remembering, and their combinations are my expanded ways of seeing. These dovetailing and overlapping modalities have brought unforeseen dimensions to my work by expanding my consciousness and my awareness of my place as a perceiver and participant in the active unearthing of reality. </w:delText>
        </w:r>
        <w:bookmarkStart w:id="1304" w:name="_Toc90309856"/>
        <w:bookmarkStart w:id="1305" w:name="_Toc90318040"/>
        <w:bookmarkStart w:id="1306" w:name="_Toc90374465"/>
        <w:bookmarkStart w:id="1307" w:name="_Toc90376072"/>
        <w:bookmarkStart w:id="1308" w:name="_Toc90376157"/>
        <w:bookmarkStart w:id="1309" w:name="_Toc90381224"/>
        <w:bookmarkStart w:id="1310" w:name="_Toc100588215"/>
        <w:bookmarkEnd w:id="1304"/>
        <w:bookmarkEnd w:id="1305"/>
        <w:bookmarkEnd w:id="1306"/>
        <w:bookmarkEnd w:id="1307"/>
        <w:bookmarkEnd w:id="1308"/>
        <w:bookmarkEnd w:id="1309"/>
        <w:bookmarkEnd w:id="1310"/>
      </w:del>
    </w:p>
    <w:p w14:paraId="532DBD0A" w14:textId="1CF23A64" w:rsidR="005E04DF" w:rsidRDefault="00711A69" w:rsidP="00BD300C">
      <w:pPr>
        <w:pStyle w:val="Heading2"/>
        <w:rPr>
          <w:ins w:id="1311" w:author="Elizabeth Ann Storm" w:date="2021-12-13T18:05:00Z"/>
        </w:rPr>
      </w:pPr>
      <w:del w:id="1312" w:author="Elizabeth Ann Storm" w:date="2021-12-13T17:32:00Z">
        <w:r w:rsidDel="00C0428C">
          <w:delText>Gaining perspective</w:delText>
        </w:r>
      </w:del>
      <w:bookmarkStart w:id="1313" w:name="_Toc100588216"/>
      <w:ins w:id="1314" w:author="Elizabeth Ann Storm" w:date="2021-12-13T17:32:00Z">
        <w:del w:id="1315" w:author="Elizabeth" w:date="2022-04-14T15:27:00Z">
          <w:r w:rsidR="00C0428C" w:rsidDel="004E431D">
            <w:delText xml:space="preserve">Subsection 2 – </w:delText>
          </w:r>
        </w:del>
      </w:ins>
      <w:ins w:id="1316" w:author="Elizabeth Ann Storm" w:date="2021-12-14T15:59:00Z">
        <w:del w:id="1317" w:author="Elizabeth" w:date="2022-04-14T15:27:00Z">
          <w:r w:rsidR="002544D2" w:rsidDel="004E431D">
            <w:delText>(19</w:delText>
          </w:r>
          <w:r w:rsidR="002544D2" w:rsidRPr="002544D2" w:rsidDel="004E431D">
            <w:rPr>
              <w:vertAlign w:val="superscript"/>
              <w:rPrChange w:id="1318" w:author="Elizabeth Ann Storm" w:date="2021-12-14T15:59:00Z">
                <w:rPr/>
              </w:rPrChange>
            </w:rPr>
            <w:delText>th</w:delText>
          </w:r>
          <w:r w:rsidR="002544D2" w:rsidDel="004E431D">
            <w:delText xml:space="preserve"> c.) </w:delText>
          </w:r>
        </w:del>
      </w:ins>
      <w:ins w:id="1319" w:author="Elizabeth Ann Storm" w:date="2021-12-13T18:00:00Z">
        <w:del w:id="1320" w:author="Elizabeth" w:date="2022-04-14T15:27:00Z">
          <w:r w:rsidR="0047630A" w:rsidDel="004E431D">
            <w:delText xml:space="preserve">laying the foundation for </w:delText>
          </w:r>
        </w:del>
      </w:ins>
      <w:ins w:id="1321" w:author="Elizabeth Ann Storm" w:date="2021-12-13T17:32:00Z">
        <w:del w:id="1322" w:author="Elizabeth" w:date="2022-04-14T15:27:00Z">
          <w:r w:rsidR="00C0428C" w:rsidDel="004E431D">
            <w:delText>20</w:delText>
          </w:r>
          <w:r w:rsidR="00C0428C" w:rsidRPr="00C0428C" w:rsidDel="004E431D">
            <w:rPr>
              <w:vertAlign w:val="superscript"/>
              <w:rPrChange w:id="1323" w:author="Elizabeth Ann Storm" w:date="2021-12-13T17:32:00Z">
                <w:rPr/>
              </w:rPrChange>
            </w:rPr>
            <w:delText>th</w:delText>
          </w:r>
          <w:r w:rsidR="00C0428C" w:rsidDel="004E431D">
            <w:delText xml:space="preserve"> century modernism</w:delText>
          </w:r>
        </w:del>
      </w:ins>
      <w:ins w:id="1324" w:author="Elizabeth Ann Storm" w:date="2021-12-14T16:11:00Z">
        <w:del w:id="1325" w:author="Elizabeth" w:date="2022-04-14T15:27:00Z">
          <w:r w:rsidR="00715FAB" w:rsidDel="004E431D">
            <w:delText xml:space="preserve"> “the threshold of our modernity”</w:delText>
          </w:r>
        </w:del>
      </w:ins>
      <w:bookmarkEnd w:id="1313"/>
      <w:ins w:id="1326" w:author="Elizabeth" w:date="2022-04-14T15:27:00Z">
        <w:r w:rsidR="004E431D">
          <w:t>The threshold of our modernity</w:t>
        </w:r>
      </w:ins>
    </w:p>
    <w:p w14:paraId="121B9370" w14:textId="5C2EFDE4" w:rsidR="009C13B4" w:rsidDel="00B80668" w:rsidRDefault="00AC7848" w:rsidP="009C13B4">
      <w:pPr>
        <w:pStyle w:val="EndNoteBibliography"/>
        <w:spacing w:line="480" w:lineRule="auto"/>
        <w:rPr>
          <w:ins w:id="1327" w:author="Elizabeth Ann Storm" w:date="2021-12-14T12:35:00Z"/>
          <w:del w:id="1328" w:author="Elizabeth" w:date="2022-04-16T14:45:00Z"/>
          <w:noProof w:val="0"/>
        </w:rPr>
      </w:pPr>
      <w:ins w:id="1329" w:author="Elizabeth Ann Storm" w:date="2021-12-13T18:12:00Z">
        <w:del w:id="1330" w:author="Elizabeth" w:date="2022-04-16T14:45:00Z">
          <w:r w:rsidDel="00B80668">
            <w:rPr>
              <w:noProof w:val="0"/>
            </w:rPr>
            <w:delText>(How optical devices in early modern times through to modernism drove visual sensing and visualization as modes of thinking</w:delText>
          </w:r>
        </w:del>
      </w:ins>
      <w:ins w:id="1331" w:author="Elizabeth Ann Storm" w:date="2021-12-14T14:31:00Z">
        <w:del w:id="1332" w:author="Elizabeth" w:date="2022-04-16T14:45:00Z">
          <w:r w:rsidR="0097607F" w:rsidDel="00B80668">
            <w:rPr>
              <w:noProof w:val="0"/>
            </w:rPr>
            <w:delText xml:space="preserve"> and knowing</w:delText>
          </w:r>
        </w:del>
      </w:ins>
      <w:ins w:id="1333" w:author="Elizabeth Ann Storm" w:date="2021-12-13T18:12:00Z">
        <w:del w:id="1334" w:author="Elizabeth" w:date="2022-04-16T14:45:00Z">
          <w:r w:rsidR="009C13B4" w:rsidDel="00B80668">
            <w:rPr>
              <w:noProof w:val="0"/>
            </w:rPr>
            <w:delText>)</w:delText>
          </w:r>
        </w:del>
      </w:ins>
      <w:ins w:id="1335" w:author="Elizabeth Ann Storm" w:date="2021-12-13T18:13:00Z">
        <w:del w:id="1336" w:author="Elizabeth" w:date="2022-04-16T14:45:00Z">
          <w:r w:rsidR="009C13B4" w:rsidDel="00B80668">
            <w:rPr>
              <w:noProof w:val="0"/>
            </w:rPr>
            <w:delText xml:space="preserve"> </w:delText>
          </w:r>
        </w:del>
      </w:ins>
      <w:ins w:id="1337" w:author="Elizabeth Ann Storm" w:date="2021-12-14T16:54:00Z">
        <w:del w:id="1338" w:author="Elizabeth" w:date="2022-04-16T14:45:00Z">
          <w:r w:rsidR="006700A6" w:rsidDel="00B80668">
            <w:rPr>
              <w:noProof w:val="0"/>
            </w:rPr>
            <w:delText xml:space="preserve">(the last section was the cartesian, </w:delText>
          </w:r>
        </w:del>
      </w:ins>
      <w:ins w:id="1339" w:author="Elizabeth Ann Storm" w:date="2021-12-14T16:55:00Z">
        <w:del w:id="1340" w:author="Elizabeth" w:date="2022-04-16T14:45:00Z">
          <w:r w:rsidR="006700A6" w:rsidDel="00B80668">
            <w:rPr>
              <w:noProof w:val="0"/>
            </w:rPr>
            <w:delText>this section is how I’m getting to moving pictures, video, etc. the dynamic)</w:delText>
          </w:r>
        </w:del>
      </w:ins>
    </w:p>
    <w:p w14:paraId="6FBB4A6E" w14:textId="66496F7C" w:rsidR="00F9217E" w:rsidRDefault="00D8017F" w:rsidP="009D6AED">
      <w:pPr>
        <w:pStyle w:val="EndNoteBibliography"/>
        <w:spacing w:line="480" w:lineRule="auto"/>
        <w:rPr>
          <w:ins w:id="1341" w:author="Elizabeth" w:date="2022-04-16T14:50:00Z"/>
        </w:rPr>
      </w:pPr>
      <w:ins w:id="1342" w:author="Elizabeth" w:date="2022-04-13T13:51:00Z">
        <w:r>
          <w:rPr>
            <w:noProof w:val="0"/>
          </w:rPr>
          <w:t>This burgeoning practice of mine</w:t>
        </w:r>
      </w:ins>
      <w:ins w:id="1343" w:author="Elizabeth" w:date="2022-04-13T13:52:00Z">
        <w:r>
          <w:rPr>
            <w:noProof w:val="0"/>
          </w:rPr>
          <w:t xml:space="preserve"> coalesce</w:t>
        </w:r>
      </w:ins>
      <w:ins w:id="1344" w:author="Elizabeth" w:date="2022-04-13T13:57:00Z">
        <w:r w:rsidR="003E2E4F">
          <w:rPr>
            <w:noProof w:val="0"/>
          </w:rPr>
          <w:t>d</w:t>
        </w:r>
      </w:ins>
      <w:ins w:id="1345" w:author="Elizabeth" w:date="2022-04-13T13:52:00Z">
        <w:r>
          <w:rPr>
            <w:noProof w:val="0"/>
          </w:rPr>
          <w:t xml:space="preserve"> around the theme of vision. </w:t>
        </w:r>
      </w:ins>
      <w:ins w:id="1346" w:author="Elizabeth" w:date="2022-04-16T14:45:00Z">
        <w:r w:rsidR="00B80668">
          <w:t xml:space="preserve">While I thought </w:t>
        </w:r>
      </w:ins>
      <w:ins w:id="1347" w:author="Elizabeth" w:date="2022-04-16T14:47:00Z">
        <w:r w:rsidR="00F9217E">
          <w:t xml:space="preserve">about how </w:t>
        </w:r>
      </w:ins>
      <w:ins w:id="1348" w:author="Elizabeth" w:date="2022-04-16T14:45:00Z">
        <w:r w:rsidR="00B80668">
          <w:t>my</w:t>
        </w:r>
      </w:ins>
      <w:ins w:id="1349" w:author="Elizabeth" w:date="2022-04-16T14:43:00Z">
        <w:r w:rsidR="009D6AED">
          <w:t xml:space="preserve"> work with the 3-dimensional perspective grid, and later with the 2-dimensional grid, was referencing</w:t>
        </w:r>
      </w:ins>
      <w:ins w:id="1350" w:author="Elizabeth" w:date="2022-04-16T14:46:00Z">
        <w:r w:rsidR="00B80668">
          <w:t xml:space="preserve"> Cartesian perspectivalism and Rationalism, it was hinting at</w:t>
        </w:r>
      </w:ins>
      <w:ins w:id="1351" w:author="Elizabeth" w:date="2022-04-16T14:43:00Z">
        <w:r w:rsidR="009D6AED">
          <w:t xml:space="preserve"> modernism too. </w:t>
        </w:r>
      </w:ins>
      <w:ins w:id="1352" w:author="Elizabeth" w:date="2022-04-16T14:46:00Z">
        <w:r w:rsidR="00B80668">
          <w:t xml:space="preserve">When I saw the grids and cool cubic logic of modernist painting and sculpture, I wondered </w:t>
        </w:r>
      </w:ins>
      <w:ins w:id="1353" w:author="Elizabeth" w:date="2022-04-16T14:47:00Z">
        <w:r w:rsidR="00B80668">
          <w:t>at the historical threads</w:t>
        </w:r>
        <w:r w:rsidR="00F9217E">
          <w:t xml:space="preserve"> ty</w:t>
        </w:r>
      </w:ins>
      <w:ins w:id="1354" w:author="Elizabeth" w:date="2022-04-16T14:48:00Z">
        <w:r w:rsidR="00F9217E">
          <w:t>ing the Renaissance to modernity</w:t>
        </w:r>
      </w:ins>
      <w:ins w:id="1355" w:author="Elizabeth" w:date="2022-04-16T14:52:00Z">
        <w:r w:rsidR="00F9217E">
          <w:t xml:space="preserve">. </w:t>
        </w:r>
      </w:ins>
      <w:ins w:id="1356" w:author="Elizabeth" w:date="2022-04-16T14:55:00Z">
        <w:r w:rsidR="00D63C6E">
          <w:t>I</w:t>
        </w:r>
      </w:ins>
      <w:ins w:id="1357" w:author="Elizabeth" w:date="2022-04-16T14:56:00Z">
        <w:r w:rsidR="00D63C6E">
          <w:t xml:space="preserve">f the telescope and microscope were following the logic of the singular eye of point-projection, what optical devices in the </w:t>
        </w:r>
      </w:ins>
      <w:ins w:id="1358" w:author="Elizabeth" w:date="2022-04-16T14:57:00Z">
        <w:r w:rsidR="00D63C6E">
          <w:t xml:space="preserve">years intervening the Enlightenment and </w:t>
        </w:r>
      </w:ins>
      <w:ins w:id="1359" w:author="Elizabeth" w:date="2022-04-16T15:23:00Z">
        <w:r w:rsidR="00F25554">
          <w:t>M</w:t>
        </w:r>
      </w:ins>
      <w:ins w:id="1360" w:author="Elizabeth" w:date="2022-04-16T14:57:00Z">
        <w:r w:rsidR="00D46A86">
          <w:t>odernism</w:t>
        </w:r>
      </w:ins>
      <w:ins w:id="1361" w:author="Elizabeth" w:date="2022-04-16T14:58:00Z">
        <w:r w:rsidR="003E3FF3">
          <w:t xml:space="preserve"> broke from that pattern</w:t>
        </w:r>
      </w:ins>
      <w:ins w:id="1362" w:author="Elizabeth" w:date="2022-04-16T15:23:00Z">
        <w:r w:rsidR="00F25554">
          <w:t xml:space="preserve"> to propel us into Postmodernism</w:t>
        </w:r>
      </w:ins>
      <w:ins w:id="1363" w:author="Elizabeth" w:date="2022-04-17T16:49:00Z">
        <w:r w:rsidR="0085048E">
          <w:t>?</w:t>
        </w:r>
      </w:ins>
      <w:ins w:id="1364" w:author="Elizabeth" w:date="2022-04-16T15:23:00Z">
        <w:r w:rsidR="00F25554">
          <w:t xml:space="preserve"> </w:t>
        </w:r>
      </w:ins>
      <w:ins w:id="1365" w:author="Elizabeth" w:date="2022-04-16T14:52:00Z">
        <w:r w:rsidR="00F9217E">
          <w:t>I wondered how the invention of photography and cinema affected</w:t>
        </w:r>
      </w:ins>
      <w:ins w:id="1366" w:author="Elizabeth" w:date="2022-04-16T15:23:00Z">
        <w:r w:rsidR="00F25554">
          <w:t xml:space="preserve"> the arts from a critical perspectice. I brought these lines of </w:t>
        </w:r>
      </w:ins>
      <w:ins w:id="1367" w:author="Elizabeth" w:date="2022-04-16T15:24:00Z">
        <w:r w:rsidR="00F25554">
          <w:t>questioning with me to graduate school</w:t>
        </w:r>
      </w:ins>
      <w:ins w:id="1368" w:author="Elizabeth" w:date="2022-04-17T16:49:00Z">
        <w:r w:rsidR="0085048E">
          <w:t>.</w:t>
        </w:r>
      </w:ins>
    </w:p>
    <w:p w14:paraId="63941B37" w14:textId="5AD99CF7" w:rsidR="000E7617" w:rsidRDefault="00F9217E" w:rsidP="009D6AED">
      <w:pPr>
        <w:pStyle w:val="EndNoteBibliography"/>
        <w:spacing w:line="480" w:lineRule="auto"/>
        <w:rPr>
          <w:ins w:id="1369" w:author="Elizabeth" w:date="2022-04-14T16:34:00Z"/>
        </w:rPr>
        <w:pPrChange w:id="1370" w:author="Elizabeth" w:date="2022-04-16T14:43:00Z">
          <w:pPr>
            <w:pStyle w:val="EndNoteBibliography"/>
            <w:spacing w:line="480" w:lineRule="auto"/>
          </w:pPr>
        </w:pPrChange>
      </w:pPr>
      <w:ins w:id="1371" w:author="Elizabeth" w:date="2022-04-16T14:49:00Z">
        <w:r>
          <w:t xml:space="preserve">I gained the intellectual framework in graduate school to study further into this topic and have found a trove of opinions and theories. </w:t>
        </w:r>
      </w:ins>
      <w:ins w:id="1372" w:author="Elizabeth" w:date="2022-04-16T14:44:00Z">
        <w:r w:rsidR="009D6AED">
          <w:t xml:space="preserve">Critic and theorist </w:t>
        </w:r>
        <w:r w:rsidR="009D6AED">
          <w:rPr>
            <w:noProof w:val="0"/>
          </w:rPr>
          <w:t xml:space="preserve">Jonathan </w:t>
        </w:r>
      </w:ins>
      <w:proofErr w:type="spellStart"/>
      <w:ins w:id="1373" w:author="Elizabeth" w:date="2022-04-14T16:07:00Z">
        <w:r w:rsidR="0073027E">
          <w:rPr>
            <w:noProof w:val="0"/>
          </w:rPr>
          <w:t>Crary</w:t>
        </w:r>
        <w:proofErr w:type="spellEnd"/>
        <w:r w:rsidR="0073027E">
          <w:rPr>
            <w:noProof w:val="0"/>
          </w:rPr>
          <w:t xml:space="preserve"> </w:t>
        </w:r>
      </w:ins>
      <w:ins w:id="1374" w:author="Elizabeth Ann Storm" w:date="2021-12-14T16:05:00Z">
        <w:del w:id="1375" w:author="Elizabeth" w:date="2022-04-13T13:57:00Z">
          <w:r w:rsidR="005A1599" w:rsidDel="003E2E4F">
            <w:rPr>
              <w:noProof w:val="0"/>
            </w:rPr>
            <w:delText xml:space="preserve">Jonathan Crary </w:delText>
          </w:r>
        </w:del>
        <w:r w:rsidR="005A1599">
          <w:rPr>
            <w:noProof w:val="0"/>
          </w:rPr>
          <w:t>looks at the paradigm of the camera obscura and the making of the observer in the 19</w:t>
        </w:r>
        <w:r w:rsidR="005A1599" w:rsidRPr="00106E65">
          <w:rPr>
            <w:noProof w:val="0"/>
            <w:vertAlign w:val="superscript"/>
          </w:rPr>
          <w:t>th</w:t>
        </w:r>
        <w:r w:rsidR="005A1599">
          <w:rPr>
            <w:noProof w:val="0"/>
          </w:rPr>
          <w:t xml:space="preserve"> century in </w:t>
        </w:r>
      </w:ins>
      <w:ins w:id="1376" w:author="Elizabeth Ann Storm" w:date="2021-12-14T16:13:00Z">
        <w:r w:rsidR="00715FAB">
          <w:rPr>
            <w:noProof w:val="0"/>
          </w:rPr>
          <w:t xml:space="preserve">the </w:t>
        </w:r>
        <w:del w:id="1377" w:author="Elizabeth" w:date="2022-04-13T13:37:00Z">
          <w:r w:rsidR="00715FAB" w:rsidDel="00671BEF">
            <w:rPr>
              <w:noProof w:val="0"/>
            </w:rPr>
            <w:delText>es</w:delText>
          </w:r>
        </w:del>
      </w:ins>
      <w:ins w:id="1378" w:author="Elizabeth Ann Storm" w:date="2021-12-14T16:14:00Z">
        <w:del w:id="1379" w:author="Elizabeth" w:date="2022-04-13T13:37:00Z">
          <w:r w:rsidR="00715FAB" w:rsidDel="00671BEF">
            <w:rPr>
              <w:noProof w:val="0"/>
            </w:rPr>
            <w:delText>say</w:delText>
          </w:r>
        </w:del>
      </w:ins>
      <w:ins w:id="1380" w:author="Elizabeth" w:date="2022-04-13T13:37:00Z">
        <w:r w:rsidR="00671BEF">
          <w:rPr>
            <w:noProof w:val="0"/>
          </w:rPr>
          <w:t>1988</w:t>
        </w:r>
      </w:ins>
      <w:ins w:id="1381" w:author="Elizabeth" w:date="2022-04-13T13:38:00Z">
        <w:r w:rsidR="00671BEF">
          <w:rPr>
            <w:noProof w:val="0"/>
          </w:rPr>
          <w:t xml:space="preserve"> issue of </w:t>
        </w:r>
        <w:r w:rsidR="00671BEF" w:rsidRPr="004C4943">
          <w:rPr>
            <w:i/>
            <w:iCs/>
            <w:noProof w:val="0"/>
            <w:rPrChange w:id="1382" w:author="Elizabeth" w:date="2022-04-13T13:38:00Z">
              <w:rPr>
                <w:noProof w:val="0"/>
              </w:rPr>
            </w:rPrChange>
          </w:rPr>
          <w:t>October</w:t>
        </w:r>
        <w:r w:rsidR="004C4943">
          <w:rPr>
            <w:noProof w:val="0"/>
          </w:rPr>
          <w:t xml:space="preserve"> with </w:t>
        </w:r>
      </w:ins>
      <w:ins w:id="1383" w:author="Elizabeth Ann Storm" w:date="2021-12-14T16:14:00Z">
        <w:del w:id="1384" w:author="Elizabeth" w:date="2022-04-13T13:38:00Z">
          <w:r w:rsidR="00715FAB" w:rsidDel="004C4943">
            <w:rPr>
              <w:noProof w:val="0"/>
            </w:rPr>
            <w:delText xml:space="preserve"> </w:delText>
          </w:r>
          <w:r w:rsidR="00715FAB" w:rsidDel="00671BEF">
            <w:rPr>
              <w:noProof w:val="0"/>
            </w:rPr>
            <w:delText xml:space="preserve">form of </w:delText>
          </w:r>
        </w:del>
      </w:ins>
      <w:ins w:id="1385" w:author="Elizabeth Ann Storm" w:date="2021-12-14T16:05:00Z">
        <w:r w:rsidR="005A1599">
          <w:rPr>
            <w:noProof w:val="0"/>
          </w:rPr>
          <w:t xml:space="preserve">“Techniques of the Observer”. </w:t>
        </w:r>
      </w:ins>
      <w:proofErr w:type="spellStart"/>
      <w:ins w:id="1386" w:author="Elizabeth" w:date="2022-04-14T16:12:00Z">
        <w:r w:rsidR="000F669F">
          <w:rPr>
            <w:noProof w:val="0"/>
          </w:rPr>
          <w:t>Crary’s</w:t>
        </w:r>
        <w:proofErr w:type="spellEnd"/>
        <w:r w:rsidR="000F669F">
          <w:rPr>
            <w:noProof w:val="0"/>
          </w:rPr>
          <w:t xml:space="preserve"> reading of history</w:t>
        </w:r>
      </w:ins>
      <w:ins w:id="1387" w:author="Elizabeth" w:date="2022-04-17T17:36:00Z">
        <w:r w:rsidR="00C77F35">
          <w:rPr>
            <w:noProof w:val="0"/>
          </w:rPr>
          <w:t xml:space="preserve">, </w:t>
        </w:r>
      </w:ins>
      <w:ins w:id="1388" w:author="Elizabeth" w:date="2022-04-17T17:46:00Z">
        <w:r w:rsidR="00AB1EFB">
          <w:rPr>
            <w:noProof w:val="0"/>
          </w:rPr>
          <w:t xml:space="preserve">founded on a close reading of Goethe’s </w:t>
        </w:r>
        <w:r w:rsidR="00AB1EFB">
          <w:rPr>
            <w:i/>
            <w:iCs/>
            <w:noProof w:val="0"/>
          </w:rPr>
          <w:t xml:space="preserve">Theory of Colors </w:t>
        </w:r>
        <w:r w:rsidR="00AB1EFB">
          <w:rPr>
            <w:noProof w:val="0"/>
          </w:rPr>
          <w:t xml:space="preserve">(1810) and </w:t>
        </w:r>
      </w:ins>
      <w:ins w:id="1389" w:author="Elizabeth" w:date="2022-04-17T17:36:00Z">
        <w:r w:rsidR="00C77F35">
          <w:rPr>
            <w:noProof w:val="0"/>
          </w:rPr>
          <w:t>aided by modernist theorists Roland Barthes and Walter Benjamin,</w:t>
        </w:r>
      </w:ins>
      <w:ins w:id="1390" w:author="Elizabeth" w:date="2022-04-14T16:12:00Z">
        <w:r w:rsidR="000F669F">
          <w:rPr>
            <w:noProof w:val="0"/>
          </w:rPr>
          <w:t xml:space="preserve"> </w:t>
        </w:r>
      </w:ins>
      <w:ins w:id="1391" w:author="Elizabeth" w:date="2022-04-17T17:36:00Z">
        <w:r w:rsidR="00C77F35">
          <w:rPr>
            <w:noProof w:val="0"/>
          </w:rPr>
          <w:t>suggests</w:t>
        </w:r>
      </w:ins>
      <w:ins w:id="1392" w:author="Elizabeth" w:date="2022-04-14T16:12:00Z">
        <w:r w:rsidR="000F669F">
          <w:rPr>
            <w:noProof w:val="0"/>
          </w:rPr>
          <w:t xml:space="preserve"> t</w:t>
        </w:r>
      </w:ins>
      <w:ins w:id="1393" w:author="Elizabeth Ann Storm" w:date="2021-12-14T16:01:00Z">
        <w:del w:id="1394" w:author="Elizabeth" w:date="2022-04-14T16:12:00Z">
          <w:r w:rsidR="00F42B27" w:rsidDel="000F669F">
            <w:rPr>
              <w:noProof w:val="0"/>
            </w:rPr>
            <w:delText>In t</w:delText>
          </w:r>
        </w:del>
        <w:r w:rsidR="00F42B27">
          <w:rPr>
            <w:noProof w:val="0"/>
          </w:rPr>
          <w:t>he early 19</w:t>
        </w:r>
        <w:r w:rsidR="00F42B27" w:rsidRPr="00F42B27">
          <w:rPr>
            <w:noProof w:val="0"/>
            <w:vertAlign w:val="superscript"/>
            <w:rPrChange w:id="1395" w:author="Elizabeth Ann Storm" w:date="2021-12-14T16:01:00Z">
              <w:rPr>
                <w:noProof w:val="0"/>
              </w:rPr>
            </w:rPrChange>
          </w:rPr>
          <w:t>th</w:t>
        </w:r>
        <w:r w:rsidR="00F42B27">
          <w:rPr>
            <w:noProof w:val="0"/>
          </w:rPr>
          <w:t xml:space="preserve"> century</w:t>
        </w:r>
      </w:ins>
      <w:ins w:id="1396" w:author="Elizabeth" w:date="2022-04-14T16:12:00Z">
        <w:r w:rsidR="000F669F">
          <w:rPr>
            <w:noProof w:val="0"/>
          </w:rPr>
          <w:t xml:space="preserve"> is </w:t>
        </w:r>
      </w:ins>
      <w:ins w:id="1397" w:author="Elizabeth" w:date="2022-04-17T17:36:00Z">
        <w:r w:rsidR="00C77F35">
          <w:rPr>
            <w:noProof w:val="0"/>
          </w:rPr>
          <w:t xml:space="preserve">a </w:t>
        </w:r>
      </w:ins>
      <w:ins w:id="1398" w:author="Elizabeth" w:date="2022-04-17T17:37:00Z">
        <w:r w:rsidR="00C77F35">
          <w:rPr>
            <w:noProof w:val="0"/>
          </w:rPr>
          <w:t xml:space="preserve">historical </w:t>
        </w:r>
      </w:ins>
      <w:ins w:id="1399" w:author="Elizabeth" w:date="2022-04-17T17:36:00Z">
        <w:r w:rsidR="00C77F35">
          <w:rPr>
            <w:noProof w:val="0"/>
          </w:rPr>
          <w:t xml:space="preserve">period </w:t>
        </w:r>
      </w:ins>
      <w:ins w:id="1400" w:author="Elizabeth Ann Storm" w:date="2021-12-14T16:01:00Z">
        <w:del w:id="1401" w:author="Elizabeth" w:date="2022-04-14T16:12:00Z">
          <w:r w:rsidR="00F42B27" w:rsidDel="000F669F">
            <w:rPr>
              <w:noProof w:val="0"/>
            </w:rPr>
            <w:delText xml:space="preserve">, </w:delText>
          </w:r>
        </w:del>
        <w:del w:id="1402" w:author="Elizabeth" w:date="2022-04-14T16:13:00Z">
          <w:r w:rsidR="00F42B27" w:rsidDel="000F669F">
            <w:rPr>
              <w:noProof w:val="0"/>
            </w:rPr>
            <w:delText xml:space="preserve">the moment </w:delText>
          </w:r>
        </w:del>
        <w:r w:rsidR="00F42B27">
          <w:rPr>
            <w:noProof w:val="0"/>
          </w:rPr>
          <w:t xml:space="preserve">when physical optics merges with physics, </w:t>
        </w:r>
      </w:ins>
      <w:ins w:id="1403" w:author="Elizabeth" w:date="2022-04-14T16:13:00Z">
        <w:r w:rsidR="000F669F">
          <w:rPr>
            <w:noProof w:val="0"/>
          </w:rPr>
          <w:t>and p</w:t>
        </w:r>
      </w:ins>
      <w:ins w:id="1404" w:author="Elizabeth Ann Storm" w:date="2021-12-14T16:01:00Z">
        <w:del w:id="1405" w:author="Elizabeth" w:date="2022-04-14T16:13:00Z">
          <w:r w:rsidR="00F42B27" w:rsidDel="000F669F">
            <w:rPr>
              <w:noProof w:val="0"/>
            </w:rPr>
            <w:delText>p</w:delText>
          </w:r>
        </w:del>
        <w:r w:rsidR="00F42B27">
          <w:rPr>
            <w:noProof w:val="0"/>
          </w:rPr>
          <w:t>hysiological optics comes to dominate the study of vision</w:t>
        </w:r>
      </w:ins>
      <w:ins w:id="1406" w:author="Elizabeth Ann Storm" w:date="2021-12-14T16:02:00Z">
        <w:r w:rsidR="00F42B27">
          <w:rPr>
            <w:noProof w:val="0"/>
          </w:rPr>
          <w:t>.</w:t>
        </w:r>
        <w:r w:rsidR="00F42B27">
          <w:rPr>
            <w:rStyle w:val="FootnoteReference"/>
            <w:noProof w:val="0"/>
          </w:rPr>
          <w:footnoteReference w:id="6"/>
        </w:r>
        <w:r w:rsidR="00F42B27">
          <w:rPr>
            <w:noProof w:val="0"/>
          </w:rPr>
          <w:t xml:space="preserve"> </w:t>
        </w:r>
      </w:ins>
      <w:ins w:id="1412" w:author="Elizabeth Ann Storm" w:date="2021-12-14T16:05:00Z">
        <w:r w:rsidR="005A1599">
          <w:rPr>
            <w:noProof w:val="0"/>
          </w:rPr>
          <w:t xml:space="preserve">He </w:t>
        </w:r>
      </w:ins>
      <w:ins w:id="1413" w:author="Elizabeth Ann Storm" w:date="2021-12-14T16:06:00Z">
        <w:del w:id="1414" w:author="Elizabeth" w:date="2022-04-14T16:09:00Z">
          <w:r w:rsidR="005A1599" w:rsidDel="000F669F">
            <w:rPr>
              <w:noProof w:val="0"/>
            </w:rPr>
            <w:delText>traces</w:delText>
          </w:r>
        </w:del>
      </w:ins>
      <w:ins w:id="1415" w:author="Elizabeth" w:date="2022-04-14T16:09:00Z">
        <w:r w:rsidR="000F669F">
          <w:rPr>
            <w:noProof w:val="0"/>
          </w:rPr>
          <w:t>links</w:t>
        </w:r>
      </w:ins>
      <w:ins w:id="1416" w:author="Elizabeth Ann Storm" w:date="2021-12-14T16:06:00Z">
        <w:r w:rsidR="005A1599">
          <w:rPr>
            <w:noProof w:val="0"/>
          </w:rPr>
          <w:t xml:space="preserve"> </w:t>
        </w:r>
      </w:ins>
      <w:ins w:id="1417" w:author="Elizabeth" w:date="2022-04-14T16:10:00Z">
        <w:r w:rsidR="000F669F">
          <w:rPr>
            <w:noProof w:val="0"/>
          </w:rPr>
          <w:t>e</w:t>
        </w:r>
      </w:ins>
      <w:ins w:id="1418" w:author="Elizabeth Ann Storm" w:date="2021-12-14T16:06:00Z">
        <w:del w:id="1419" w:author="Elizabeth" w:date="2022-04-14T16:10:00Z">
          <w:r w:rsidR="005A1599" w:rsidDel="000F669F">
            <w:rPr>
              <w:noProof w:val="0"/>
            </w:rPr>
            <w:delText>a l</w:delText>
          </w:r>
        </w:del>
        <w:del w:id="1420" w:author="Elizabeth" w:date="2022-04-14T16:09:00Z">
          <w:r w:rsidR="005A1599" w:rsidDel="000F669F">
            <w:rPr>
              <w:noProof w:val="0"/>
            </w:rPr>
            <w:delText xml:space="preserve">ine through </w:delText>
          </w:r>
        </w:del>
      </w:ins>
      <w:ins w:id="1421" w:author="Elizabeth" w:date="2022-04-13T13:44:00Z">
        <w:r w:rsidR="00FB2838">
          <w:rPr>
            <w:noProof w:val="0"/>
          </w:rPr>
          <w:t xml:space="preserve">arly Enlightenment </w:t>
        </w:r>
      </w:ins>
      <w:ins w:id="1422" w:author="Elizabeth Ann Storm" w:date="2021-12-14T16:06:00Z">
        <w:r w:rsidR="005A1599">
          <w:rPr>
            <w:noProof w:val="0"/>
          </w:rPr>
          <w:t xml:space="preserve">optical experiments </w:t>
        </w:r>
      </w:ins>
      <w:ins w:id="1423" w:author="Elizabeth" w:date="2022-04-13T13:45:00Z">
        <w:r w:rsidR="00FB2838">
          <w:rPr>
            <w:noProof w:val="0"/>
          </w:rPr>
          <w:t>and later</w:t>
        </w:r>
      </w:ins>
      <w:ins w:id="1424" w:author="Elizabeth Ann Storm" w:date="2021-12-14T16:06:00Z">
        <w:del w:id="1425" w:author="Elizabeth" w:date="2022-04-13T13:45:00Z">
          <w:r w:rsidR="005A1599" w:rsidDel="00FB2838">
            <w:rPr>
              <w:noProof w:val="0"/>
            </w:rPr>
            <w:delText>by</w:delText>
          </w:r>
        </w:del>
        <w:r w:rsidR="005A1599">
          <w:rPr>
            <w:noProof w:val="0"/>
          </w:rPr>
          <w:t xml:space="preserve"> </w:t>
        </w:r>
      </w:ins>
      <w:ins w:id="1426" w:author="Elizabeth" w:date="2022-04-13T13:44:00Z">
        <w:r w:rsidR="00FB2838">
          <w:rPr>
            <w:noProof w:val="0"/>
          </w:rPr>
          <w:t>Enlightenment</w:t>
        </w:r>
      </w:ins>
      <w:ins w:id="1427" w:author="Elizabeth" w:date="2022-04-13T13:45:00Z">
        <w:r w:rsidR="00FB2838">
          <w:rPr>
            <w:noProof w:val="0"/>
          </w:rPr>
          <w:t xml:space="preserve"> and </w:t>
        </w:r>
      </w:ins>
      <w:ins w:id="1428" w:author="Elizabeth" w:date="2022-04-17T17:46:00Z">
        <w:r w:rsidR="009E3464">
          <w:rPr>
            <w:noProof w:val="0"/>
          </w:rPr>
          <w:t>R</w:t>
        </w:r>
      </w:ins>
      <w:ins w:id="1429" w:author="Elizabeth" w:date="2022-04-13T13:45:00Z">
        <w:r w:rsidR="00FB2838">
          <w:rPr>
            <w:noProof w:val="0"/>
          </w:rPr>
          <w:t>ationalist</w:t>
        </w:r>
      </w:ins>
      <w:ins w:id="1430" w:author="Elizabeth" w:date="2022-04-13T13:44:00Z">
        <w:r w:rsidR="00FB2838">
          <w:rPr>
            <w:noProof w:val="0"/>
          </w:rPr>
          <w:t xml:space="preserve"> philosophers and theorists</w:t>
        </w:r>
      </w:ins>
      <w:ins w:id="1431" w:author="Elizabeth" w:date="2022-04-13T14:21:00Z">
        <w:r w:rsidR="00ED4896">
          <w:rPr>
            <w:noProof w:val="0"/>
          </w:rPr>
          <w:t xml:space="preserve"> to </w:t>
        </w:r>
      </w:ins>
      <w:ins w:id="1432" w:author="Elizabeth" w:date="2022-04-14T16:08:00Z">
        <w:r w:rsidR="00436D51">
          <w:rPr>
            <w:noProof w:val="0"/>
          </w:rPr>
          <w:t>the</w:t>
        </w:r>
      </w:ins>
      <w:ins w:id="1433" w:author="Elizabeth" w:date="2022-04-14T16:10:00Z">
        <w:r w:rsidR="000F669F">
          <w:rPr>
            <w:noProof w:val="0"/>
          </w:rPr>
          <w:t xml:space="preserve"> thinking of</w:t>
        </w:r>
      </w:ins>
      <w:ins w:id="1434" w:author="Elizabeth" w:date="2022-04-14T16:08:00Z">
        <w:r w:rsidR="00436D51">
          <w:rPr>
            <w:noProof w:val="0"/>
          </w:rPr>
          <w:t xml:space="preserve"> postmodernist</w:t>
        </w:r>
      </w:ins>
      <w:ins w:id="1435" w:author="Elizabeth" w:date="2022-04-14T16:09:00Z">
        <w:r w:rsidR="000F669F">
          <w:rPr>
            <w:noProof w:val="0"/>
          </w:rPr>
          <w:t>s</w:t>
        </w:r>
      </w:ins>
      <w:ins w:id="1436" w:author="Elizabeth" w:date="2022-04-14T16:08:00Z">
        <w:r w:rsidR="00436D51">
          <w:rPr>
            <w:noProof w:val="0"/>
          </w:rPr>
          <w:t xml:space="preserve"> and structuralists. </w:t>
        </w:r>
      </w:ins>
      <w:ins w:id="1437" w:author="Elizabeth" w:date="2022-04-17T17:37:00Z">
        <w:r w:rsidR="00C77F35">
          <w:rPr>
            <w:noProof w:val="0"/>
          </w:rPr>
          <w:t xml:space="preserve">His work is important to my study of vision and observation because he </w:t>
        </w:r>
      </w:ins>
      <w:ins w:id="1438" w:author="Elizabeth" w:date="2022-04-17T17:38:00Z">
        <w:r w:rsidR="00C77F35">
          <w:rPr>
            <w:noProof w:val="0"/>
          </w:rPr>
          <w:t xml:space="preserve">suggests how </w:t>
        </w:r>
      </w:ins>
      <w:ins w:id="1439" w:author="Elizabeth" w:date="2022-04-17T17:47:00Z">
        <w:r w:rsidR="009E3464">
          <w:rPr>
            <w:noProof w:val="0"/>
          </w:rPr>
          <w:t xml:space="preserve">studies into optics propelled by Goethe’s theory and </w:t>
        </w:r>
      </w:ins>
      <w:ins w:id="1440" w:author="Elizabeth" w:date="2022-04-17T17:38:00Z">
        <w:r w:rsidR="00C77F35">
          <w:rPr>
            <w:noProof w:val="0"/>
          </w:rPr>
          <w:t>optical devices of this period contribute to placing the observer in the physical, corporeal body</w:t>
        </w:r>
      </w:ins>
      <w:ins w:id="1441" w:author="Elizabeth" w:date="2022-04-17T17:39:00Z">
        <w:r w:rsidR="00C77F35">
          <w:rPr>
            <w:noProof w:val="0"/>
          </w:rPr>
          <w:t>.</w:t>
        </w:r>
      </w:ins>
    </w:p>
    <w:p w14:paraId="7036825A" w14:textId="056E354B" w:rsidR="000E7617" w:rsidDel="008A1756" w:rsidRDefault="005A1599" w:rsidP="003F0CD0">
      <w:pPr>
        <w:pStyle w:val="EndNoteBibliography"/>
        <w:spacing w:line="480" w:lineRule="auto"/>
        <w:rPr>
          <w:ins w:id="1442" w:author="Elizabeth Ann Storm" w:date="2021-12-14T16:55:00Z"/>
          <w:del w:id="1443" w:author="Elizabeth" w:date="2022-04-16T15:39:00Z"/>
          <w:noProof w:val="0"/>
        </w:rPr>
        <w:pPrChange w:id="1444" w:author="Elizabeth" w:date="2022-04-16T19:43:00Z">
          <w:pPr>
            <w:pStyle w:val="EndNoteBibliography"/>
            <w:spacing w:line="480" w:lineRule="auto"/>
          </w:pPr>
        </w:pPrChange>
      </w:pPr>
      <w:ins w:id="1445" w:author="Elizabeth Ann Storm" w:date="2021-12-14T16:06:00Z">
        <w:del w:id="1446" w:author="Elizabeth" w:date="2022-04-13T13:44:00Z">
          <w:r w:rsidDel="00FB2838">
            <w:rPr>
              <w:noProof w:val="0"/>
            </w:rPr>
            <w:lastRenderedPageBreak/>
            <w:delText xml:space="preserve">Goethe, through </w:delText>
          </w:r>
        </w:del>
      </w:ins>
      <w:ins w:id="1447" w:author="Elizabeth Ann Storm" w:date="2021-12-14T16:08:00Z">
        <w:del w:id="1448" w:author="Elizabeth" w:date="2022-04-13T13:44:00Z">
          <w:r w:rsidDel="00FB2838">
            <w:rPr>
              <w:noProof w:val="0"/>
            </w:rPr>
            <w:delText xml:space="preserve">the philosophies and theories of </w:delText>
          </w:r>
        </w:del>
      </w:ins>
      <w:ins w:id="1449" w:author="Elizabeth Ann Storm" w:date="2021-12-14T16:06:00Z">
        <w:del w:id="1450" w:author="Elizabeth" w:date="2022-04-13T13:44:00Z">
          <w:r w:rsidDel="00FB2838">
            <w:rPr>
              <w:noProof w:val="0"/>
            </w:rPr>
            <w:delText xml:space="preserve">Newton, Leibniz, </w:delText>
          </w:r>
        </w:del>
      </w:ins>
      <w:ins w:id="1451" w:author="Elizabeth Ann Storm" w:date="2021-12-14T16:07:00Z">
        <w:del w:id="1452" w:author="Elizabeth" w:date="2022-04-13T13:44:00Z">
          <w:r w:rsidDel="00FB2838">
            <w:rPr>
              <w:noProof w:val="0"/>
            </w:rPr>
            <w:delText>Descartes</w:delText>
          </w:r>
        </w:del>
      </w:ins>
      <w:ins w:id="1453" w:author="Elizabeth Ann Storm" w:date="2021-12-14T16:06:00Z">
        <w:del w:id="1454" w:author="Elizabeth" w:date="2022-04-13T13:44:00Z">
          <w:r w:rsidDel="00FB2838">
            <w:rPr>
              <w:noProof w:val="0"/>
            </w:rPr>
            <w:delText xml:space="preserve">, and Locke, Kant, Blake, Foucault, Schopenhauer, de Biran, Condillac, </w:delText>
          </w:r>
        </w:del>
      </w:ins>
      <w:ins w:id="1455" w:author="Elizabeth Ann Storm" w:date="2021-12-14T16:07:00Z">
        <w:del w:id="1456" w:author="Elizabeth" w:date="2022-04-13T13:44:00Z">
          <w:r w:rsidDel="00FB2838">
            <w:rPr>
              <w:noProof w:val="0"/>
            </w:rPr>
            <w:delText>and Hegel,</w:delText>
          </w:r>
        </w:del>
      </w:ins>
      <w:ins w:id="1457" w:author="Elizabeth Ann Storm" w:date="2021-12-14T16:08:00Z">
        <w:del w:id="1458" w:author="Elizabeth" w:date="2022-04-13T13:44:00Z">
          <w:r w:rsidDel="00FB2838">
            <w:rPr>
              <w:noProof w:val="0"/>
            </w:rPr>
            <w:delText xml:space="preserve"> </w:delText>
          </w:r>
        </w:del>
      </w:ins>
      <w:ins w:id="1459" w:author="Elizabeth Ann Storm" w:date="2021-12-14T16:07:00Z">
        <w:del w:id="1460" w:author="Elizabeth" w:date="2022-04-13T13:44:00Z">
          <w:r w:rsidDel="00FB2838">
            <w:rPr>
              <w:noProof w:val="0"/>
            </w:rPr>
            <w:delText>finally making it to Benjamin and Baudelaire</w:delText>
          </w:r>
        </w:del>
      </w:ins>
      <w:ins w:id="1461" w:author="Elizabeth" w:date="2022-04-14T16:24:00Z">
        <w:r w:rsidR="00142C69">
          <w:rPr>
            <w:noProof w:val="0"/>
          </w:rPr>
          <w:t xml:space="preserve">His </w:t>
        </w:r>
      </w:ins>
      <w:ins w:id="1462" w:author="Elizabeth" w:date="2022-04-14T16:25:00Z">
        <w:r w:rsidR="00142C69">
          <w:rPr>
            <w:noProof w:val="0"/>
          </w:rPr>
          <w:t>argument</w:t>
        </w:r>
      </w:ins>
      <w:ins w:id="1463" w:author="Elizabeth" w:date="2022-04-14T16:27:00Z">
        <w:r w:rsidR="00142C69">
          <w:rPr>
            <w:noProof w:val="0"/>
          </w:rPr>
          <w:t>, which I find so interesting as a speculation on models of reality</w:t>
        </w:r>
      </w:ins>
      <w:ins w:id="1464" w:author="Elizabeth" w:date="2022-04-17T17:39:00Z">
        <w:r w:rsidR="006322B8">
          <w:rPr>
            <w:noProof w:val="0"/>
          </w:rPr>
          <w:t xml:space="preserve"> and visuali</w:t>
        </w:r>
      </w:ins>
      <w:ins w:id="1465" w:author="Elizabeth" w:date="2022-04-17T17:40:00Z">
        <w:r w:rsidR="006322B8">
          <w:rPr>
            <w:noProof w:val="0"/>
          </w:rPr>
          <w:t>ty</w:t>
        </w:r>
      </w:ins>
      <w:ins w:id="1466" w:author="Elizabeth" w:date="2022-04-14T16:27:00Z">
        <w:r w:rsidR="00142C69">
          <w:rPr>
            <w:noProof w:val="0"/>
          </w:rPr>
          <w:t>,</w:t>
        </w:r>
      </w:ins>
      <w:ins w:id="1467" w:author="Elizabeth" w:date="2022-04-14T16:24:00Z">
        <w:r w:rsidR="00142C69">
          <w:rPr>
            <w:noProof w:val="0"/>
          </w:rPr>
          <w:t xml:space="preserve"> </w:t>
        </w:r>
      </w:ins>
      <w:ins w:id="1468" w:author="Elizabeth" w:date="2022-04-14T16:27:00Z">
        <w:r w:rsidR="00142C69">
          <w:rPr>
            <w:noProof w:val="0"/>
          </w:rPr>
          <w:t>is</w:t>
        </w:r>
      </w:ins>
      <w:ins w:id="1469" w:author="Elizabeth" w:date="2022-04-14T16:34:00Z">
        <w:r w:rsidR="000E7617">
          <w:rPr>
            <w:noProof w:val="0"/>
          </w:rPr>
          <w:t xml:space="preserve"> that</w:t>
        </w:r>
      </w:ins>
      <w:ins w:id="1470" w:author="Elizabeth" w:date="2022-04-14T16:35:00Z">
        <w:r w:rsidR="000E7617">
          <w:rPr>
            <w:noProof w:val="0"/>
          </w:rPr>
          <w:t>, as a model,</w:t>
        </w:r>
      </w:ins>
      <w:ins w:id="1471" w:author="Elizabeth" w:date="2022-04-14T16:25:00Z">
        <w:r w:rsidR="00142C69">
          <w:rPr>
            <w:noProof w:val="0"/>
          </w:rPr>
          <w:t xml:space="preserve"> </w:t>
        </w:r>
      </w:ins>
      <w:ins w:id="1472" w:author="Elizabeth" w:date="2022-04-14T16:24:00Z">
        <w:r w:rsidR="00142C69">
          <w:rPr>
            <w:noProof w:val="0"/>
          </w:rPr>
          <w:t>the camera obscura</w:t>
        </w:r>
      </w:ins>
      <w:ins w:id="1473" w:author="Elizabeth" w:date="2022-04-14T16:26:00Z">
        <w:r w:rsidR="00142C69">
          <w:rPr>
            <w:noProof w:val="0"/>
          </w:rPr>
          <w:t xml:space="preserve">’s historic specificity to the early modern age becomes complicated at the turn of the </w:t>
        </w:r>
      </w:ins>
      <w:ins w:id="1474" w:author="Elizabeth" w:date="2022-04-14T16:27:00Z">
        <w:r w:rsidR="00142C69">
          <w:rPr>
            <w:noProof w:val="0"/>
          </w:rPr>
          <w:t>20</w:t>
        </w:r>
        <w:r w:rsidR="00142C69" w:rsidRPr="00142C69">
          <w:rPr>
            <w:noProof w:val="0"/>
            <w:vertAlign w:val="superscript"/>
            <w:rPrChange w:id="1475" w:author="Elizabeth" w:date="2022-04-14T16:27:00Z">
              <w:rPr>
                <w:noProof w:val="0"/>
              </w:rPr>
            </w:rPrChange>
          </w:rPr>
          <w:t>th</w:t>
        </w:r>
        <w:r w:rsidR="00142C69">
          <w:rPr>
            <w:noProof w:val="0"/>
          </w:rPr>
          <w:t xml:space="preserve"> century with the emergence of early cinematic devices</w:t>
        </w:r>
      </w:ins>
      <w:ins w:id="1476" w:author="Elizabeth" w:date="2022-04-17T17:40:00Z">
        <w:r w:rsidR="006322B8">
          <w:rPr>
            <w:noProof w:val="0"/>
          </w:rPr>
          <w:t xml:space="preserve"> </w:t>
        </w:r>
      </w:ins>
      <w:ins w:id="1477" w:author="Elizabeth" w:date="2022-04-14T16:27:00Z">
        <w:r w:rsidR="00142C69">
          <w:rPr>
            <w:noProof w:val="0"/>
          </w:rPr>
          <w:t>and is rendered</w:t>
        </w:r>
      </w:ins>
      <w:ins w:id="1478" w:author="Elizabeth" w:date="2022-04-16T14:44:00Z">
        <w:r w:rsidR="009D6AED">
          <w:rPr>
            <w:noProof w:val="0"/>
          </w:rPr>
          <w:t xml:space="preserve"> obsolete</w:t>
        </w:r>
      </w:ins>
      <w:ins w:id="1479" w:author="Elizabeth" w:date="2022-04-17T17:27:00Z">
        <w:r w:rsidR="00F01E5B">
          <w:rPr>
            <w:noProof w:val="0"/>
          </w:rPr>
          <w:t xml:space="preserve">. In contrast to what he perceives as an overarching acceptance of the continuity of </w:t>
        </w:r>
      </w:ins>
      <w:ins w:id="1480" w:author="Elizabeth" w:date="2022-04-17T17:29:00Z">
        <w:r w:rsidR="00F01E5B">
          <w:rPr>
            <w:noProof w:val="0"/>
          </w:rPr>
          <w:t xml:space="preserve">a monocular </w:t>
        </w:r>
      </w:ins>
      <w:ins w:id="1481" w:author="Elizabeth" w:date="2022-04-17T17:28:00Z">
        <w:r w:rsidR="00F01E5B">
          <w:rPr>
            <w:noProof w:val="0"/>
          </w:rPr>
          <w:t xml:space="preserve">world view </w:t>
        </w:r>
      </w:ins>
      <w:ins w:id="1482" w:author="Elizabeth" w:date="2022-04-17T17:29:00Z">
        <w:r w:rsidR="00F01E5B">
          <w:rPr>
            <w:noProof w:val="0"/>
          </w:rPr>
          <w:t xml:space="preserve">from </w:t>
        </w:r>
      </w:ins>
      <w:proofErr w:type="spellStart"/>
      <w:ins w:id="1483" w:author="Elizabeth" w:date="2022-04-17T17:27:00Z">
        <w:r w:rsidR="00F01E5B">
          <w:rPr>
            <w:noProof w:val="0"/>
          </w:rPr>
          <w:t>perspectivalism</w:t>
        </w:r>
        <w:proofErr w:type="spellEnd"/>
        <w:r w:rsidR="00F01E5B">
          <w:rPr>
            <w:noProof w:val="0"/>
          </w:rPr>
          <w:t xml:space="preserve"> </w:t>
        </w:r>
      </w:ins>
      <w:ins w:id="1484" w:author="Elizabeth" w:date="2022-04-17T17:40:00Z">
        <w:r w:rsidR="006322B8">
          <w:rPr>
            <w:noProof w:val="0"/>
          </w:rPr>
          <w:t>to</w:t>
        </w:r>
      </w:ins>
      <w:ins w:id="1485" w:author="Elizabeth" w:date="2022-04-17T17:27:00Z">
        <w:r w:rsidR="00F01E5B">
          <w:rPr>
            <w:noProof w:val="0"/>
          </w:rPr>
          <w:t xml:space="preserve"> the photographic camera, he suggests a</w:t>
        </w:r>
      </w:ins>
      <w:ins w:id="1486" w:author="Elizabeth" w:date="2022-04-17T17:28:00Z">
        <w:r w:rsidR="00F01E5B">
          <w:rPr>
            <w:noProof w:val="0"/>
          </w:rPr>
          <w:t xml:space="preserve"> pivotal rupture occurs within the history of the science of optics and modern technology that disrupts that comfortable narrative. </w:t>
        </w:r>
      </w:ins>
      <w:ins w:id="1487" w:author="Elizabeth" w:date="2022-04-14T16:28:00Z">
        <w:r w:rsidR="00142C69">
          <w:rPr>
            <w:noProof w:val="0"/>
          </w:rPr>
          <w:t xml:space="preserve">The interweaving </w:t>
        </w:r>
      </w:ins>
      <w:ins w:id="1488" w:author="Elizabeth" w:date="2022-04-14T16:33:00Z">
        <w:r w:rsidR="000E7617">
          <w:rPr>
            <w:noProof w:val="0"/>
          </w:rPr>
          <w:t xml:space="preserve">of </w:t>
        </w:r>
      </w:ins>
      <w:ins w:id="1489" w:author="Elizabeth" w:date="2022-04-14T16:32:00Z">
        <w:r w:rsidR="000E7617">
          <w:rPr>
            <w:noProof w:val="0"/>
          </w:rPr>
          <w:t>practices of</w:t>
        </w:r>
      </w:ins>
      <w:ins w:id="1490" w:author="Elizabeth" w:date="2022-04-14T16:33:00Z">
        <w:r w:rsidR="000E7617">
          <w:rPr>
            <w:noProof w:val="0"/>
          </w:rPr>
          <w:t xml:space="preserve"> visuality and visualization, of science, mechanics, and technology</w:t>
        </w:r>
      </w:ins>
      <w:ins w:id="1491" w:author="Elizabeth" w:date="2022-04-17T17:31:00Z">
        <w:r w:rsidR="00E6175E">
          <w:rPr>
            <w:noProof w:val="0"/>
          </w:rPr>
          <w:t xml:space="preserve"> history</w:t>
        </w:r>
      </w:ins>
      <w:ins w:id="1492" w:author="Elizabeth" w:date="2022-04-14T16:33:00Z">
        <w:r w:rsidR="000E7617">
          <w:rPr>
            <w:noProof w:val="0"/>
          </w:rPr>
          <w:t xml:space="preserve">, and of philosophies of reality </w:t>
        </w:r>
      </w:ins>
      <w:ins w:id="1493" w:author="Elizabeth" w:date="2022-04-17T17:29:00Z">
        <w:r w:rsidR="00E6175E">
          <w:rPr>
            <w:noProof w:val="0"/>
          </w:rPr>
          <w:t xml:space="preserve">that is so interesting to me </w:t>
        </w:r>
      </w:ins>
      <w:ins w:id="1494" w:author="Elizabeth" w:date="2022-04-14T16:33:00Z">
        <w:r w:rsidR="000E7617">
          <w:rPr>
            <w:noProof w:val="0"/>
          </w:rPr>
          <w:t xml:space="preserve">is exemplified in this </w:t>
        </w:r>
      </w:ins>
      <w:ins w:id="1495" w:author="Elizabeth" w:date="2022-04-14T16:34:00Z">
        <w:r w:rsidR="000E7617">
          <w:rPr>
            <w:noProof w:val="0"/>
          </w:rPr>
          <w:t xml:space="preserve">study by </w:t>
        </w:r>
        <w:proofErr w:type="spellStart"/>
        <w:r w:rsidR="000E7617">
          <w:rPr>
            <w:noProof w:val="0"/>
          </w:rPr>
          <w:t>Crary</w:t>
        </w:r>
        <w:proofErr w:type="spellEnd"/>
        <w:r w:rsidR="000E7617">
          <w:rPr>
            <w:noProof w:val="0"/>
          </w:rPr>
          <w:t xml:space="preserve">. </w:t>
        </w:r>
      </w:ins>
      <w:ins w:id="1496" w:author="Elizabeth Ann Storm" w:date="2021-12-14T16:07:00Z">
        <w:del w:id="1497" w:author="Elizabeth" w:date="2022-04-13T13:44:00Z">
          <w:r w:rsidDel="00FB2838">
            <w:rPr>
              <w:noProof w:val="0"/>
            </w:rPr>
            <w:delText>.</w:delText>
          </w:r>
        </w:del>
      </w:ins>
      <w:ins w:id="1498" w:author="Elizabeth Ann Storm" w:date="2021-12-14T16:10:00Z">
        <w:del w:id="1499" w:author="Elizabeth" w:date="2022-04-13T13:44:00Z">
          <w:r w:rsidR="00715FAB" w:rsidDel="00FB2838">
            <w:rPr>
              <w:noProof w:val="0"/>
            </w:rPr>
            <w:delText xml:space="preserve"> </w:delText>
          </w:r>
        </w:del>
        <w:del w:id="1500" w:author="Elizabeth" w:date="2022-04-14T16:24:00Z">
          <w:r w:rsidR="00715FAB" w:rsidDel="00142C69">
            <w:rPr>
              <w:noProof w:val="0"/>
            </w:rPr>
            <w:delText>He establishes that</w:delText>
          </w:r>
        </w:del>
      </w:ins>
      <w:ins w:id="1501" w:author="Elizabeth Ann Storm" w:date="2021-12-14T16:07:00Z">
        <w:del w:id="1502" w:author="Elizabeth" w:date="2022-04-14T16:24:00Z">
          <w:r w:rsidDel="00142C69">
            <w:rPr>
              <w:noProof w:val="0"/>
            </w:rPr>
            <w:delText xml:space="preserve"> </w:delText>
          </w:r>
        </w:del>
      </w:ins>
      <w:ins w:id="1503" w:author="Elizabeth Ann Storm" w:date="2021-12-14T16:10:00Z">
        <w:del w:id="1504" w:author="Elizabeth" w:date="2022-04-14T16:24:00Z">
          <w:r w:rsidR="00715FAB" w:rsidRPr="002E36C3" w:rsidDel="00142C69">
            <w:rPr>
              <w:noProof w:val="0"/>
            </w:rPr>
            <w:delText>"a precondition of modernization was the 'uprooting' of vision from the delimited and static relations of the camera obscura."</w:delText>
          </w:r>
          <w:r w:rsidR="00715FAB" w:rsidDel="00142C69">
            <w:rPr>
              <w:rStyle w:val="FootnoteReference"/>
              <w:noProof w:val="0"/>
            </w:rPr>
            <w:footnoteReference w:id="7"/>
          </w:r>
        </w:del>
      </w:ins>
    </w:p>
    <w:p w14:paraId="2DFD85C7" w14:textId="1754189D" w:rsidR="006700A6" w:rsidDel="008A1756" w:rsidRDefault="006700A6" w:rsidP="00B40628">
      <w:pPr>
        <w:pStyle w:val="EndNoteBibliography"/>
        <w:spacing w:line="480" w:lineRule="auto"/>
        <w:rPr>
          <w:ins w:id="1509" w:author="Elizabeth Ann Storm" w:date="2021-12-14T15:57:00Z"/>
          <w:del w:id="1510" w:author="Elizabeth" w:date="2022-04-16T15:40:00Z"/>
          <w:noProof w:val="0"/>
        </w:rPr>
        <w:pPrChange w:id="1511" w:author="Elizabeth" w:date="2022-04-18T13:37:00Z">
          <w:pPr>
            <w:pStyle w:val="EndNoteBibliography"/>
            <w:spacing w:line="480" w:lineRule="auto"/>
          </w:pPr>
        </w:pPrChange>
      </w:pPr>
      <w:ins w:id="1512" w:author="Elizabeth Ann Storm" w:date="2021-12-14T16:55:00Z">
        <w:del w:id="1513" w:author="Elizabeth" w:date="2022-04-14T16:36:00Z">
          <w:r w:rsidDel="00194AA2">
            <w:rPr>
              <w:noProof w:val="0"/>
            </w:rPr>
            <w:delText>Studies</w:delText>
          </w:r>
        </w:del>
      </w:ins>
      <w:ins w:id="1514" w:author="Elizabeth" w:date="2022-04-14T16:36:00Z">
        <w:r w:rsidR="00194AA2">
          <w:rPr>
            <w:noProof w:val="0"/>
          </w:rPr>
          <w:t xml:space="preserve">He </w:t>
        </w:r>
      </w:ins>
      <w:ins w:id="1515" w:author="Elizabeth" w:date="2022-04-14T16:37:00Z">
        <w:r w:rsidR="00194AA2">
          <w:rPr>
            <w:noProof w:val="0"/>
          </w:rPr>
          <w:t>points out</w:t>
        </w:r>
      </w:ins>
      <w:ins w:id="1516" w:author="Elizabeth" w:date="2022-04-14T16:36:00Z">
        <w:r w:rsidR="00194AA2">
          <w:rPr>
            <w:noProof w:val="0"/>
          </w:rPr>
          <w:t xml:space="preserve"> how studies</w:t>
        </w:r>
      </w:ins>
      <w:ins w:id="1517" w:author="Elizabeth Ann Storm" w:date="2021-12-14T16:55:00Z">
        <w:r>
          <w:rPr>
            <w:noProof w:val="0"/>
          </w:rPr>
          <w:t xml:space="preserve"> into optic</w:t>
        </w:r>
      </w:ins>
      <w:ins w:id="1518" w:author="Elizabeth Ann Storm" w:date="2021-12-14T16:56:00Z">
        <w:r>
          <w:rPr>
            <w:noProof w:val="0"/>
          </w:rPr>
          <w:t>s led to “proto-cinematic devices”</w:t>
        </w:r>
        <w:r>
          <w:rPr>
            <w:rStyle w:val="FootnoteReference"/>
            <w:noProof w:val="0"/>
          </w:rPr>
          <w:footnoteReference w:id="8"/>
        </w:r>
      </w:ins>
      <w:ins w:id="1521" w:author="Elizabeth Ann Storm" w:date="2021-12-14T16:58:00Z">
        <w:r>
          <w:rPr>
            <w:noProof w:val="0"/>
          </w:rPr>
          <w:t xml:space="preserve">, </w:t>
        </w:r>
      </w:ins>
      <w:ins w:id="1522" w:author="Elizabeth" w:date="2022-04-14T16:37:00Z">
        <w:r w:rsidR="00194AA2">
          <w:rPr>
            <w:noProof w:val="0"/>
          </w:rPr>
          <w:t xml:space="preserve">like </w:t>
        </w:r>
      </w:ins>
      <w:ins w:id="1523" w:author="Elizabeth Ann Storm" w:date="2021-12-14T16:58:00Z">
        <w:r>
          <w:rPr>
            <w:noProof w:val="0"/>
          </w:rPr>
          <w:t xml:space="preserve">the thaumatrope, </w:t>
        </w:r>
        <w:proofErr w:type="spellStart"/>
        <w:r>
          <w:rPr>
            <w:noProof w:val="0"/>
          </w:rPr>
          <w:t>phenakistiscope</w:t>
        </w:r>
        <w:proofErr w:type="spellEnd"/>
        <w:r>
          <w:rPr>
            <w:noProof w:val="0"/>
          </w:rPr>
          <w:t>, zoetrope, kaleidoscope, and stereoscopic photography</w:t>
        </w:r>
      </w:ins>
      <w:ins w:id="1524" w:author="Elizabeth" w:date="2022-04-17T17:29:00Z">
        <w:r w:rsidR="00E6175E">
          <w:rPr>
            <w:noProof w:val="0"/>
          </w:rPr>
          <w:t xml:space="preserve">, which all work on the visual system and our expectations of vision in </w:t>
        </w:r>
      </w:ins>
      <w:ins w:id="1525" w:author="Elizabeth" w:date="2022-04-17T17:30:00Z">
        <w:r w:rsidR="00E6175E">
          <w:rPr>
            <w:noProof w:val="0"/>
          </w:rPr>
          <w:t>ways radically different from the culturally dominant optical device of the camera obscura</w:t>
        </w:r>
      </w:ins>
      <w:ins w:id="1526" w:author="Elizabeth" w:date="2022-04-11T14:11:00Z">
        <w:r w:rsidR="00FB3B4C">
          <w:rPr>
            <w:noProof w:val="0"/>
          </w:rPr>
          <w:t xml:space="preserve">. </w:t>
        </w:r>
      </w:ins>
      <w:ins w:id="1527" w:author="Elizabeth" w:date="2022-04-14T16:37:00Z">
        <w:r w:rsidR="00194AA2">
          <w:rPr>
            <w:noProof w:val="0"/>
          </w:rPr>
          <w:t xml:space="preserve">(fig) </w:t>
        </w:r>
      </w:ins>
      <w:ins w:id="1528" w:author="Elizabeth Ann Storm" w:date="2021-12-14T16:58:00Z">
        <w:del w:id="1529" w:author="Elizabeth" w:date="2022-04-17T17:32:00Z">
          <w:r w:rsidDel="00E6175E">
            <w:rPr>
              <w:noProof w:val="0"/>
            </w:rPr>
            <w:delText xml:space="preserve"> comprise </w:delText>
          </w:r>
        </w:del>
      </w:ins>
      <w:ins w:id="1530" w:author="Elizabeth Ann Storm" w:date="2021-12-14T16:59:00Z">
        <w:del w:id="1531" w:author="Elizabeth" w:date="2022-04-17T17:32:00Z">
          <w:r w:rsidDel="00E6175E">
            <w:rPr>
              <w:noProof w:val="0"/>
            </w:rPr>
            <w:delText>the bulk of the 19</w:delText>
          </w:r>
          <w:r w:rsidRPr="006700A6" w:rsidDel="00E6175E">
            <w:rPr>
              <w:noProof w:val="0"/>
              <w:vertAlign w:val="superscript"/>
              <w:rPrChange w:id="1532" w:author="Elizabeth Ann Storm" w:date="2021-12-14T16:59:00Z">
                <w:rPr>
                  <w:noProof w:val="0"/>
                </w:rPr>
              </w:rPrChange>
            </w:rPr>
            <w:delText>th</w:delText>
          </w:r>
          <w:r w:rsidDel="00E6175E">
            <w:rPr>
              <w:noProof w:val="0"/>
            </w:rPr>
            <w:delText xml:space="preserve"> century break from the episteme of the camera obscura.</w:delText>
          </w:r>
        </w:del>
      </w:ins>
    </w:p>
    <w:p w14:paraId="1C110E8F" w14:textId="5E396ADD" w:rsidR="00B53DF0" w:rsidRDefault="00F01E5B" w:rsidP="00B40628">
      <w:pPr>
        <w:pStyle w:val="EndNoteBibliography"/>
        <w:spacing w:line="480" w:lineRule="auto"/>
        <w:ind w:firstLine="0"/>
        <w:rPr>
          <w:ins w:id="1533" w:author="Elizabeth" w:date="2022-04-16T19:34:00Z"/>
          <w:noProof w:val="0"/>
        </w:rPr>
        <w:pPrChange w:id="1534" w:author="Elizabeth" w:date="2022-04-18T13:37:00Z">
          <w:pPr>
            <w:pStyle w:val="EndNoteBibliography"/>
            <w:spacing w:line="480" w:lineRule="auto"/>
            <w:ind w:firstLine="0"/>
          </w:pPr>
        </w:pPrChange>
      </w:pPr>
      <w:ins w:id="1535" w:author="Elizabeth" w:date="2022-04-17T17:25:00Z">
        <w:r>
          <w:rPr>
            <w:noProof w:val="0"/>
          </w:rPr>
          <w:t>In describing the key feature of the ho</w:t>
        </w:r>
      </w:ins>
      <w:ins w:id="1536" w:author="Elizabeth" w:date="2022-04-17T17:26:00Z">
        <w:r>
          <w:rPr>
            <w:noProof w:val="0"/>
          </w:rPr>
          <w:t>w the optical devices function</w:t>
        </w:r>
      </w:ins>
      <w:ins w:id="1537" w:author="Elizabeth" w:date="2022-04-17T17:33:00Z">
        <w:r w:rsidR="00E6175E">
          <w:rPr>
            <w:noProof w:val="0"/>
          </w:rPr>
          <w:t xml:space="preserve"> as models of reality</w:t>
        </w:r>
      </w:ins>
      <w:ins w:id="1538" w:author="Elizabeth" w:date="2022-04-17T17:26:00Z">
        <w:r>
          <w:rPr>
            <w:noProof w:val="0"/>
          </w:rPr>
          <w:t xml:space="preserve">, </w:t>
        </w:r>
        <w:proofErr w:type="spellStart"/>
        <w:r>
          <w:rPr>
            <w:noProof w:val="0"/>
          </w:rPr>
          <w:t>Crary</w:t>
        </w:r>
        <w:proofErr w:type="spellEnd"/>
        <w:r>
          <w:rPr>
            <w:noProof w:val="0"/>
          </w:rPr>
          <w:t xml:space="preserve"> says </w:t>
        </w:r>
      </w:ins>
      <w:ins w:id="1539" w:author="Elizabeth" w:date="2022-04-17T17:24:00Z">
        <w:r w:rsidR="00FE51F6">
          <w:rPr>
            <w:noProof w:val="0"/>
          </w:rPr>
          <w:t>“</w:t>
        </w:r>
      </w:ins>
      <w:ins w:id="1540" w:author="Elizabeth" w:date="2022-04-17T17:26:00Z">
        <w:r>
          <w:rPr>
            <w:noProof w:val="0"/>
          </w:rPr>
          <w:t>…</w:t>
        </w:r>
      </w:ins>
      <w:ins w:id="1541" w:author="Elizabeth" w:date="2022-04-17T17:24:00Z">
        <w:r w:rsidR="00FE51F6">
          <w:rPr>
            <w:noProof w:val="0"/>
          </w:rPr>
          <w:t xml:space="preserve"> though they provide access to ‘the real</w:t>
        </w:r>
        <w:r>
          <w:rPr>
            <w:noProof w:val="0"/>
          </w:rPr>
          <w:t>,’ they make no claim that the real is anything other than a mechanical production.”</w:t>
        </w:r>
      </w:ins>
      <w:ins w:id="1542" w:author="Elizabeth" w:date="2022-04-17T17:25:00Z">
        <w:r>
          <w:rPr>
            <w:rStyle w:val="FootnoteReference"/>
            <w:noProof w:val="0"/>
          </w:rPr>
          <w:footnoteReference w:id="9"/>
        </w:r>
      </w:ins>
      <w:ins w:id="1545" w:author="Elizabeth Ann Storm" w:date="2021-12-14T13:42:00Z">
        <w:del w:id="1546" w:author="Elizabeth" w:date="2022-04-17T17:22:00Z">
          <w:r w:rsidR="00633FE1" w:rsidDel="00FE51F6">
            <w:rPr>
              <w:noProof w:val="0"/>
            </w:rPr>
            <w:delText>“</w:delText>
          </w:r>
        </w:del>
      </w:ins>
      <w:ins w:id="1547" w:author="Elizabeth Ann Storm" w:date="2021-12-14T13:43:00Z">
        <w:del w:id="1548" w:author="Elizabeth" w:date="2022-04-17T17:22:00Z">
          <w:r w:rsidR="00633FE1" w:rsidRPr="00633FE1" w:rsidDel="00FE51F6">
            <w:rPr>
              <w:noProof w:val="0"/>
            </w:rPr>
            <w:delText xml:space="preserve">By </w:delText>
          </w:r>
        </w:del>
      </w:ins>
      <w:ins w:id="1549" w:author="Elizabeth Ann Storm" w:date="2021-12-14T14:32:00Z">
        <w:del w:id="1550" w:author="Elizabeth" w:date="2022-04-17T17:22:00Z">
          <w:r w:rsidR="0097607F" w:rsidRPr="00633FE1" w:rsidDel="00FE51F6">
            <w:rPr>
              <w:noProof w:val="0"/>
            </w:rPr>
            <w:delText>insisting</w:delText>
          </w:r>
        </w:del>
      </w:ins>
      <w:ins w:id="1551" w:author="Elizabeth Ann Storm" w:date="2021-12-14T13:43:00Z">
        <w:del w:id="1552" w:author="Elizabeth" w:date="2022-04-17T17:22:00Z">
          <w:r w:rsidR="00633FE1" w:rsidRPr="00633FE1" w:rsidDel="00FE51F6">
            <w:rPr>
              <w:noProof w:val="0"/>
            </w:rPr>
            <w:delText xml:space="preserve"> that knowledge, and specifically knowledge of space and depth, is built up out of an orderly accumulation and cross-referencing of perceptions on a plane independent of the viewer, eighteenth-century thought could know nothing of ideas of pure visibility which would arise in the nineteenth century.</w:delText>
          </w:r>
          <w:r w:rsidR="00633FE1" w:rsidDel="00FE51F6">
            <w:rPr>
              <w:noProof w:val="0"/>
            </w:rPr>
            <w:delText>”</w:delText>
          </w:r>
        </w:del>
      </w:ins>
      <w:ins w:id="1553" w:author="Elizabeth Ann Storm" w:date="2021-12-14T15:46:00Z">
        <w:del w:id="1554" w:author="Elizabeth" w:date="2022-04-17T17:22:00Z">
          <w:r w:rsidR="008A63B7" w:rsidDel="00FE51F6">
            <w:rPr>
              <w:rStyle w:val="FootnoteReference"/>
              <w:noProof w:val="0"/>
            </w:rPr>
            <w:footnoteReference w:id="10"/>
          </w:r>
        </w:del>
      </w:ins>
    </w:p>
    <w:p w14:paraId="78CDEECF" w14:textId="6612B8FC" w:rsidR="00454BFA" w:rsidDel="00E6175E" w:rsidRDefault="006700A6" w:rsidP="00454BFA">
      <w:pPr>
        <w:pStyle w:val="NoSpacing"/>
        <w:spacing w:line="480" w:lineRule="auto"/>
        <w:rPr>
          <w:del w:id="1561" w:author="Elizabeth" w:date="2022-04-17T17:33:00Z"/>
          <w:moveTo w:id="1562" w:author="Elizabeth" w:date="2022-04-16T15:42:00Z"/>
        </w:rPr>
        <w:pPrChange w:id="1563" w:author="Elizabeth" w:date="2022-04-16T15:42:00Z">
          <w:pPr>
            <w:pStyle w:val="NoSpacing"/>
            <w:spacing w:line="480" w:lineRule="auto"/>
            <w:ind w:firstLine="0"/>
          </w:pPr>
        </w:pPrChange>
      </w:pPr>
      <w:ins w:id="1564" w:author="Elizabeth Ann Storm" w:date="2021-12-14T16:59:00Z">
        <w:del w:id="1565" w:author="Elizabeth" w:date="2022-04-14T16:54:00Z">
          <w:r w:rsidDel="00707C00">
            <w:delText xml:space="preserve"> </w:delText>
          </w:r>
        </w:del>
        <w:del w:id="1566" w:author="Elizabeth" w:date="2022-04-17T17:17:00Z">
          <w:r w:rsidDel="001238D8">
            <w:delText>(talk on the “pure visibility”</w:delText>
          </w:r>
        </w:del>
      </w:ins>
      <w:ins w:id="1567" w:author="Elizabeth Ann Storm" w:date="2021-12-14T17:00:00Z">
        <w:del w:id="1568" w:author="Elizabeth" w:date="2022-04-17T17:17:00Z">
          <w:r w:rsidR="002D0271" w:rsidDel="001238D8">
            <w:delText>, Vision and visuality, “the eye” vision and the static fixed point of view and the gaze of the cartesian perspectivalism</w:delText>
          </w:r>
        </w:del>
      </w:ins>
      <w:ins w:id="1569" w:author="Elizabeth Ann Storm" w:date="2021-12-14T17:01:00Z">
        <w:del w:id="1570" w:author="Elizabeth" w:date="2022-04-17T17:17:00Z">
          <w:r w:rsidR="002D0271" w:rsidDel="001238D8">
            <w:delText xml:space="preserve"> – martin jay in scopic regimes, objectivity, the objective observer, subject/object and monocular/binolcular vision vs renaissance codes, </w:delText>
          </w:r>
        </w:del>
        <w:del w:id="1571" w:author="Elizabeth" w:date="2022-04-17T17:32:00Z">
          <w:r w:rsidR="002D0271" w:rsidDel="00E6175E">
            <w:delText xml:space="preserve">modernism brings in the body through a localization of bodily functions and takes away the aura of </w:delText>
          </w:r>
        </w:del>
      </w:ins>
      <w:ins w:id="1572" w:author="Elizabeth Ann Storm" w:date="2021-12-14T17:02:00Z">
        <w:del w:id="1573" w:author="Elizabeth" w:date="2022-04-17T17:32:00Z">
          <w:r w:rsidR="002D0271" w:rsidDel="00E6175E">
            <w:delText>visuality, relocating it in the corporeal realm – Jonathan crary)</w:delText>
          </w:r>
        </w:del>
      </w:ins>
      <w:moveToRangeStart w:id="1574" w:author="Elizabeth" w:date="2022-04-16T15:42:00Z" w:name="move101016136"/>
      <w:moveTo w:id="1575" w:author="Elizabeth" w:date="2022-04-16T15:42:00Z">
        <w:del w:id="1576" w:author="Elizabeth" w:date="2022-04-17T17:33:00Z">
          <w:r w:rsidR="00454BFA" w:rsidDel="00E6175E">
            <w:delText xml:space="preserve">Looking </w:delText>
          </w:r>
        </w:del>
        <w:del w:id="1577" w:author="Elizabeth" w:date="2022-04-16T15:42:00Z">
          <w:r w:rsidR="00454BFA" w:rsidDel="00454BFA">
            <w:delText xml:space="preserve">at </w:delText>
          </w:r>
        </w:del>
        <w:del w:id="1578" w:author="Elizabeth" w:date="2022-04-17T17:33:00Z">
          <w:r w:rsidR="00454BFA" w:rsidDel="00E6175E">
            <w:delText>the historical influence of optical devices opens doors to</w:delText>
          </w:r>
        </w:del>
        <w:del w:id="1579" w:author="Elizabeth" w:date="2022-04-16T15:42:00Z">
          <w:r w:rsidR="00454BFA" w:rsidDel="00454BFA">
            <w:delText xml:space="preserve"> lines of questioning</w:delText>
          </w:r>
        </w:del>
        <w:del w:id="1580" w:author="Elizabeth" w:date="2022-04-17T17:33:00Z">
          <w:r w:rsidR="00454BFA" w:rsidDel="00E6175E">
            <w:delText xml:space="preserve"> about the aesthetic foundations of modernism. (Kemp 20</w:delText>
          </w:r>
          <w:r w:rsidR="00454BFA" w:rsidRPr="00F76039" w:rsidDel="00E6175E">
            <w:rPr>
              <w:vertAlign w:val="superscript"/>
            </w:rPr>
            <w:delText>th</w:delText>
          </w:r>
          <w:r w:rsidR="00454BFA" w:rsidDel="00E6175E">
            <w:delText xml:space="preserve"> century optical device and art reference, early film, stop-motion made sensing slowed down motion possible, changing the perception of space and time, and finding a link to contemporaneous science) (Crary?)</w:delText>
          </w:r>
        </w:del>
      </w:moveTo>
    </w:p>
    <w:moveToRangeEnd w:id="1574"/>
    <w:p w14:paraId="2A6B7E02" w14:textId="0D4D7B0F" w:rsidR="00454BFA" w:rsidDel="00454BFA" w:rsidRDefault="00454BFA" w:rsidP="00E6175E">
      <w:pPr>
        <w:pStyle w:val="EndNoteBibliography"/>
        <w:spacing w:line="480" w:lineRule="auto"/>
        <w:ind w:firstLine="0"/>
        <w:rPr>
          <w:ins w:id="1581" w:author="Elizabeth Ann Storm" w:date="2021-12-14T16:44:00Z"/>
          <w:del w:id="1582" w:author="Elizabeth" w:date="2022-04-16T15:42:00Z"/>
          <w:noProof w:val="0"/>
        </w:rPr>
        <w:pPrChange w:id="1583" w:author="Elizabeth" w:date="2022-04-17T17:33:00Z">
          <w:pPr>
            <w:pStyle w:val="EndNoteBibliography"/>
            <w:spacing w:line="480" w:lineRule="auto"/>
          </w:pPr>
        </w:pPrChange>
      </w:pPr>
      <w:ins w:id="1584" w:author="Elizabeth" w:date="2022-04-16T15:42:00Z">
        <w:r>
          <w:rPr>
            <w:noProof w:val="0"/>
          </w:rPr>
          <w:tab/>
        </w:r>
      </w:ins>
      <w:proofErr w:type="spellStart"/>
      <w:ins w:id="1585" w:author="Elizabeth" w:date="2022-04-17T17:41:00Z">
        <w:r w:rsidR="006322B8">
          <w:rPr>
            <w:noProof w:val="0"/>
          </w:rPr>
          <w:t>Crary’s</w:t>
        </w:r>
        <w:proofErr w:type="spellEnd"/>
        <w:r w:rsidR="006322B8">
          <w:rPr>
            <w:noProof w:val="0"/>
          </w:rPr>
          <w:t xml:space="preserve"> essay </w:t>
        </w:r>
      </w:ins>
    </w:p>
    <w:p w14:paraId="631437ED" w14:textId="77777777" w:rsidR="00F142A5" w:rsidRDefault="00F14C85" w:rsidP="00E6175E">
      <w:pPr>
        <w:pStyle w:val="EndNoteBibliography"/>
        <w:spacing w:line="480" w:lineRule="auto"/>
        <w:ind w:firstLine="0"/>
        <w:rPr>
          <w:ins w:id="1586" w:author="Elizabeth" w:date="2022-04-18T13:58:00Z"/>
          <w:noProof w:val="0"/>
        </w:rPr>
      </w:pPr>
      <w:ins w:id="1587" w:author="Elizabeth Ann Storm" w:date="2021-12-14T16:44:00Z">
        <w:r>
          <w:rPr>
            <w:noProof w:val="0"/>
          </w:rPr>
          <w:t>“Modernizing Vision” brings in the body</w:t>
        </w:r>
      </w:ins>
      <w:ins w:id="1588" w:author="Elizabeth" w:date="2022-04-17T17:41:00Z">
        <w:r w:rsidR="006322B8">
          <w:rPr>
            <w:noProof w:val="0"/>
          </w:rPr>
          <w:t>.</w:t>
        </w:r>
      </w:ins>
      <w:ins w:id="1589" w:author="Elizabeth Ann Storm" w:date="2021-12-14T16:44:00Z">
        <w:r>
          <w:rPr>
            <w:rStyle w:val="FootnoteReference"/>
            <w:noProof w:val="0"/>
          </w:rPr>
          <w:footnoteReference w:id="11"/>
        </w:r>
      </w:ins>
      <w:ins w:id="1592" w:author="Elizabeth" w:date="2022-04-17T17:41:00Z">
        <w:r w:rsidR="006322B8">
          <w:rPr>
            <w:noProof w:val="0"/>
          </w:rPr>
          <w:t xml:space="preserve"> Contained in a volu</w:t>
        </w:r>
      </w:ins>
      <w:ins w:id="1593" w:author="Elizabeth" w:date="2022-04-17T17:42:00Z">
        <w:r w:rsidR="006322B8">
          <w:rPr>
            <w:noProof w:val="0"/>
          </w:rPr>
          <w:t xml:space="preserve">me edited by Hal Foster titled </w:t>
        </w:r>
        <w:r w:rsidR="006322B8">
          <w:rPr>
            <w:i/>
            <w:iCs/>
            <w:noProof w:val="0"/>
          </w:rPr>
          <w:t>Vision and Visuality</w:t>
        </w:r>
        <w:r w:rsidR="006322B8">
          <w:rPr>
            <w:noProof w:val="0"/>
          </w:rPr>
          <w:t xml:space="preserve">, </w:t>
        </w:r>
        <w:proofErr w:type="spellStart"/>
        <w:r w:rsidR="006322B8">
          <w:rPr>
            <w:noProof w:val="0"/>
          </w:rPr>
          <w:t>Crary’s</w:t>
        </w:r>
        <w:proofErr w:type="spellEnd"/>
        <w:r w:rsidR="006322B8">
          <w:rPr>
            <w:noProof w:val="0"/>
          </w:rPr>
          <w:t xml:space="preserve"> essay</w:t>
        </w:r>
      </w:ins>
      <w:ins w:id="1594" w:author="Elizabeth" w:date="2022-04-18T13:38:00Z">
        <w:r w:rsidR="004F0338">
          <w:rPr>
            <w:noProof w:val="0"/>
          </w:rPr>
          <w:t xml:space="preserve"> </w:t>
        </w:r>
        <w:proofErr w:type="spellStart"/>
        <w:r w:rsidR="004F0338">
          <w:rPr>
            <w:noProof w:val="0"/>
          </w:rPr>
          <w:t>sa</w:t>
        </w:r>
      </w:ins>
      <w:proofErr w:type="spellEnd"/>
    </w:p>
    <w:p w14:paraId="5C273487" w14:textId="0632B9F2" w:rsidR="00F14C85" w:rsidRDefault="004F0338" w:rsidP="00E6175E">
      <w:pPr>
        <w:pStyle w:val="EndNoteBibliography"/>
        <w:spacing w:line="480" w:lineRule="auto"/>
        <w:ind w:firstLine="0"/>
        <w:rPr>
          <w:ins w:id="1595" w:author="Elizabeth" w:date="2022-04-17T17:33:00Z"/>
          <w:noProof w:val="0"/>
        </w:rPr>
      </w:pPr>
      <w:proofErr w:type="spellStart"/>
      <w:ins w:id="1596" w:author="Elizabeth" w:date="2022-04-18T13:38:00Z">
        <w:r>
          <w:rPr>
            <w:noProof w:val="0"/>
          </w:rPr>
          <w:t>ys</w:t>
        </w:r>
        <w:proofErr w:type="spellEnd"/>
        <w:r>
          <w:rPr>
            <w:noProof w:val="0"/>
          </w:rPr>
          <w:t xml:space="preserve"> “M</w:t>
        </w:r>
      </w:ins>
      <w:ins w:id="1597" w:author="Elizabeth" w:date="2022-04-17T17:32:00Z">
        <w:r w:rsidR="00E6175E">
          <w:rPr>
            <w:noProof w:val="0"/>
          </w:rPr>
          <w:t xml:space="preserve">odernism brings in the body through a localization of bodily functions and takes away the aura of visuality, relocating it in the corporeal realm – Jonathan </w:t>
        </w:r>
        <w:proofErr w:type="spellStart"/>
        <w:r w:rsidR="00E6175E">
          <w:rPr>
            <w:noProof w:val="0"/>
          </w:rPr>
          <w:t>crary</w:t>
        </w:r>
        <w:proofErr w:type="spellEnd"/>
        <w:r w:rsidR="00E6175E">
          <w:rPr>
            <w:noProof w:val="0"/>
          </w:rPr>
          <w:t>)</w:t>
        </w:r>
      </w:ins>
    </w:p>
    <w:p w14:paraId="3E6867DC" w14:textId="36D2BFC0" w:rsidR="00E6175E" w:rsidRDefault="00E6175E" w:rsidP="00E6175E">
      <w:pPr>
        <w:pStyle w:val="NoSpacing"/>
        <w:spacing w:line="480" w:lineRule="auto"/>
        <w:rPr>
          <w:ins w:id="1598" w:author="Elizabeth Ann Storm" w:date="2021-12-14T17:02:00Z"/>
        </w:rPr>
        <w:pPrChange w:id="1599" w:author="Elizabeth" w:date="2022-04-17T17:33:00Z">
          <w:pPr>
            <w:pStyle w:val="EndNoteBibliography"/>
            <w:spacing w:line="480" w:lineRule="auto"/>
          </w:pPr>
        </w:pPrChange>
      </w:pPr>
      <w:ins w:id="1600" w:author="Elizabeth" w:date="2022-04-17T17:33:00Z">
        <w:r>
          <w:t xml:space="preserve">Looking into </w:t>
        </w:r>
        <w:del w:id="1601" w:author="Elizabeth" w:date="2022-04-16T15:42:00Z">
          <w:r w:rsidDel="00454BFA">
            <w:delText xml:space="preserve">at </w:delText>
          </w:r>
        </w:del>
        <w:r>
          <w:t>the historical influence of optical devices opens doors to</w:t>
        </w:r>
        <w:del w:id="1602" w:author="Elizabeth" w:date="2022-04-16T15:42:00Z">
          <w:r w:rsidDel="00454BFA">
            <w:delText xml:space="preserve"> lines of questioning</w:delText>
          </w:r>
        </w:del>
        <w:r>
          <w:t xml:space="preserve"> theories about the aesthetic foundations of modernism. (Kemp 20</w:t>
        </w:r>
        <w:r w:rsidRPr="00F76039">
          <w:rPr>
            <w:vertAlign w:val="superscript"/>
          </w:rPr>
          <w:t>th</w:t>
        </w:r>
        <w:r>
          <w:t xml:space="preserve"> century optical device and art reference, early </w:t>
        </w:r>
        <w:r>
          <w:lastRenderedPageBreak/>
          <w:t>film, stop-motion made sensing slowed down motion possible, changing the perception of space and time, and finding a link to contemporaneous science) (</w:t>
        </w:r>
        <w:proofErr w:type="spellStart"/>
        <w:r>
          <w:t>Crary</w:t>
        </w:r>
        <w:proofErr w:type="spellEnd"/>
        <w:r>
          <w:t>?)</w:t>
        </w:r>
      </w:ins>
    </w:p>
    <w:p w14:paraId="2347C9A7" w14:textId="7172FC29" w:rsidR="002D0271" w:rsidRDefault="002D0271">
      <w:pPr>
        <w:pStyle w:val="EndNoteBibliography"/>
        <w:spacing w:line="480" w:lineRule="auto"/>
        <w:ind w:firstLine="0"/>
        <w:rPr>
          <w:ins w:id="1603" w:author="Elizabeth" w:date="2022-04-16T15:41:00Z"/>
          <w:noProof w:val="0"/>
        </w:rPr>
      </w:pPr>
      <w:ins w:id="1604" w:author="Elizabeth Ann Storm" w:date="2021-12-14T17:03:00Z">
        <w:r>
          <w:rPr>
            <w:noProof w:val="0"/>
          </w:rPr>
          <w:tab/>
          <w:t>Spectacle, spectator, dreams, surrealism, and cinema, moving image illusion</w:t>
        </w:r>
      </w:ins>
      <w:ins w:id="1605" w:author="Elizabeth Ann Storm" w:date="2021-12-14T17:04:00Z">
        <w:r>
          <w:rPr>
            <w:noProof w:val="0"/>
          </w:rPr>
          <w:t xml:space="preserve"> and proto-cinematic devices – Rosalind </w:t>
        </w:r>
        <w:proofErr w:type="spellStart"/>
        <w:r>
          <w:rPr>
            <w:noProof w:val="0"/>
          </w:rPr>
          <w:t>krauss</w:t>
        </w:r>
        <w:proofErr w:type="spellEnd"/>
        <w:r>
          <w:rPr>
            <w:rStyle w:val="FootnoteReference"/>
            <w:noProof w:val="0"/>
          </w:rPr>
          <w:footnoteReference w:id="12"/>
        </w:r>
      </w:ins>
    </w:p>
    <w:p w14:paraId="6340B67D" w14:textId="6214685F" w:rsidR="00454BFA" w:rsidRDefault="00454BFA" w:rsidP="00454BFA">
      <w:pPr>
        <w:pStyle w:val="EndNoteBibliography"/>
        <w:spacing w:line="480" w:lineRule="auto"/>
        <w:rPr>
          <w:ins w:id="1609" w:author="Elizabeth Ann Storm" w:date="2021-12-13T18:15:00Z"/>
          <w:noProof w:val="0"/>
        </w:rPr>
        <w:pPrChange w:id="1610" w:author="Elizabeth" w:date="2022-04-16T15:42:00Z">
          <w:pPr>
            <w:pStyle w:val="EndNoteBibliography"/>
            <w:spacing w:line="480" w:lineRule="auto"/>
          </w:pPr>
        </w:pPrChange>
      </w:pPr>
      <w:ins w:id="1611" w:author="Elizabeth" w:date="2022-04-16T15:41:00Z">
        <w:r>
          <w:rPr>
            <w:noProof w:val="0"/>
          </w:rPr>
          <w:t>Pointing out this juncture historically gave me an indication for how to position my thoughts on the static versus the dynamic image. The jump from the orderly rationality of a perspectival reality to the flux</w:t>
        </w:r>
      </w:ins>
      <w:ins w:id="1612" w:author="Elizabeth" w:date="2022-04-18T13:59:00Z">
        <w:r w:rsidR="008E3FBF">
          <w:rPr>
            <w:noProof w:val="0"/>
          </w:rPr>
          <w:t xml:space="preserve"> and instability</w:t>
        </w:r>
      </w:ins>
      <w:ins w:id="1613" w:author="Elizabeth" w:date="2022-04-16T15:41:00Z">
        <w:r>
          <w:rPr>
            <w:noProof w:val="0"/>
          </w:rPr>
          <w:t xml:space="preserve"> of contemporary reality is almost too wide to cross. But with this historical framing, I’m able to continue being critical about the ways depicting reality in the static or dynamic image can reflect ways of perceiving reality in societies.  </w:t>
        </w:r>
      </w:ins>
    </w:p>
    <w:p w14:paraId="33B39634" w14:textId="0AAC0BCF" w:rsidR="00AD62BC" w:rsidDel="00454BFA" w:rsidRDefault="00633FE1" w:rsidP="00AD62BC">
      <w:pPr>
        <w:pStyle w:val="EndNoteBibliography"/>
        <w:spacing w:line="480" w:lineRule="auto"/>
        <w:rPr>
          <w:ins w:id="1614" w:author="Elizabeth Ann Storm" w:date="2021-12-14T11:43:00Z"/>
          <w:del w:id="1615" w:author="Elizabeth" w:date="2022-04-16T15:43:00Z"/>
          <w:noProof w:val="0"/>
        </w:rPr>
      </w:pPr>
      <w:ins w:id="1616" w:author="Elizabeth Ann Storm" w:date="2021-12-14T13:43:00Z">
        <w:del w:id="1617" w:author="Elizabeth" w:date="2022-04-16T15:43:00Z">
          <w:r w:rsidDel="00454BFA">
            <w:rPr>
              <w:noProof w:val="0"/>
            </w:rPr>
            <w:delText>(Summary ?)</w:delText>
          </w:r>
        </w:del>
      </w:ins>
      <w:ins w:id="1618" w:author="Elizabeth Ann Storm" w:date="2021-12-13T18:40:00Z">
        <w:del w:id="1619" w:author="Elizabeth" w:date="2022-04-16T15:43:00Z">
          <w:r w:rsidR="00AD62BC" w:rsidDel="00454BFA">
            <w:rPr>
              <w:noProof w:val="0"/>
            </w:rPr>
            <w:delText>. The enduring modern pursuit of photography and lens sensing had implications in science and aesthetics that revolutionized contemporary conceptions of reality.</w:delText>
          </w:r>
        </w:del>
      </w:ins>
    </w:p>
    <w:p w14:paraId="31F4419F" w14:textId="77777777" w:rsidR="008117C5" w:rsidRDefault="00B565A0">
      <w:pPr>
        <w:pStyle w:val="EndNoteBibliography"/>
        <w:keepNext/>
        <w:spacing w:line="480" w:lineRule="auto"/>
        <w:ind w:firstLine="0"/>
        <w:jc w:val="center"/>
        <w:rPr>
          <w:ins w:id="1620" w:author="Elizabeth Ann Storm" w:date="2021-12-14T11:47:00Z"/>
        </w:rPr>
        <w:pPrChange w:id="1621" w:author="Elizabeth Ann Storm" w:date="2021-12-14T11:47:00Z">
          <w:pPr>
            <w:pStyle w:val="EndNoteBibliography"/>
            <w:spacing w:line="480" w:lineRule="auto"/>
            <w:ind w:firstLine="0"/>
          </w:pPr>
        </w:pPrChange>
      </w:pPr>
      <w:ins w:id="1622" w:author="Elizabeth Ann Storm" w:date="2021-12-14T11:44:00Z">
        <w:r>
          <w:drawing>
            <wp:inline distT="0" distB="0" distL="0" distR="0" wp14:anchorId="6C248106" wp14:editId="3B4ACC01">
              <wp:extent cx="1819059" cy="29064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1825001" cy="2915981"/>
                      </a:xfrm>
                      <a:prstGeom prst="rect">
                        <a:avLst/>
                      </a:prstGeom>
                    </pic:spPr>
                  </pic:pic>
                </a:graphicData>
              </a:graphic>
            </wp:inline>
          </w:drawing>
        </w:r>
      </w:ins>
    </w:p>
    <w:p w14:paraId="1A0F47A4" w14:textId="46180659" w:rsidR="00B565A0" w:rsidDel="008C5CD1" w:rsidRDefault="008117C5">
      <w:pPr>
        <w:pStyle w:val="Caption"/>
        <w:spacing w:after="240"/>
        <w:ind w:firstLine="0"/>
        <w:jc w:val="center"/>
        <w:rPr>
          <w:ins w:id="1623" w:author="Elizabeth Ann Storm" w:date="2021-12-13T18:40:00Z"/>
          <w:del w:id="1624" w:author="Elizabeth" w:date="2022-04-11T16:45:00Z"/>
        </w:rPr>
        <w:pPrChange w:id="1625" w:author="Elizabeth Ann Storm" w:date="2021-12-14T11:47:00Z">
          <w:pPr>
            <w:pStyle w:val="EndNoteBibliography"/>
            <w:spacing w:line="480" w:lineRule="auto"/>
          </w:pPr>
        </w:pPrChange>
      </w:pPr>
      <w:bookmarkStart w:id="1626" w:name="_Toc101022748"/>
      <w:ins w:id="1627" w:author="Elizabeth Ann Storm" w:date="2021-12-14T11:47:00Z">
        <w:r>
          <w:t xml:space="preserve">Figure </w:t>
        </w:r>
        <w:r>
          <w:rPr>
            <w:bCs w:val="0"/>
            <w:i w:val="0"/>
          </w:rPr>
          <w:fldChar w:fldCharType="begin"/>
        </w:r>
        <w:r>
          <w:instrText xml:space="preserve"> SEQ Figure \* ARABIC </w:instrText>
        </w:r>
      </w:ins>
      <w:r>
        <w:rPr>
          <w:bCs w:val="0"/>
          <w:i w:val="0"/>
        </w:rPr>
        <w:fldChar w:fldCharType="separate"/>
      </w:r>
      <w:ins w:id="1628" w:author="Elizabeth Ann Storm" w:date="2021-12-14T12:04:00Z">
        <w:r w:rsidR="00A91C2E">
          <w:rPr>
            <w:noProof/>
          </w:rPr>
          <w:t>8</w:t>
        </w:r>
      </w:ins>
      <w:ins w:id="1629" w:author="Elizabeth Ann Storm" w:date="2021-12-14T11:47:00Z">
        <w:r>
          <w:rPr>
            <w:bCs w:val="0"/>
            <w:i w:val="0"/>
          </w:rPr>
          <w:fldChar w:fldCharType="end"/>
        </w:r>
        <w:r>
          <w:t xml:space="preserve">. </w:t>
        </w:r>
      </w:ins>
      <w:ins w:id="1630" w:author="Elizabeth Ann Storm" w:date="2021-12-14T16:46:00Z">
        <w:r w:rsidR="00F14C85">
          <w:t>Camera lucida</w:t>
        </w:r>
      </w:ins>
      <w:ins w:id="1631" w:author="Elizabeth Ann Storm" w:date="2021-12-14T11:47:00Z">
        <w:r>
          <w:t xml:space="preserve"> and optical device figure placeholder</w:t>
        </w:r>
      </w:ins>
      <w:bookmarkEnd w:id="1626"/>
    </w:p>
    <w:p w14:paraId="52DE31D3" w14:textId="4B18EB4E" w:rsidR="0073355E" w:rsidRPr="0073355E" w:rsidDel="001D0BF8" w:rsidRDefault="0073355E">
      <w:pPr>
        <w:ind w:firstLine="0"/>
        <w:rPr>
          <w:del w:id="1632" w:author="Elizabeth Ann Storm" w:date="2021-12-13T19:03:00Z"/>
        </w:rPr>
        <w:pPrChange w:id="1633" w:author="Elizabeth" w:date="2022-04-11T16:45:00Z">
          <w:pPr>
            <w:pStyle w:val="Heading2"/>
          </w:pPr>
        </w:pPrChange>
      </w:pPr>
      <w:bookmarkStart w:id="1634" w:name="_Toc90318042"/>
      <w:bookmarkStart w:id="1635" w:name="_Toc90374467"/>
      <w:bookmarkStart w:id="1636" w:name="_Toc90376074"/>
      <w:bookmarkStart w:id="1637" w:name="_Toc90376159"/>
      <w:bookmarkStart w:id="1638" w:name="_Toc90381226"/>
      <w:bookmarkEnd w:id="1634"/>
      <w:bookmarkEnd w:id="1635"/>
      <w:bookmarkEnd w:id="1636"/>
      <w:bookmarkEnd w:id="1637"/>
      <w:bookmarkEnd w:id="1638"/>
    </w:p>
    <w:p w14:paraId="6847AF13" w14:textId="02894CA2" w:rsidR="00711A69" w:rsidRPr="007A2142" w:rsidDel="00AC4473" w:rsidRDefault="00711A69">
      <w:pPr>
        <w:ind w:firstLine="0"/>
        <w:rPr>
          <w:del w:id="1639" w:author="Elizabeth Ann Storm" w:date="2021-12-13T15:52:00Z"/>
        </w:rPr>
        <w:pPrChange w:id="1640" w:author="Elizabeth" w:date="2022-04-11T16:45:00Z">
          <w:pPr/>
        </w:pPrChange>
      </w:pPr>
      <w:del w:id="1641" w:author="Elizabeth Ann Storm" w:date="2021-12-13T15:52:00Z">
        <w:r w:rsidRPr="007A2142" w:rsidDel="00AC4473">
          <w:delText>If we take reality to be the agreed upon world, “the state of things as they exist”</w:delText>
        </w:r>
        <w:r w:rsidR="00862CE7" w:rsidDel="00AC4473">
          <w:rPr>
            <w:rStyle w:val="FootnoteReference"/>
          </w:rPr>
          <w:footnoteReference w:id="13"/>
        </w:r>
        <w:r w:rsidRPr="007A2142" w:rsidDel="00AC4473">
          <w:delText>, I begin to wonder, how is reality tied to the perception of phenomena? Does the world begin out there, in here, or somewhere in between? These are perennial philosophical lines of questioning, and they’re familiar to my practice. Evaluating my own expressions of visual phenomena</w:delText>
        </w:r>
      </w:del>
      <w:del w:id="1644" w:author="Elizabeth Ann Storm" w:date="2021-12-07T14:33:00Z">
        <w:r w:rsidRPr="007A2142" w:rsidDel="002D68F2">
          <w:delText xml:space="preserve"> in visual art </w:delText>
        </w:r>
      </w:del>
      <w:del w:id="1645" w:author="Elizabeth Ann Storm" w:date="2021-12-13T15:52:00Z">
        <w:r w:rsidRPr="007A2142" w:rsidDel="00AC4473">
          <w:delText xml:space="preserve">were my first interface with them. When I look out into the world attempting to discern elements in the landscape, in the perceptual field, where does my attention go? It used to depend on what type of picture I was trying to make, a landscape, still life, </w:delText>
        </w:r>
      </w:del>
      <w:del w:id="1646" w:author="Elizabeth Ann Storm" w:date="2021-11-30T18:39:00Z">
        <w:r w:rsidRPr="007A2142" w:rsidDel="00137D79">
          <w:delText xml:space="preserve">or </w:delText>
        </w:r>
      </w:del>
      <w:del w:id="1647" w:author="Elizabeth Ann Storm" w:date="2021-12-13T15:52:00Z">
        <w:r w:rsidRPr="007A2142" w:rsidDel="00AC4473">
          <w:delText xml:space="preserve">portrait, for example. By the time I started noticing what I noticed, I remember I used to notice the orthogonals of modern architecture and spatial planning, the parallel lines stretching to meet at the infinite horizon. Then I would see these same spatial ordering structures in forests. The comparison between the man-made and the living, organic structures was fascinating. </w:delText>
        </w:r>
        <w:bookmarkStart w:id="1648" w:name="_Toc90318043"/>
        <w:bookmarkStart w:id="1649" w:name="_Toc90374468"/>
        <w:bookmarkStart w:id="1650" w:name="_Toc90376075"/>
        <w:bookmarkStart w:id="1651" w:name="_Toc90376160"/>
        <w:bookmarkStart w:id="1652" w:name="_Toc90381227"/>
        <w:bookmarkEnd w:id="1648"/>
        <w:bookmarkEnd w:id="1649"/>
        <w:bookmarkEnd w:id="1650"/>
        <w:bookmarkEnd w:id="1651"/>
        <w:bookmarkEnd w:id="1652"/>
      </w:del>
    </w:p>
    <w:p w14:paraId="21144837" w14:textId="7289EA24" w:rsidR="00711A69" w:rsidRPr="007A2142" w:rsidDel="00AC4473" w:rsidRDefault="00711A69">
      <w:pPr>
        <w:ind w:firstLine="0"/>
        <w:rPr>
          <w:del w:id="1653" w:author="Elizabeth Ann Storm" w:date="2021-12-13T15:52:00Z"/>
        </w:rPr>
        <w:pPrChange w:id="1654" w:author="Elizabeth" w:date="2022-04-11T16:45:00Z">
          <w:pPr/>
        </w:pPrChange>
      </w:pPr>
      <w:del w:id="1655" w:author="Elizabeth Ann Storm" w:date="2021-12-13T15:52:00Z">
        <w:r w:rsidRPr="007A2142" w:rsidDel="00AC4473">
          <w:delText xml:space="preserve">I was studying perspective drawing and its </w:delText>
        </w:r>
        <w:r w:rsidR="004750E0" w:rsidDel="00AC4473">
          <w:delText xml:space="preserve">historical, </w:delText>
        </w:r>
        <w:r w:rsidRPr="007A2142" w:rsidDel="00AC4473">
          <w:delText xml:space="preserve">cultural impact at that time. The drawing technology arose around the same time as the development of </w:delText>
        </w:r>
        <w:r w:rsidR="004750E0" w:rsidRPr="007A2142" w:rsidDel="00AC4473">
          <w:delText>Descartes</w:delText>
        </w:r>
        <w:r w:rsidRPr="007A2142" w:rsidDel="00AC4473">
          <w:delText xml:space="preserve"> analytic geometry, a math </w:delText>
        </w:r>
        <w:r w:rsidR="004750E0" w:rsidDel="00AC4473">
          <w:delText xml:space="preserve">(which might be considered a type of technology) </w:delText>
        </w:r>
        <w:r w:rsidRPr="007A2142" w:rsidDel="00AC4473">
          <w:delText>that ultimately made recalculating the shape of the solar system possible, laying a foundation for the Age of Reason. I have to reflect on whether my attention to perpendicular intersecting lines and planes, of vertical and horizontal axes and vast expanses of space</w:delText>
        </w:r>
        <w:r w:rsidR="004750E0" w:rsidDel="00AC4473">
          <w:delText>,</w:delText>
        </w:r>
        <w:r w:rsidRPr="007A2142" w:rsidDel="00AC4473">
          <w:delText xml:space="preserve"> was guided by this interest</w:delText>
        </w:r>
        <w:r w:rsidR="004750E0" w:rsidDel="00AC4473">
          <w:delText xml:space="preserve">. In this context, I can also consider </w:delText>
        </w:r>
        <w:r w:rsidRPr="007A2142" w:rsidDel="00AC4473">
          <w:delText>how the way of drawing became a way of seeing</w:delText>
        </w:r>
      </w:del>
      <w:del w:id="1656" w:author="Elizabeth Ann Storm" w:date="2021-11-30T18:40:00Z">
        <w:r w:rsidRPr="007A2142" w:rsidDel="00137D79">
          <w:delText>,</w:delText>
        </w:r>
      </w:del>
      <w:del w:id="1657" w:author="Elizabeth Ann Storm" w:date="2021-12-13T15:52:00Z">
        <w:r w:rsidRPr="007A2142" w:rsidDel="00AC4473">
          <w:delText xml:space="preserve"> and reinforced a rationalistic way of knowing reality.</w:delText>
        </w:r>
        <w:bookmarkStart w:id="1658" w:name="_Toc90318044"/>
        <w:bookmarkStart w:id="1659" w:name="_Toc90374469"/>
        <w:bookmarkStart w:id="1660" w:name="_Toc90376076"/>
        <w:bookmarkStart w:id="1661" w:name="_Toc90376161"/>
        <w:bookmarkStart w:id="1662" w:name="_Toc90381228"/>
        <w:bookmarkEnd w:id="1658"/>
        <w:bookmarkEnd w:id="1659"/>
        <w:bookmarkEnd w:id="1660"/>
        <w:bookmarkEnd w:id="1661"/>
        <w:bookmarkEnd w:id="1662"/>
      </w:del>
    </w:p>
    <w:p w14:paraId="1BEB517F" w14:textId="1607F744" w:rsidR="00711A69" w:rsidDel="00C67705" w:rsidRDefault="00B15530">
      <w:pPr>
        <w:ind w:firstLine="0"/>
        <w:rPr>
          <w:del w:id="1663" w:author="Elizabeth Ann Storm" w:date="2021-12-13T16:29:00Z"/>
        </w:rPr>
        <w:pPrChange w:id="1664" w:author="Elizabeth" w:date="2022-04-11T16:45:00Z">
          <w:pPr>
            <w:pStyle w:val="Heading2"/>
          </w:pPr>
        </w:pPrChange>
      </w:pPr>
      <w:del w:id="1665" w:author="Elizabeth Ann Storm" w:date="2021-12-13T16:29:00Z">
        <w:r w:rsidDel="00C67705">
          <w:delText>From parts to patterns</w:delText>
        </w:r>
        <w:bookmarkStart w:id="1666" w:name="_Toc90318045"/>
        <w:bookmarkStart w:id="1667" w:name="_Toc90374470"/>
        <w:bookmarkStart w:id="1668" w:name="_Toc90376077"/>
        <w:bookmarkStart w:id="1669" w:name="_Toc90376162"/>
        <w:bookmarkStart w:id="1670" w:name="_Toc90381229"/>
        <w:bookmarkEnd w:id="1666"/>
        <w:bookmarkEnd w:id="1667"/>
        <w:bookmarkEnd w:id="1668"/>
        <w:bookmarkEnd w:id="1669"/>
        <w:bookmarkEnd w:id="1670"/>
      </w:del>
    </w:p>
    <w:p w14:paraId="1EFA2E02" w14:textId="43942C53" w:rsidR="00B15530" w:rsidRPr="007A2142" w:rsidDel="00F0511B" w:rsidRDefault="00B15530">
      <w:pPr>
        <w:ind w:firstLine="0"/>
        <w:rPr>
          <w:del w:id="1671" w:author="Elizabeth Ann Storm" w:date="2021-12-13T15:47:00Z"/>
        </w:rPr>
        <w:pPrChange w:id="1672" w:author="Elizabeth" w:date="2022-04-11T16:45:00Z">
          <w:pPr/>
        </w:pPrChange>
      </w:pPr>
      <w:del w:id="1673" w:author="Elizabeth Ann Storm" w:date="2021-12-13T15:47:00Z">
        <w:r w:rsidRPr="007A2142" w:rsidDel="00F0511B">
          <w:delText>For centuries, the prevailing philosophical attitude that influenced all aspects of culture was one of a Cartesian universe</w:delText>
        </w:r>
      </w:del>
      <w:del w:id="1674" w:author="Elizabeth Ann Storm" w:date="2021-12-01T13:02:00Z">
        <w:r w:rsidRPr="007A2142" w:rsidDel="002D4EB0">
          <w:delText>,</w:delText>
        </w:r>
      </w:del>
      <w:del w:id="1675" w:author="Elizabeth Ann Storm" w:date="2021-12-13T15:47:00Z">
        <w:r w:rsidRPr="007A2142" w:rsidDel="00F0511B">
          <w:delText xml:space="preserve"> built from distinguishable parts in discernable relationships, where, given enough information about a system, precise predictions could be made, lending the world a sense of order and control. Perceiving the world this way, Renes Descartes developed modern analytical algebra, and provided the mathematical framework for a determined, rationalistic, intellectual sense that scaffolded the Age of Reason and upheld its trajectory until Modernity. </w:delText>
        </w:r>
        <w:bookmarkStart w:id="1676" w:name="_Toc90318046"/>
        <w:bookmarkStart w:id="1677" w:name="_Toc90374471"/>
        <w:bookmarkStart w:id="1678" w:name="_Toc90376078"/>
        <w:bookmarkStart w:id="1679" w:name="_Toc90376163"/>
        <w:bookmarkStart w:id="1680" w:name="_Toc90381230"/>
        <w:bookmarkEnd w:id="1676"/>
        <w:bookmarkEnd w:id="1677"/>
        <w:bookmarkEnd w:id="1678"/>
        <w:bookmarkEnd w:id="1679"/>
        <w:bookmarkEnd w:id="1680"/>
      </w:del>
    </w:p>
    <w:p w14:paraId="7EC3C915" w14:textId="048E2EA5" w:rsidR="00B15530" w:rsidRPr="007A2142" w:rsidDel="001D0BF8" w:rsidRDefault="00B15530">
      <w:pPr>
        <w:ind w:firstLine="0"/>
        <w:rPr>
          <w:del w:id="1681" w:author="Elizabeth Ann Storm" w:date="2021-12-13T19:03:00Z"/>
        </w:rPr>
        <w:pPrChange w:id="1682" w:author="Elizabeth" w:date="2022-04-11T16:45:00Z">
          <w:pPr/>
        </w:pPrChange>
      </w:pPr>
      <w:del w:id="1683" w:author="Elizabeth Ann Storm" w:date="2021-12-13T19:03:00Z">
        <w:r w:rsidRPr="007A2142" w:rsidDel="001D0BF8">
          <w:delText xml:space="preserve">As this age of reason has surely come to its late stage, and the control and power that rationalism promised have been corrupted, we may observe new models of reality. Having exhausted our </w:delText>
        </w:r>
        <w:r w:rsidR="003F752E" w:rsidDel="001D0BF8">
          <w:delText xml:space="preserve">strictly </w:delText>
        </w:r>
        <w:r w:rsidRPr="007A2142" w:rsidDel="001D0BF8">
          <w:delText>rational sense</w:delText>
        </w:r>
        <w:r w:rsidR="003F752E" w:rsidDel="001D0BF8">
          <w:delText>s</w:delText>
        </w:r>
        <w:r w:rsidRPr="007A2142" w:rsidDel="001D0BF8">
          <w:delText xml:space="preserve">, we now know every model is provisional, after all. </w:delText>
        </w:r>
        <w:bookmarkStart w:id="1684" w:name="_Toc90318047"/>
        <w:bookmarkStart w:id="1685" w:name="_Toc90374472"/>
        <w:bookmarkStart w:id="1686" w:name="_Toc90376079"/>
        <w:bookmarkStart w:id="1687" w:name="_Toc90376164"/>
        <w:bookmarkStart w:id="1688" w:name="_Toc90381231"/>
        <w:bookmarkEnd w:id="1684"/>
        <w:bookmarkEnd w:id="1685"/>
        <w:bookmarkEnd w:id="1686"/>
        <w:bookmarkEnd w:id="1687"/>
        <w:bookmarkEnd w:id="1688"/>
      </w:del>
    </w:p>
    <w:p w14:paraId="380619F9" w14:textId="729F59E5" w:rsidR="00B15530" w:rsidRPr="007A2142" w:rsidDel="001D0BF8" w:rsidRDefault="00B15530">
      <w:pPr>
        <w:ind w:firstLine="0"/>
        <w:rPr>
          <w:del w:id="1689" w:author="Elizabeth Ann Storm" w:date="2021-12-13T19:03:00Z"/>
        </w:rPr>
        <w:pPrChange w:id="1690" w:author="Elizabeth" w:date="2022-04-11T16:45:00Z">
          <w:pPr/>
        </w:pPrChange>
      </w:pPr>
      <w:del w:id="1691" w:author="Elizabeth Ann Storm" w:date="2021-12-13T19:03:00Z">
        <w:r w:rsidRPr="007A2142" w:rsidDel="001D0BF8">
          <w:delText>Ethnobotanist, author, and psychedelic mystic Terence McKenna, in his characteristic mercurial and referential style, brings to mind ideas around shifting ideologies, models of reality, phenomena, and cultural progress and decline in writings and un-scripted lectures.</w:delText>
        </w:r>
        <w:r w:rsidR="005D5295" w:rsidDel="001D0BF8">
          <w:delText xml:space="preserve"> </w:delText>
        </w:r>
        <w:r w:rsidRPr="007A2142" w:rsidDel="001D0BF8">
          <w:delText>To summarize from his “History Ends in Green” lectures, he states,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delText>
        </w:r>
        <w:r w:rsidR="003F752E" w:rsidDel="001D0BF8">
          <w:rPr>
            <w:rStyle w:val="FootnoteReference"/>
          </w:rPr>
          <w:footnoteReference w:id="14"/>
        </w:r>
        <w:r w:rsidRPr="007A2142" w:rsidDel="001D0BF8">
          <w:delText xml:space="preserve"> </w:delText>
        </w:r>
        <w:bookmarkStart w:id="1694" w:name="_Toc90318048"/>
        <w:bookmarkStart w:id="1695" w:name="_Toc90374473"/>
        <w:bookmarkStart w:id="1696" w:name="_Toc90376080"/>
        <w:bookmarkStart w:id="1697" w:name="_Toc90376165"/>
        <w:bookmarkStart w:id="1698" w:name="_Toc90381232"/>
        <w:bookmarkEnd w:id="1694"/>
        <w:bookmarkEnd w:id="1695"/>
        <w:bookmarkEnd w:id="1696"/>
        <w:bookmarkEnd w:id="1697"/>
        <w:bookmarkEnd w:id="1698"/>
      </w:del>
    </w:p>
    <w:p w14:paraId="5D1F3C4C" w14:textId="6FBA1712" w:rsidR="00B15530" w:rsidRPr="007A2142" w:rsidDel="001D0BF8" w:rsidRDefault="00B15530">
      <w:pPr>
        <w:ind w:firstLine="0"/>
        <w:rPr>
          <w:del w:id="1699" w:author="Elizabeth Ann Storm" w:date="2021-12-13T19:03:00Z"/>
        </w:rPr>
        <w:pPrChange w:id="1700" w:author="Elizabeth" w:date="2022-04-11T16:45:00Z">
          <w:pPr/>
        </w:pPrChange>
      </w:pPr>
      <w:del w:id="1701" w:author="Elizabeth Ann Storm" w:date="2021-12-13T19:03:00Z">
        <w:r w:rsidRPr="007A2142" w:rsidDel="001D0BF8">
          <w:delText>In response to this, the evolution of the aesthetic experience of the 20th and early 21st centuries has led to a dissolution of boundary and form, where experience is felt in a constant state of flux. As the visual culture of the late 20th century suggests, McKenna muses, the collective is looking for new models to replace the deposed Cartesian sense of a world built from parts.</w:delText>
        </w:r>
        <w:r w:rsidR="003F752E" w:rsidDel="001D0BF8">
          <w:rPr>
            <w:rStyle w:val="FootnoteReference"/>
          </w:rPr>
          <w:footnoteReference w:id="15"/>
        </w:r>
        <w:r w:rsidRPr="007A2142" w:rsidDel="001D0BF8">
          <w:delText xml:space="preserve"> Learning this history alongside a deep and purposeful development of my practice as a graduate student has caused me to move almost parallel through the ideological shifts, </w:delText>
        </w:r>
      </w:del>
      <w:del w:id="1704" w:author="Elizabeth Ann Storm" w:date="2021-12-01T13:03:00Z">
        <w:r w:rsidRPr="007A2142" w:rsidDel="002D4EB0">
          <w:delText xml:space="preserve">causing </w:delText>
        </w:r>
      </w:del>
      <w:del w:id="1705" w:author="Elizabeth Ann Storm" w:date="2021-12-13T19:03:00Z">
        <w:r w:rsidRPr="007A2142" w:rsidDel="001D0BF8">
          <w:delText xml:space="preserve">me to question my attachment to an old model. </w:delText>
        </w:r>
        <w:bookmarkStart w:id="1706" w:name="_Toc90318049"/>
        <w:bookmarkStart w:id="1707" w:name="_Toc90374474"/>
        <w:bookmarkStart w:id="1708" w:name="_Toc90376081"/>
        <w:bookmarkStart w:id="1709" w:name="_Toc90376166"/>
        <w:bookmarkStart w:id="1710" w:name="_Toc90381233"/>
        <w:bookmarkEnd w:id="1706"/>
        <w:bookmarkEnd w:id="1707"/>
        <w:bookmarkEnd w:id="1708"/>
        <w:bookmarkEnd w:id="1709"/>
        <w:bookmarkEnd w:id="1710"/>
      </w:del>
    </w:p>
    <w:p w14:paraId="12591D75" w14:textId="2756E3D7" w:rsidR="00B15530" w:rsidRPr="007A2142" w:rsidDel="002D4EB0" w:rsidRDefault="00B15530">
      <w:pPr>
        <w:ind w:firstLine="0"/>
        <w:rPr>
          <w:del w:id="1711" w:author="Elizabeth Ann Storm" w:date="2021-12-01T13:04:00Z"/>
        </w:rPr>
        <w:pPrChange w:id="1712" w:author="Elizabeth" w:date="2022-04-11T16:45:00Z">
          <w:pPr/>
        </w:pPrChange>
      </w:pPr>
      <w:del w:id="1713" w:author="Elizabeth Ann Storm" w:date="2021-12-01T13:04:00Z">
        <w:r w:rsidRPr="007A2142" w:rsidDel="002D4EB0">
          <w:delText>(Whole paragraph closing the prior section about old ways of knowing and thinking, seeing, sensing, contemporary aesthetics) (Martin Kemp – something about patterns – maybe marshal mcluhan patterns quote?) (Something like, we are moving away from old models of parts building into wholes and into a mode of pattern recognition within systems)</w:delText>
        </w:r>
        <w:r w:rsidR="003F752E" w:rsidDel="002D4EB0">
          <w:rPr>
            <w:rStyle w:val="FootnoteReference"/>
          </w:rPr>
          <w:footnoteReference w:id="16"/>
        </w:r>
        <w:bookmarkStart w:id="1716" w:name="_Toc90318050"/>
        <w:bookmarkStart w:id="1717" w:name="_Toc90374475"/>
        <w:bookmarkStart w:id="1718" w:name="_Toc90376082"/>
        <w:bookmarkStart w:id="1719" w:name="_Toc90376167"/>
        <w:bookmarkStart w:id="1720" w:name="_Toc90381234"/>
        <w:bookmarkEnd w:id="1716"/>
        <w:bookmarkEnd w:id="1717"/>
        <w:bookmarkEnd w:id="1718"/>
        <w:bookmarkEnd w:id="1719"/>
        <w:bookmarkEnd w:id="1720"/>
      </w:del>
    </w:p>
    <w:p w14:paraId="42FD83B1" w14:textId="3AD1BEE4" w:rsidR="003551CE" w:rsidRPr="003551CE" w:rsidDel="001D0BF8" w:rsidRDefault="003551CE">
      <w:pPr>
        <w:ind w:firstLine="0"/>
        <w:rPr>
          <w:del w:id="1721" w:author="Elizabeth Ann Storm" w:date="2021-12-13T19:03:00Z"/>
        </w:rPr>
        <w:pPrChange w:id="1722" w:author="Elizabeth" w:date="2022-04-11T16:45:00Z">
          <w:pPr>
            <w:pStyle w:val="ListParagraph"/>
          </w:pPr>
        </w:pPrChange>
      </w:pPr>
      <w:del w:id="1723" w:author="Elizabeth Ann Storm" w:date="2021-12-13T19:03:00Z">
        <w:r w:rsidRPr="003551CE" w:rsidDel="001D0BF8">
          <w:delText xml:space="preserve">Ours is a brand-new world of all-at-onceness. ‘Time’ has ceased, ‘space’ has vanished. We now live in a global village… a simultaneous happening. We are back in acoustic space. We have begun again to structure the primordial feeling, the tribal emotions from which a few centuries of literacy divorced us… </w:delText>
        </w:r>
        <w:bookmarkStart w:id="1724" w:name="_Toc90318051"/>
        <w:bookmarkStart w:id="1725" w:name="_Toc90374476"/>
        <w:bookmarkStart w:id="1726" w:name="_Toc90376083"/>
        <w:bookmarkStart w:id="1727" w:name="_Toc90376168"/>
        <w:bookmarkStart w:id="1728" w:name="_Toc90381235"/>
        <w:bookmarkEnd w:id="1724"/>
        <w:bookmarkEnd w:id="1725"/>
        <w:bookmarkEnd w:id="1726"/>
        <w:bookmarkEnd w:id="1727"/>
        <w:bookmarkEnd w:id="1728"/>
      </w:del>
    </w:p>
    <w:p w14:paraId="12B1FD96" w14:textId="415C618F" w:rsidR="003551CE" w:rsidRPr="003551CE" w:rsidDel="001D0BF8" w:rsidRDefault="003551CE">
      <w:pPr>
        <w:ind w:firstLine="0"/>
        <w:rPr>
          <w:del w:id="1729" w:author="Elizabeth Ann Storm" w:date="2021-12-13T19:03:00Z"/>
        </w:rPr>
        <w:pPrChange w:id="1730" w:author="Elizabeth" w:date="2022-04-11T16:45:00Z">
          <w:pPr>
            <w:pStyle w:val="ListParagraph"/>
          </w:pPr>
        </w:pPrChange>
      </w:pPr>
      <w:del w:id="1731" w:author="Elizabeth Ann Storm" w:date="2021-12-13T19:03:00Z">
        <w:r w:rsidRPr="003551CE" w:rsidDel="001D0BF8">
          <w:delText>At the high speed of electric communication, purely visual means of apprehending the world are no longer possible; they are just too slow to be relevant or effective…</w:delText>
        </w:r>
        <w:bookmarkStart w:id="1732" w:name="_Toc90318052"/>
        <w:bookmarkStart w:id="1733" w:name="_Toc90374477"/>
        <w:bookmarkStart w:id="1734" w:name="_Toc90376084"/>
        <w:bookmarkStart w:id="1735" w:name="_Toc90376169"/>
        <w:bookmarkStart w:id="1736" w:name="_Toc90381236"/>
        <w:bookmarkEnd w:id="1732"/>
        <w:bookmarkEnd w:id="1733"/>
        <w:bookmarkEnd w:id="1734"/>
        <w:bookmarkEnd w:id="1735"/>
        <w:bookmarkEnd w:id="1736"/>
      </w:del>
    </w:p>
    <w:p w14:paraId="515A26A1" w14:textId="65B9431F" w:rsidR="003551CE" w:rsidRPr="003551CE" w:rsidDel="001D0BF8" w:rsidRDefault="003551CE">
      <w:pPr>
        <w:ind w:firstLine="0"/>
        <w:rPr>
          <w:del w:id="1737" w:author="Elizabeth Ann Storm" w:date="2021-12-13T19:03:00Z"/>
        </w:rPr>
        <w:pPrChange w:id="1738" w:author="Elizabeth" w:date="2022-04-11T16:45:00Z">
          <w:pPr>
            <w:pStyle w:val="ListParagraph"/>
          </w:pPr>
        </w:pPrChange>
      </w:pPr>
      <w:del w:id="1739" w:author="Elizabeth Ann Storm" w:date="2021-12-13T19:03:00Z">
        <w:r w:rsidRPr="003551CE" w:rsidDel="001D0BF8">
          <w:delText xml:space="preserve">…Information pours upon us, instantaneously and continuously… Our electrically-configured world has forced us to move from the habit of data classification to the mode of pattern recognition… </w:delText>
        </w:r>
        <w:r w:rsidR="002108A2" w:rsidDel="001D0BF8">
          <w:rPr>
            <w:rStyle w:val="FootnoteReference"/>
          </w:rPr>
          <w:footnoteReference w:id="17"/>
        </w:r>
        <w:bookmarkStart w:id="1744" w:name="_Toc90318053"/>
        <w:bookmarkStart w:id="1745" w:name="_Toc90374478"/>
        <w:bookmarkStart w:id="1746" w:name="_Toc90376085"/>
        <w:bookmarkStart w:id="1747" w:name="_Toc90376170"/>
        <w:bookmarkStart w:id="1748" w:name="_Toc90381237"/>
        <w:bookmarkEnd w:id="1744"/>
        <w:bookmarkEnd w:id="1745"/>
        <w:bookmarkEnd w:id="1746"/>
        <w:bookmarkEnd w:id="1747"/>
        <w:bookmarkEnd w:id="1748"/>
      </w:del>
    </w:p>
    <w:p w14:paraId="7FCBCFEA" w14:textId="0F50D8CD" w:rsidR="00B15530" w:rsidRPr="007A2142" w:rsidDel="001D0BF8" w:rsidRDefault="00B15530">
      <w:pPr>
        <w:ind w:firstLine="0"/>
        <w:rPr>
          <w:del w:id="1749" w:author="Elizabeth Ann Storm" w:date="2021-12-13T19:03:00Z"/>
        </w:rPr>
        <w:pPrChange w:id="1750" w:author="Elizabeth" w:date="2022-04-11T16:45:00Z">
          <w:pPr/>
        </w:pPrChange>
      </w:pPr>
      <w:bookmarkStart w:id="1751" w:name="_Toc90318054"/>
      <w:bookmarkStart w:id="1752" w:name="_Toc90374479"/>
      <w:bookmarkStart w:id="1753" w:name="_Toc90376086"/>
      <w:bookmarkStart w:id="1754" w:name="_Toc90376171"/>
      <w:bookmarkStart w:id="1755" w:name="_Toc90381238"/>
      <w:bookmarkEnd w:id="1751"/>
      <w:bookmarkEnd w:id="1752"/>
      <w:bookmarkEnd w:id="1753"/>
      <w:bookmarkEnd w:id="1754"/>
      <w:bookmarkEnd w:id="1755"/>
    </w:p>
    <w:p w14:paraId="48F44FF9" w14:textId="49DDE7DB" w:rsidR="00B15530" w:rsidRPr="007A2142" w:rsidDel="001D0BF8" w:rsidRDefault="00B15530">
      <w:pPr>
        <w:ind w:firstLine="0"/>
        <w:rPr>
          <w:del w:id="1756" w:author="Elizabeth Ann Storm" w:date="2021-12-13T19:03:00Z"/>
        </w:rPr>
        <w:pPrChange w:id="1757" w:author="Elizabeth" w:date="2022-04-11T16:45:00Z">
          <w:pPr/>
        </w:pPrChange>
      </w:pPr>
      <w:del w:id="1758" w:author="Elizabeth Ann Storm" w:date="2021-12-13T19:03:00Z">
        <w:r w:rsidRPr="007A2142" w:rsidDel="001D0BF8">
          <w:delText>Now I tend to notice patterns. Specifically, patterns of dynamic forces like branching in plants or in cracks in concrete, spiral growth of pinecones, of human hands, waveforms in everything from radio to creek beds, and folding or buckling across man-made and organic material worlds.</w:delText>
        </w:r>
        <w:r w:rsidR="00EF709F" w:rsidDel="001D0BF8">
          <w:rPr>
            <w:rStyle w:val="FootnoteReference"/>
          </w:rPr>
          <w:footnoteReference w:id="18"/>
        </w:r>
        <w:r w:rsidRPr="007A2142" w:rsidDel="001D0BF8">
          <w:delText xml:space="preserve"> The more I seek the experience of patterns, the more I find them. What is that about? What is it drawing my attention? And is it enough to notice what I notice, or do I then have to </w:delText>
        </w:r>
        <w:r w:rsidR="00EF709F" w:rsidRPr="007A2142" w:rsidDel="001D0BF8">
          <w:delText>contextualize</w:delText>
        </w:r>
        <w:r w:rsidRPr="007A2142" w:rsidDel="001D0BF8">
          <w:delText xml:space="preserve"> it? </w:delText>
        </w:r>
        <w:r w:rsidR="00BF5CA0" w:rsidDel="001D0BF8">
          <w:delText>[Donna Haraway “crystals, fabrics, and fields…”]</w:delText>
        </w:r>
        <w:bookmarkStart w:id="1761" w:name="_Toc90318055"/>
        <w:bookmarkStart w:id="1762" w:name="_Toc90374480"/>
        <w:bookmarkStart w:id="1763" w:name="_Toc90376087"/>
        <w:bookmarkStart w:id="1764" w:name="_Toc90376172"/>
        <w:bookmarkStart w:id="1765" w:name="_Toc90381239"/>
        <w:bookmarkEnd w:id="1761"/>
        <w:bookmarkEnd w:id="1762"/>
        <w:bookmarkEnd w:id="1763"/>
        <w:bookmarkEnd w:id="1764"/>
        <w:bookmarkEnd w:id="1765"/>
      </w:del>
    </w:p>
    <w:p w14:paraId="5FACE8FC" w14:textId="2052FAB2" w:rsidR="00B15530" w:rsidRPr="007A2142" w:rsidDel="001D0BF8" w:rsidRDefault="00B15530">
      <w:pPr>
        <w:ind w:firstLine="0"/>
        <w:rPr>
          <w:del w:id="1766" w:author="Elizabeth Ann Storm" w:date="2021-12-13T19:03:00Z"/>
        </w:rPr>
        <w:pPrChange w:id="1767" w:author="Elizabeth" w:date="2022-04-11T16:45:00Z">
          <w:pPr/>
        </w:pPrChange>
      </w:pPr>
      <w:del w:id="1768" w:author="Elizabeth Ann Storm" w:date="2021-12-13T19:03:00Z">
        <w:r w:rsidRPr="007A2142" w:rsidDel="001D0BF8">
          <w:delText xml:space="preserve">My sister and I were nerds. We were little natural philosophers, developing our own ideas about how to approach the study of life, the universe, and everything. An interest in observation and curiosity was instilled in each of us from a very young age. As elder millennials, we saw the rise of </w:delText>
        </w:r>
        <w:r w:rsidR="00D2606A" w:rsidDel="001D0BF8">
          <w:delText xml:space="preserve">mechanical film and photography, </w:delText>
        </w:r>
        <w:r w:rsidRPr="007A2142" w:rsidDel="001D0BF8">
          <w:delText>the household computer</w:delText>
        </w:r>
        <w:r w:rsidR="00D2606A" w:rsidDel="001D0BF8">
          <w:delText xml:space="preserve">, </w:delText>
        </w:r>
        <w:r w:rsidRPr="007A2142" w:rsidDel="001D0BF8">
          <w:delText xml:space="preserve">and digital communications. These technologies advanced scientific research and cultural development at such a breakneck speed during our youth that our textbooks couldn’t keep up. </w:delText>
        </w:r>
      </w:del>
      <w:del w:id="1769" w:author="Elizabeth Ann Storm" w:date="2021-11-30T18:43:00Z">
        <w:r w:rsidRPr="007A2142" w:rsidDel="00043657">
          <w:delText xml:space="preserve">Thankfully our youth gave us the advantage to remain flexible towards these radical changes which society had barely begun to understand, let alone integrate into life in the late 20th century. </w:delText>
        </w:r>
      </w:del>
      <w:bookmarkStart w:id="1770" w:name="_Toc90318056"/>
      <w:bookmarkStart w:id="1771" w:name="_Toc90374481"/>
      <w:bookmarkStart w:id="1772" w:name="_Toc90376088"/>
      <w:bookmarkStart w:id="1773" w:name="_Toc90376173"/>
      <w:bookmarkStart w:id="1774" w:name="_Toc90381240"/>
      <w:bookmarkEnd w:id="1770"/>
      <w:bookmarkEnd w:id="1771"/>
      <w:bookmarkEnd w:id="1772"/>
      <w:bookmarkEnd w:id="1773"/>
      <w:bookmarkEnd w:id="1774"/>
    </w:p>
    <w:p w14:paraId="0772EA1C" w14:textId="223E5939" w:rsidR="00B15530" w:rsidRPr="007A2142" w:rsidDel="001D0BF8" w:rsidRDefault="00B15530">
      <w:pPr>
        <w:ind w:firstLine="0"/>
        <w:rPr>
          <w:del w:id="1775" w:author="Elizabeth Ann Storm" w:date="2021-12-13T19:03:00Z"/>
        </w:rPr>
        <w:pPrChange w:id="1776" w:author="Elizabeth" w:date="2022-04-11T16:45:00Z">
          <w:pPr/>
        </w:pPrChange>
      </w:pPr>
      <w:del w:id="1777" w:author="Elizabeth Ann Storm" w:date="2021-12-13T19:03:00Z">
        <w:r w:rsidRPr="007A2142" w:rsidDel="001D0BF8">
          <w:delText>This communication age, this digital age has contributed significantly to what I notice</w:delText>
        </w:r>
        <w:r w:rsidR="005F4356" w:rsidDel="001D0BF8">
          <w:delText xml:space="preserve"> when I observe reality</w:delText>
        </w:r>
        <w:r w:rsidRPr="007A2142" w:rsidDel="001D0BF8">
          <w:delText>. I’ve found my interest in chaotic patterns, waveforms in superposition, fracture mechanics, and centrifugal, centripetal, and spiral motion fits into the aesthetic and scientific zeitgeist of the late 20th, early 21st century (after learning their names, of course). This era has seen the dissolution of the Age of Reason as a guiding force. The emergence of a complexity of networks, systems, and chaos theory in its place have had a deeper impact on my experience of reality than the inherited past. (some quote from intro to Systems or Networks…)</w:delText>
        </w:r>
        <w:r w:rsidR="00EF709F" w:rsidDel="001D0BF8">
          <w:rPr>
            <w:rStyle w:val="FootnoteReference"/>
          </w:rPr>
          <w:footnoteReference w:id="19"/>
        </w:r>
        <w:bookmarkStart w:id="1780" w:name="_Toc90318057"/>
        <w:bookmarkStart w:id="1781" w:name="_Toc90374482"/>
        <w:bookmarkStart w:id="1782" w:name="_Toc90376089"/>
        <w:bookmarkStart w:id="1783" w:name="_Toc90376174"/>
        <w:bookmarkStart w:id="1784" w:name="_Toc90381241"/>
        <w:bookmarkEnd w:id="1780"/>
        <w:bookmarkEnd w:id="1781"/>
        <w:bookmarkEnd w:id="1782"/>
        <w:bookmarkEnd w:id="1783"/>
        <w:bookmarkEnd w:id="1784"/>
      </w:del>
    </w:p>
    <w:p w14:paraId="5E8BF07D" w14:textId="4CF1ACBC" w:rsidR="00B15530" w:rsidRPr="007A2142" w:rsidDel="001D0BF8" w:rsidRDefault="00B15530">
      <w:pPr>
        <w:ind w:firstLine="0"/>
        <w:rPr>
          <w:del w:id="1785" w:author="Elizabeth Ann Storm" w:date="2021-12-13T19:03:00Z"/>
        </w:rPr>
        <w:pPrChange w:id="1786" w:author="Elizabeth" w:date="2022-04-11T16:45:00Z">
          <w:pPr/>
        </w:pPrChange>
      </w:pPr>
      <w:bookmarkStart w:id="1787" w:name="_Toc90318058"/>
      <w:bookmarkStart w:id="1788" w:name="_Toc90374483"/>
      <w:bookmarkStart w:id="1789" w:name="_Toc90376090"/>
      <w:bookmarkStart w:id="1790" w:name="_Toc90376175"/>
      <w:bookmarkStart w:id="1791" w:name="_Toc90381242"/>
      <w:bookmarkEnd w:id="1787"/>
      <w:bookmarkEnd w:id="1788"/>
      <w:bookmarkEnd w:id="1789"/>
      <w:bookmarkEnd w:id="1790"/>
      <w:bookmarkEnd w:id="1791"/>
    </w:p>
    <w:p w14:paraId="3995CDB7" w14:textId="46CDAE8B" w:rsidR="00B15530" w:rsidDel="001D0BF8" w:rsidRDefault="00B15530">
      <w:pPr>
        <w:ind w:firstLine="0"/>
        <w:rPr>
          <w:del w:id="1792" w:author="Elizabeth Ann Storm" w:date="2021-12-13T19:03:00Z"/>
        </w:rPr>
        <w:pPrChange w:id="1793" w:author="Elizabeth" w:date="2022-04-11T16:45:00Z">
          <w:pPr/>
        </w:pPrChange>
      </w:pPr>
      <w:del w:id="1794" w:author="Elizabeth Ann Storm" w:date="2021-12-13T19:03:00Z">
        <w:r w:rsidRPr="007A2142" w:rsidDel="001D0BF8">
          <w:delText xml:space="preserve">How can these novel ways of knowing the world be sensed? I see artists of all disciplines crossing boundaries of craft, concept, form, approach, and content to stretch their medium of expression to better fit their unique experience. Yet these artists of the turn of the 21st century (fit into a group, is it the artists from </w:delText>
        </w:r>
        <w:r w:rsidRPr="00220822" w:rsidDel="001D0BF8">
          <w:rPr>
            <w:i/>
            <w:iCs/>
          </w:rPr>
          <w:delText>Formless</w:delText>
        </w:r>
        <w:r w:rsidRPr="007A2142" w:rsidDel="001D0BF8">
          <w:delText xml:space="preserve"> exhibit?). Their expressions, and mine, reflect a sense of (something…) Seeing my expanded practice reflected in theirs has led me to investigate the phenomenology of perception.</w:delText>
        </w:r>
        <w:bookmarkStart w:id="1795" w:name="_Toc90318059"/>
        <w:bookmarkStart w:id="1796" w:name="_Toc90374484"/>
        <w:bookmarkStart w:id="1797" w:name="_Toc90376091"/>
        <w:bookmarkStart w:id="1798" w:name="_Toc90376176"/>
        <w:bookmarkStart w:id="1799" w:name="_Toc90381243"/>
        <w:bookmarkEnd w:id="1795"/>
        <w:bookmarkEnd w:id="1796"/>
        <w:bookmarkEnd w:id="1797"/>
        <w:bookmarkEnd w:id="1798"/>
        <w:bookmarkEnd w:id="1799"/>
      </w:del>
    </w:p>
    <w:p w14:paraId="23762713" w14:textId="21881094" w:rsidR="00C1650E" w:rsidRDefault="00C1650E">
      <w:pPr>
        <w:pStyle w:val="Caption"/>
        <w:spacing w:after="240"/>
        <w:ind w:firstLine="0"/>
        <w:jc w:val="center"/>
        <w:rPr>
          <w:ins w:id="1800" w:author="Elizabeth Ann Storm" w:date="2021-12-13T17:42:00Z"/>
        </w:rPr>
        <w:pPrChange w:id="1801" w:author="Elizabeth" w:date="2022-04-11T16:45:00Z">
          <w:pPr>
            <w:pStyle w:val="Heading2"/>
          </w:pPr>
        </w:pPrChange>
      </w:pPr>
      <w:del w:id="1802" w:author="Elizabeth Ann Storm" w:date="2021-12-13T17:42:00Z">
        <w:r w:rsidDel="00D53ABD">
          <w:delText>Phenomenology</w:delText>
        </w:r>
      </w:del>
      <w:ins w:id="1803" w:author="Elizabeth Ann Storm" w:date="2021-12-13T17:42:00Z">
        <w:del w:id="1804" w:author="Elizabeth" w:date="2022-04-11T16:44:00Z">
          <w:r w:rsidR="00D53ABD" w:rsidDel="008C5CD1">
            <w:delText xml:space="preserve">Subsection 3 – </w:delText>
          </w:r>
        </w:del>
      </w:ins>
      <w:ins w:id="1805" w:author="Elizabeth Ann Storm" w:date="2021-12-13T18:00:00Z">
        <w:del w:id="1806" w:author="Elizabeth" w:date="2022-04-11T16:44:00Z">
          <w:r w:rsidR="0047630A" w:rsidDel="008C5CD1">
            <w:delText>lenses and photography</w:delText>
          </w:r>
        </w:del>
      </w:ins>
    </w:p>
    <w:p w14:paraId="3806A79E" w14:textId="2D088B84" w:rsidR="001D0BF8" w:rsidDel="00454BFA" w:rsidRDefault="001D0BF8" w:rsidP="008A1756">
      <w:pPr>
        <w:pStyle w:val="NoSpacing"/>
        <w:spacing w:line="480" w:lineRule="auto"/>
        <w:ind w:firstLine="0"/>
        <w:rPr>
          <w:ins w:id="1807" w:author="Elizabeth Ann Storm" w:date="2021-12-14T11:48:00Z"/>
          <w:moveFrom w:id="1808" w:author="Elizabeth" w:date="2022-04-16T15:42:00Z"/>
        </w:rPr>
        <w:pPrChange w:id="1809" w:author="Elizabeth" w:date="2022-04-16T15:40:00Z">
          <w:pPr>
            <w:pStyle w:val="NoSpacing"/>
            <w:spacing w:line="480" w:lineRule="auto"/>
          </w:pPr>
        </w:pPrChange>
      </w:pPr>
      <w:moveFromRangeStart w:id="1810" w:author="Elizabeth" w:date="2022-04-16T15:42:00Z" w:name="move101016136"/>
      <w:moveFrom w:id="1811" w:author="Elizabeth" w:date="2022-04-16T15:42:00Z">
        <w:ins w:id="1812" w:author="Elizabeth Ann Storm" w:date="2021-12-13T19:05:00Z">
          <w:r w:rsidDel="00454BFA">
            <w:lastRenderedPageBreak/>
            <w:t>Looking at the historical influence of optical devices opens doors to lines of questioning about the aesthetic foundations of modernism. (Kemp 20</w:t>
          </w:r>
          <w:r w:rsidRPr="00F76039" w:rsidDel="00454BFA">
            <w:rPr>
              <w:vertAlign w:val="superscript"/>
            </w:rPr>
            <w:t>th</w:t>
          </w:r>
          <w:r w:rsidDel="00454BFA">
            <w:t xml:space="preserve"> century optical device and art reference, early film, stop-motion made sensing slowed down motion possible, changing the perception of space and time, and finding a link to contemporaneous science) </w:t>
          </w:r>
        </w:ins>
        <w:ins w:id="1813" w:author="Elizabeth Ann Storm" w:date="2021-12-14T16:46:00Z">
          <w:r w:rsidR="00F14C85" w:rsidDel="00454BFA">
            <w:t>(Crary?)</w:t>
          </w:r>
        </w:ins>
      </w:moveFrom>
    </w:p>
    <w:moveFromRangeEnd w:id="1810"/>
    <w:p w14:paraId="5D5451BE" w14:textId="77777777" w:rsidR="008117C5" w:rsidRDefault="008117C5">
      <w:pPr>
        <w:pStyle w:val="NoSpacing"/>
        <w:keepNext/>
        <w:spacing w:line="480" w:lineRule="auto"/>
        <w:ind w:firstLine="0"/>
        <w:jc w:val="center"/>
        <w:rPr>
          <w:ins w:id="1814" w:author="Elizabeth Ann Storm" w:date="2021-12-14T11:52:00Z"/>
        </w:rPr>
        <w:pPrChange w:id="1815" w:author="Elizabeth Ann Storm" w:date="2021-12-14T11:52:00Z">
          <w:pPr>
            <w:pStyle w:val="NoSpacing"/>
            <w:spacing w:line="480" w:lineRule="auto"/>
            <w:ind w:firstLine="0"/>
          </w:pPr>
        </w:pPrChange>
      </w:pPr>
      <w:ins w:id="1816" w:author="Elizabeth Ann Storm" w:date="2021-12-14T11:52:00Z">
        <w:r>
          <w:rPr>
            <w:noProof/>
          </w:rPr>
          <w:drawing>
            <wp:inline distT="0" distB="0" distL="0" distR="0" wp14:anchorId="7D40AE08" wp14:editId="52D76EEB">
              <wp:extent cx="3028950" cy="304800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28950" cy="3048000"/>
                      </a:xfrm>
                      <a:prstGeom prst="rect">
                        <a:avLst/>
                      </a:prstGeom>
                    </pic:spPr>
                  </pic:pic>
                </a:graphicData>
              </a:graphic>
            </wp:inline>
          </w:drawing>
        </w:r>
      </w:ins>
    </w:p>
    <w:p w14:paraId="616A6C31" w14:textId="20FEB829" w:rsidR="008117C5" w:rsidRDefault="008117C5">
      <w:pPr>
        <w:pStyle w:val="Caption"/>
        <w:spacing w:after="240"/>
        <w:ind w:firstLine="0"/>
        <w:jc w:val="center"/>
        <w:rPr>
          <w:ins w:id="1817" w:author="Elizabeth Ann Storm" w:date="2021-12-13T19:05:00Z"/>
        </w:rPr>
        <w:pPrChange w:id="1818" w:author="Elizabeth Ann Storm" w:date="2021-12-14T11:52:00Z">
          <w:pPr>
            <w:pStyle w:val="NoSpacing"/>
            <w:spacing w:line="480" w:lineRule="auto"/>
          </w:pPr>
        </w:pPrChange>
      </w:pPr>
      <w:bookmarkStart w:id="1819" w:name="_Toc101022749"/>
      <w:ins w:id="1820" w:author="Elizabeth Ann Storm" w:date="2021-12-14T11:52:00Z">
        <w:r>
          <w:t xml:space="preserve">Figure </w:t>
        </w:r>
        <w:r>
          <w:fldChar w:fldCharType="begin"/>
        </w:r>
        <w:r>
          <w:instrText xml:space="preserve"> SEQ Figure \* ARABIC </w:instrText>
        </w:r>
      </w:ins>
      <w:r>
        <w:fldChar w:fldCharType="separate"/>
      </w:r>
      <w:ins w:id="1821" w:author="Elizabeth Ann Storm" w:date="2021-12-14T12:04:00Z">
        <w:r w:rsidR="00A91C2E">
          <w:rPr>
            <w:noProof/>
          </w:rPr>
          <w:t>9</w:t>
        </w:r>
      </w:ins>
      <w:ins w:id="1822" w:author="Elizabeth Ann Storm" w:date="2021-12-14T11:52:00Z">
        <w:r>
          <w:fldChar w:fldCharType="end"/>
        </w:r>
        <w:r>
          <w:t>. camera lucida illustration placeholder</w:t>
        </w:r>
      </w:ins>
      <w:bookmarkEnd w:id="1819"/>
    </w:p>
    <w:p w14:paraId="74E3A70F" w14:textId="7EE6D8C1" w:rsidR="001D0BF8" w:rsidRDefault="008C5CD1">
      <w:pPr>
        <w:pStyle w:val="NoSpacing"/>
        <w:spacing w:line="480" w:lineRule="auto"/>
        <w:rPr>
          <w:ins w:id="1823" w:author="Elizabeth Ann Storm" w:date="2021-12-14T11:54:00Z"/>
        </w:rPr>
      </w:pPr>
      <w:ins w:id="1824" w:author="Elizabeth" w:date="2022-04-11T16:45:00Z">
        <w:r>
          <w:t xml:space="preserve">(put </w:t>
        </w:r>
        <w:proofErr w:type="spellStart"/>
        <w:r>
          <w:t>mcluhan</w:t>
        </w:r>
        <w:proofErr w:type="spellEnd"/>
        <w:r>
          <w:t xml:space="preserve"> here with changing perspective and thinking-pattern from medium in the message MIT press essay excerpt</w:t>
        </w:r>
      </w:ins>
      <w:ins w:id="1825" w:author="Elizabeth" w:date="2022-04-11T16:46:00Z">
        <w:r>
          <w:t>)</w:t>
        </w:r>
      </w:ins>
      <w:ins w:id="1826" w:author="Elizabeth Ann Storm" w:date="2021-12-13T19:05:00Z">
        <w:del w:id="1827" w:author="Elizabeth" w:date="2022-04-11T16:45:00Z">
          <w:r w:rsidR="001D0BF8" w:rsidDel="008C5CD1">
            <w:delText>(Art in the age of mechanical reproduction</w:delText>
          </w:r>
        </w:del>
      </w:ins>
      <w:ins w:id="1828" w:author="Elizabeth Ann Storm" w:date="2021-12-13T20:00:00Z">
        <w:del w:id="1829" w:author="Elizabeth" w:date="2022-04-11T16:45:00Z">
          <w:r w:rsidR="00D81CD3" w:rsidDel="008C5CD1">
            <w:delText xml:space="preserve"> ? </w:delText>
          </w:r>
        </w:del>
      </w:ins>
      <w:ins w:id="1830" w:author="Elizabeth Ann Storm" w:date="2021-12-13T19:05:00Z">
        <w:del w:id="1831" w:author="Elizabeth" w:date="2022-04-11T16:45:00Z">
          <w:r w:rsidR="001D0BF8" w:rsidDel="008C5CD1">
            <w:delText>)</w:delText>
          </w:r>
        </w:del>
      </w:ins>
    </w:p>
    <w:p w14:paraId="10CD743B" w14:textId="77777777" w:rsidR="00583CAE" w:rsidRDefault="00583CAE">
      <w:pPr>
        <w:pStyle w:val="NoSpacing"/>
        <w:keepNext/>
        <w:spacing w:line="480" w:lineRule="auto"/>
        <w:ind w:firstLine="0"/>
        <w:jc w:val="center"/>
        <w:rPr>
          <w:ins w:id="1832" w:author="Elizabeth Ann Storm" w:date="2021-12-14T11:54:00Z"/>
        </w:rPr>
        <w:pPrChange w:id="1833" w:author="Elizabeth Ann Storm" w:date="2021-12-14T11:54:00Z">
          <w:pPr>
            <w:pStyle w:val="NoSpacing"/>
            <w:spacing w:line="480" w:lineRule="auto"/>
            <w:ind w:firstLine="0"/>
          </w:pPr>
        </w:pPrChange>
      </w:pPr>
      <w:ins w:id="1834" w:author="Elizabeth Ann Storm" w:date="2021-12-14T11:54:00Z">
        <w:r>
          <w:rPr>
            <w:noProof/>
          </w:rPr>
          <w:drawing>
            <wp:inline distT="0" distB="0" distL="0" distR="0" wp14:anchorId="7594C587" wp14:editId="7AD17355">
              <wp:extent cx="5943600" cy="3343275"/>
              <wp:effectExtent l="0" t="0" r="0" b="9525"/>
              <wp:docPr id="13" name="Picture 13" descr="A collage of a person riding a ho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llage of a person riding a hors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ins>
    </w:p>
    <w:p w14:paraId="04188EB9" w14:textId="70861FDA" w:rsidR="00583CAE" w:rsidRPr="00D53ABD" w:rsidRDefault="00583CAE">
      <w:pPr>
        <w:pStyle w:val="Caption"/>
        <w:spacing w:after="240"/>
        <w:ind w:firstLine="0"/>
        <w:jc w:val="center"/>
        <w:rPr>
          <w:bCs w:val="0"/>
          <w:szCs w:val="22"/>
          <w:rPrChange w:id="1835" w:author="Elizabeth Ann Storm" w:date="2021-12-13T17:42:00Z">
            <w:rPr>
              <w:rFonts w:eastAsiaTheme="minorHAnsi"/>
            </w:rPr>
          </w:rPrChange>
        </w:rPr>
        <w:pPrChange w:id="1836" w:author="Elizabeth Ann Storm" w:date="2021-12-14T11:54:00Z">
          <w:pPr>
            <w:pStyle w:val="Heading2"/>
          </w:pPr>
        </w:pPrChange>
      </w:pPr>
      <w:bookmarkStart w:id="1837" w:name="_Toc101022750"/>
      <w:ins w:id="1838" w:author="Elizabeth Ann Storm" w:date="2021-12-14T11:54:00Z">
        <w:r>
          <w:t xml:space="preserve">Figure </w:t>
        </w:r>
        <w:r>
          <w:fldChar w:fldCharType="begin"/>
        </w:r>
        <w:r>
          <w:instrText xml:space="preserve"> SEQ Figure \* ARABIC </w:instrText>
        </w:r>
      </w:ins>
      <w:r>
        <w:fldChar w:fldCharType="separate"/>
      </w:r>
      <w:ins w:id="1839" w:author="Elizabeth Ann Storm" w:date="2021-12-14T12:04:00Z">
        <w:r w:rsidR="00A91C2E">
          <w:rPr>
            <w:noProof/>
          </w:rPr>
          <w:t>10</w:t>
        </w:r>
      </w:ins>
      <w:ins w:id="1840" w:author="Elizabeth Ann Storm" w:date="2021-12-14T11:54:00Z">
        <w:r>
          <w:fldChar w:fldCharType="end"/>
        </w:r>
        <w:r>
          <w:t xml:space="preserve">. Muybridge early stop-motion 1878 placeholder </w:t>
        </w:r>
        <w:proofErr w:type="spellStart"/>
        <w:r>
          <w:t>iamge</w:t>
        </w:r>
      </w:ins>
      <w:bookmarkEnd w:id="1837"/>
      <w:proofErr w:type="spellEnd"/>
    </w:p>
    <w:p w14:paraId="13D62CEB" w14:textId="4EDB7C45" w:rsidR="00C1650E" w:rsidRPr="007A2142" w:rsidDel="001D0BF8" w:rsidRDefault="00C1650E">
      <w:pPr>
        <w:pStyle w:val="Heading3"/>
        <w:rPr>
          <w:del w:id="1841" w:author="Elizabeth Ann Storm" w:date="2021-12-13T19:05:00Z"/>
        </w:rPr>
        <w:pPrChange w:id="1842" w:author="Elizabeth" w:date="2022-04-11T16:46:00Z">
          <w:pPr/>
        </w:pPrChange>
      </w:pPr>
      <w:del w:id="1843" w:author="Elizabeth Ann Storm" w:date="2021-12-13T19:05:00Z">
        <w:r w:rsidRPr="007A2142" w:rsidDel="001D0BF8">
          <w:lastRenderedPageBreak/>
          <w:delText xml:space="preserve">Phenomenology is the study of the structures of experience and consciousness. </w:delText>
        </w:r>
      </w:del>
      <w:del w:id="1844" w:author="Elizabeth Ann Storm" w:date="2021-12-01T13:26:00Z">
        <w:r w:rsidRPr="007A2142" w:rsidDel="00CF448E">
          <w:delText xml:space="preserve">Distinct from a philosophy, phenomenology is anti-reductionist and deals with </w:delText>
        </w:r>
        <w:r w:rsidR="00220822" w:rsidRPr="007A2142" w:rsidDel="00CF448E">
          <w:delText>holisms</w:delText>
        </w:r>
        <w:r w:rsidRPr="007A2142" w:rsidDel="00CF448E">
          <w:delText xml:space="preserve">. In </w:delText>
        </w:r>
      </w:del>
      <w:del w:id="1845" w:author="Elizabeth Ann Storm" w:date="2021-12-13T19:05:00Z">
        <w:r w:rsidRPr="007A2142" w:rsidDel="001D0BF8">
          <w:delText xml:space="preserve">researching this topic, I have come to find the embodied phenomenology of </w:delText>
        </w:r>
        <w:r w:rsidR="00220822" w:rsidDel="001D0BF8">
          <w:delText>early 20</w:delText>
        </w:r>
        <w:r w:rsidR="00220822" w:rsidRPr="00220822" w:rsidDel="001D0BF8">
          <w:rPr>
            <w:vertAlign w:val="superscript"/>
          </w:rPr>
          <w:delText>th</w:delText>
        </w:r>
        <w:r w:rsidR="00220822" w:rsidDel="001D0BF8">
          <w:delText>-century French philosopher</w:delText>
        </w:r>
        <w:r w:rsidRPr="007A2142" w:rsidDel="001D0BF8">
          <w:delText xml:space="preserve"> Maurice Merleau-Ponty to be most </w:delText>
        </w:r>
        <w:r w:rsidR="00220822" w:rsidDel="001D0BF8">
          <w:delText>connected</w:delText>
        </w:r>
        <w:r w:rsidRPr="007A2142" w:rsidDel="001D0BF8">
          <w:delText xml:space="preserve"> to lines of thought that I engage with in the studio around reflective observation and implicit patterns in the natural worlds. In this way of conceptualizing perception, the experience of “the whole” accounts for the distinct elements, rather than the other way around. </w:delText>
        </w:r>
        <w:bookmarkStart w:id="1846" w:name="_Toc90318061"/>
        <w:bookmarkStart w:id="1847" w:name="_Toc90374486"/>
        <w:bookmarkStart w:id="1848" w:name="_Toc90376093"/>
        <w:bookmarkStart w:id="1849" w:name="_Toc90376178"/>
        <w:bookmarkStart w:id="1850" w:name="_Toc90381245"/>
        <w:bookmarkStart w:id="1851" w:name="_Toc100588217"/>
        <w:bookmarkEnd w:id="1846"/>
        <w:bookmarkEnd w:id="1847"/>
        <w:bookmarkEnd w:id="1848"/>
        <w:bookmarkEnd w:id="1849"/>
        <w:bookmarkEnd w:id="1850"/>
        <w:bookmarkEnd w:id="1851"/>
      </w:del>
    </w:p>
    <w:p w14:paraId="1A85F4A3" w14:textId="56766F85" w:rsidR="00C1650E" w:rsidRPr="007A2142" w:rsidDel="00B23C0E" w:rsidRDefault="00C1650E">
      <w:pPr>
        <w:pStyle w:val="Heading3"/>
        <w:rPr>
          <w:del w:id="1852" w:author="Elizabeth Ann Storm" w:date="2021-12-13T19:07:00Z"/>
        </w:rPr>
        <w:pPrChange w:id="1853" w:author="Elizabeth" w:date="2022-04-11T16:46:00Z">
          <w:pPr/>
        </w:pPrChange>
      </w:pPr>
      <w:del w:id="1854" w:author="Elizabeth Ann Storm" w:date="2021-12-13T19:05:00Z">
        <w:r w:rsidRPr="007A2142" w:rsidDel="001D0BF8">
          <w:delText xml:space="preserve">Phenomenology is a more fitting reflection of my worldview than Cartesian rationalism, or even Emersonian naturalism. Because of its method, it is inherently concerned with making meaningful connections by expressing how our perceptions influence our reality. Its inclusivity is refreshing. Merleau-Ponty’s embodied phenomenology puts the body back into the conscious experience of the individual in a validating, gratifying way that can be therapeutic and healing. </w:delText>
        </w:r>
      </w:del>
      <w:del w:id="1855" w:author="Elizabeth Ann Storm" w:date="2021-12-13T19:07:00Z">
        <w:r w:rsidRPr="007A2142" w:rsidDel="00B23C0E">
          <w:delText xml:space="preserve">The ways these </w:delText>
        </w:r>
        <w:r w:rsidR="00220822" w:rsidRPr="007A2142" w:rsidDel="00B23C0E">
          <w:delText>philosophical</w:delText>
        </w:r>
        <w:r w:rsidRPr="007A2142" w:rsidDel="00B23C0E">
          <w:delText xml:space="preserve"> attitudes have shaped art and culture has been in some ways subtle and others direct. Huxley, another 20th century author and philosopher, and influence to McKenna, wrote in The Doors of Perception, an account of his professional experience of a dose of the psychedelic mescalin:</w:delText>
        </w:r>
        <w:bookmarkStart w:id="1856" w:name="_Toc90318062"/>
        <w:bookmarkStart w:id="1857" w:name="_Toc90374487"/>
        <w:bookmarkStart w:id="1858" w:name="_Toc90376094"/>
        <w:bookmarkStart w:id="1859" w:name="_Toc90376179"/>
        <w:bookmarkStart w:id="1860" w:name="_Toc90381246"/>
        <w:bookmarkStart w:id="1861" w:name="_Toc100588218"/>
        <w:bookmarkEnd w:id="1856"/>
        <w:bookmarkEnd w:id="1857"/>
        <w:bookmarkEnd w:id="1858"/>
        <w:bookmarkEnd w:id="1859"/>
        <w:bookmarkEnd w:id="1860"/>
        <w:bookmarkEnd w:id="1861"/>
      </w:del>
    </w:p>
    <w:p w14:paraId="6AEB84B8" w14:textId="2388B88A" w:rsidR="00E57042" w:rsidDel="00B23C0E" w:rsidRDefault="00C1650E">
      <w:pPr>
        <w:pStyle w:val="Heading3"/>
        <w:rPr>
          <w:del w:id="1862" w:author="Elizabeth Ann Storm" w:date="2021-12-13T19:07:00Z"/>
        </w:rPr>
        <w:pPrChange w:id="1863" w:author="Elizabeth" w:date="2022-04-11T16:46:00Z">
          <w:pPr>
            <w:pStyle w:val="ListParagraph"/>
          </w:pPr>
        </w:pPrChange>
      </w:pPr>
      <w:del w:id="1864" w:author="Elizabeth Ann Storm" w:date="2021-12-13T19:07:00Z">
        <w:r w:rsidRPr="002C25F7" w:rsidDel="00B23C0E">
          <w:delText>At ordinary times the eye concerns itself with such problems as Where? – How far? – How situated in relation to what? In the mescalin ex</w:delText>
        </w:r>
        <w:r w:rsidRPr="007A2142" w:rsidDel="00B23C0E">
          <w:delTex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delText>
        </w:r>
        <w:r w:rsidR="00220822" w:rsidDel="00B23C0E">
          <w:rPr>
            <w:rStyle w:val="FootnoteReference"/>
          </w:rPr>
          <w:footnoteReference w:id="20"/>
        </w:r>
        <w:bookmarkStart w:id="1867" w:name="_Toc90318063"/>
        <w:bookmarkStart w:id="1868" w:name="_Toc90374488"/>
        <w:bookmarkStart w:id="1869" w:name="_Toc90376095"/>
        <w:bookmarkStart w:id="1870" w:name="_Toc90376180"/>
        <w:bookmarkStart w:id="1871" w:name="_Toc90381247"/>
        <w:bookmarkStart w:id="1872" w:name="_Toc100588219"/>
        <w:bookmarkEnd w:id="1867"/>
        <w:bookmarkEnd w:id="1868"/>
        <w:bookmarkEnd w:id="1869"/>
        <w:bookmarkEnd w:id="1870"/>
        <w:bookmarkEnd w:id="1871"/>
        <w:bookmarkEnd w:id="1872"/>
      </w:del>
    </w:p>
    <w:p w14:paraId="2F39D94A" w14:textId="3E43B1EB" w:rsidR="00650EE1" w:rsidRPr="00EC103B" w:rsidRDefault="00C1650E">
      <w:pPr>
        <w:pStyle w:val="Heading3"/>
        <w:rPr>
          <w:ins w:id="1873" w:author="Elizabeth Ann Storm" w:date="2021-12-10T20:02:00Z"/>
          <w:szCs w:val="24"/>
        </w:rPr>
        <w:pPrChange w:id="1874" w:author="Elizabeth" w:date="2022-04-11T16:46:00Z">
          <w:pPr>
            <w:pStyle w:val="Heading2"/>
            <w:spacing w:before="0"/>
          </w:pPr>
        </w:pPrChange>
      </w:pPr>
      <w:del w:id="1875" w:author="Elizabeth Ann Storm" w:date="2021-12-13T19:07:00Z">
        <w:r w:rsidRPr="007A2142" w:rsidDel="00B23C0E">
          <w:delText xml:space="preserve">Huxley’s account gave some intellectual credence to altered states of consciousness as an area to </w:delText>
        </w:r>
        <w:r w:rsidR="00E57042" w:rsidDel="00B23C0E">
          <w:delText>address</w:delText>
        </w:r>
        <w:r w:rsidRPr="007A2142" w:rsidDel="00B23C0E">
          <w:delText xml:space="preserve"> when considering perception and society. He was able to articulate the state of the re-</w:delText>
        </w:r>
        <w:r w:rsidR="00220822" w:rsidRPr="007A2142" w:rsidDel="00B23C0E">
          <w:delText>reflective</w:delText>
        </w:r>
        <w:r w:rsidRPr="007A2142" w:rsidDel="00B23C0E">
          <w:delText xml:space="preserve"> experience with the curiosity of a philosopher, recalling philosopher-poet William Blake’s </w:delText>
        </w:r>
        <w:r w:rsidRPr="00E57042" w:rsidDel="00B23C0E">
          <w:rPr>
            <w:iCs/>
          </w:rPr>
          <w:delText>The Marriage of Heaven and Hell</w:delText>
        </w:r>
        <w:r w:rsidRPr="007A2142" w:rsidDel="00B23C0E">
          <w:delText xml:space="preserve"> in the book’s title.</w:delText>
        </w:r>
        <w:r w:rsidR="00E57042" w:rsidDel="00B23C0E">
          <w:rPr>
            <w:rStyle w:val="FootnoteReference"/>
          </w:rPr>
          <w:footnoteReference w:id="21"/>
        </w:r>
        <w:r w:rsidRPr="007A2142" w:rsidDel="00B23C0E">
          <w:delText xml:space="preserve"> (Somebody in one of the DoCA books mentions </w:delText>
        </w:r>
        <w:r w:rsidR="00220822" w:rsidRPr="007A2142" w:rsidDel="00B23C0E">
          <w:delText>Huxley</w:delText>
        </w:r>
        <w:r w:rsidRPr="007A2142" w:rsidDel="00B23C0E">
          <w:delText xml:space="preserve"> – check notes)  </w:delText>
        </w:r>
        <w:r w:rsidR="00DF28CB" w:rsidDel="00B23C0E">
          <w:delText>(Must close this section and move to next)</w:delText>
        </w:r>
      </w:del>
      <w:ins w:id="1878" w:author="Elizabeth Ann Storm" w:date="2021-12-13T18:00:00Z">
        <w:del w:id="1879" w:author="Elizabeth" w:date="2022-04-11T16:48:00Z">
          <w:r w:rsidR="0047630A" w:rsidDel="004C7E6F">
            <w:rPr>
              <w:szCs w:val="24"/>
            </w:rPr>
            <w:delText xml:space="preserve">Subsection 4 – </w:delText>
          </w:r>
        </w:del>
      </w:ins>
      <w:bookmarkStart w:id="1880" w:name="_Toc100588220"/>
      <w:ins w:id="1881" w:author="Elizabeth" w:date="2022-04-11T16:48:00Z">
        <w:r w:rsidR="004C7E6F">
          <w:rPr>
            <w:szCs w:val="24"/>
          </w:rPr>
          <w:t>I</w:t>
        </w:r>
      </w:ins>
      <w:ins w:id="1882" w:author="Elizabeth Ann Storm" w:date="2021-12-13T18:00:00Z">
        <w:del w:id="1883" w:author="Elizabeth" w:date="2022-04-11T16:48:00Z">
          <w:r w:rsidR="0047630A" w:rsidDel="004C7E6F">
            <w:rPr>
              <w:szCs w:val="24"/>
            </w:rPr>
            <w:delText>i</w:delText>
          </w:r>
        </w:del>
        <w:r w:rsidR="0047630A">
          <w:rPr>
            <w:szCs w:val="24"/>
          </w:rPr>
          <w:t>mage-making and imagination</w:t>
        </w:r>
      </w:ins>
      <w:bookmarkEnd w:id="1880"/>
    </w:p>
    <w:p w14:paraId="0FB780A4" w14:textId="77777777" w:rsidR="00B23C0E" w:rsidRDefault="00B23C0E" w:rsidP="00B23C0E">
      <w:pPr>
        <w:pStyle w:val="EndNoteBibliography"/>
        <w:spacing w:line="480" w:lineRule="auto"/>
        <w:rPr>
          <w:ins w:id="1884" w:author="Elizabeth Ann Storm" w:date="2021-12-13T19:09:00Z"/>
          <w:noProof w:val="0"/>
        </w:rPr>
      </w:pPr>
      <w:ins w:id="1885" w:author="Elizabeth Ann Storm" w:date="2021-12-13T19:09:00Z">
        <w:r>
          <w:rPr>
            <w:noProof w:val="0"/>
          </w:rPr>
          <w:t>Something that has always followed me through my development as an artist has been an exploration of image-making as it relates to visualizations of hidden or novel realities.</w:t>
        </w:r>
      </w:ins>
    </w:p>
    <w:p w14:paraId="37230181" w14:textId="19B82912" w:rsidR="0073027E" w:rsidRDefault="00D81CD3" w:rsidP="00B565A0">
      <w:pPr>
        <w:rPr>
          <w:ins w:id="1886" w:author="Elizabeth" w:date="2022-04-14T16:06:00Z"/>
        </w:rPr>
      </w:pPr>
      <w:ins w:id="1887" w:author="Elizabeth Ann Storm" w:date="2021-12-13T20:01:00Z">
        <w:del w:id="1888" w:author="Elizabeth" w:date="2022-04-11T14:15:00Z">
          <w:r w:rsidDel="00601EBE">
            <w:delText>(I</w:delText>
          </w:r>
        </w:del>
        <w:del w:id="1889" w:author="Elizabeth" w:date="2022-04-11T14:14:00Z">
          <w:r w:rsidDel="00601EBE">
            <w:delText xml:space="preserve"> don’t think this works here) </w:delText>
          </w:r>
        </w:del>
      </w:ins>
      <w:ins w:id="1890" w:author="Elizabeth Ann Storm" w:date="2021-12-13T19:11:00Z">
        <w:r w:rsidR="00B23C0E" w:rsidRPr="007A2142">
          <w:t xml:space="preserve">My earliest graduate work was grappling with </w:t>
        </w:r>
      </w:ins>
      <w:ins w:id="1891" w:author="Elizabeth" w:date="2022-04-16T15:43:00Z">
        <w:r w:rsidR="00454BFA">
          <w:t>the line between objective and non-objec</w:t>
        </w:r>
      </w:ins>
      <w:ins w:id="1892" w:author="Elizabeth" w:date="2022-04-16T15:44:00Z">
        <w:r w:rsidR="00454BFA">
          <w:t xml:space="preserve">tive abstraction </w:t>
        </w:r>
      </w:ins>
      <w:ins w:id="1893" w:author="Elizabeth" w:date="2022-04-16T15:45:00Z">
        <w:r w:rsidR="00454BFA">
          <w:t>through</w:t>
        </w:r>
      </w:ins>
      <w:ins w:id="1894" w:author="Elizabeth" w:date="2022-04-16T15:44:00Z">
        <w:r w:rsidR="00454BFA">
          <w:t xml:space="preserve"> </w:t>
        </w:r>
      </w:ins>
      <w:ins w:id="1895" w:author="Elizabeth Ann Storm" w:date="2021-12-13T19:11:00Z">
        <w:del w:id="1896" w:author="Elizabeth" w:date="2022-04-16T15:43:00Z">
          <w:r w:rsidR="00B23C0E" w:rsidRPr="007A2142" w:rsidDel="00454BFA">
            <w:delText>this</w:delText>
          </w:r>
        </w:del>
      </w:ins>
      <w:ins w:id="1897" w:author="Elizabeth" w:date="2022-04-16T15:43:00Z">
        <w:r w:rsidR="00454BFA">
          <w:t>an</w:t>
        </w:r>
      </w:ins>
      <w:ins w:id="1898" w:author="Elizabeth Ann Storm" w:date="2021-12-13T19:11:00Z">
        <w:r w:rsidR="00B23C0E" w:rsidRPr="007A2142">
          <w:t xml:space="preserve"> expanded vision of drawing. </w:t>
        </w:r>
        <w:del w:id="1899" w:author="Elizabeth" w:date="2022-04-16T15:45:00Z">
          <w:r w:rsidR="00B23C0E" w:rsidRPr="007A2142" w:rsidDel="00454BFA">
            <w:delText xml:space="preserve">What I </w:delText>
          </w:r>
          <w:r w:rsidR="00B23C0E" w:rsidDel="00454BFA">
            <w:delText>did</w:delText>
          </w:r>
          <w:r w:rsidR="00B23C0E" w:rsidRPr="007A2142" w:rsidDel="00454BFA">
            <w:delText xml:space="preserve"> was make visualizations of esoteric knowledge. </w:delText>
          </w:r>
        </w:del>
        <w:r w:rsidR="00B23C0E" w:rsidRPr="007A2142">
          <w:t xml:space="preserve">I tried to imagine what </w:t>
        </w:r>
      </w:ins>
      <w:ins w:id="1900" w:author="Elizabeth" w:date="2022-04-16T15:45:00Z">
        <w:r w:rsidR="00454BFA">
          <w:t xml:space="preserve">written </w:t>
        </w:r>
      </w:ins>
      <w:ins w:id="1901" w:author="Elizabeth Ann Storm" w:date="2021-12-13T19:11:00Z">
        <w:r w:rsidR="00B23C0E" w:rsidRPr="007A2142">
          <w:t>language might look like to a pre-symbolic consciousness, a consciousness that hadn’t fully grasped a</w:t>
        </w:r>
        <w:r w:rsidR="00B23C0E">
          <w:t xml:space="preserve"> working knowledge </w:t>
        </w:r>
        <w:r w:rsidR="00B23C0E" w:rsidRPr="007A2142">
          <w:t xml:space="preserve">of abstraction, but which nonetheless attempted to behold the mysteries of existence. I was cognizant of cave painting and hieroglyphics, illuminated manuscripts, and algebra.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 </w:t>
        </w:r>
      </w:ins>
    </w:p>
    <w:p w14:paraId="6AE80085" w14:textId="09F5D618" w:rsidR="00B23C0E" w:rsidRDefault="00B23C0E" w:rsidP="00B565A0">
      <w:pPr>
        <w:rPr>
          <w:ins w:id="1902" w:author="Elizabeth Ann Storm" w:date="2021-12-13T19:11:00Z"/>
        </w:rPr>
      </w:pPr>
      <w:ins w:id="1903" w:author="Elizabeth Ann Storm" w:date="2021-12-13T19:11:00Z">
        <w:r w:rsidRPr="007A2142">
          <w:t>I thought of Duchamp’s Standard Stoppages</w:t>
        </w:r>
      </w:ins>
      <w:ins w:id="1904" w:author="Elizabeth" w:date="2022-04-11T14:16:00Z">
        <w:r w:rsidR="00601EBE">
          <w:rPr>
            <w:rStyle w:val="FootnoteReference"/>
          </w:rPr>
          <w:footnoteReference w:id="22"/>
        </w:r>
      </w:ins>
      <w:ins w:id="1906" w:author="Elizabeth Ann Storm" w:date="2021-12-13T19:11:00Z">
        <w:r w:rsidRPr="007A2142">
          <w:t>, and Max Ernst’s surrealis</w:t>
        </w:r>
        <w:r>
          <w:t>t</w:t>
        </w:r>
        <w:r w:rsidRPr="007A2142">
          <w:t xml:space="preserve"> </w:t>
        </w:r>
        <w:r w:rsidRPr="000F018B">
          <w:rPr>
            <w:i/>
            <w:iCs/>
          </w:rPr>
          <w:t>frottages</w:t>
        </w:r>
      </w:ins>
      <w:ins w:id="1907" w:author="Elizabeth" w:date="2022-04-11T14:16:00Z">
        <w:r w:rsidR="00601EBE">
          <w:rPr>
            <w:rStyle w:val="FootnoteReference"/>
            <w:i/>
            <w:iCs/>
          </w:rPr>
          <w:footnoteReference w:id="23"/>
        </w:r>
      </w:ins>
      <w:ins w:id="1909" w:author="Elizabeth Ann Storm" w:date="2021-12-13T19:11:00Z">
        <w:r w:rsidRPr="007A2142">
          <w:t>, and Pollack’s drip paintings</w:t>
        </w:r>
      </w:ins>
      <w:ins w:id="1910" w:author="Elizabeth" w:date="2022-04-11T14:16:00Z">
        <w:r w:rsidR="00601EBE">
          <w:rPr>
            <w:rStyle w:val="FootnoteReference"/>
          </w:rPr>
          <w:footnoteReference w:id="24"/>
        </w:r>
      </w:ins>
      <w:ins w:id="1913" w:author="Elizabeth Ann Storm" w:date="2021-12-13T19:11:00Z">
        <w:r w:rsidRPr="007A2142">
          <w:t>, but also of quantum uncertainty and chance. Tiny changes in position, air flow, force from my fingers, timing, and gravity, all coalescing to result in a</w:t>
        </w:r>
        <w:r>
          <w:t xml:space="preserve">n </w:t>
        </w:r>
        <w:r w:rsidRPr="007A2142">
          <w:t>instan</w:t>
        </w:r>
        <w:r>
          <w:t>ce, imaged with a crude transfer process in primitive materials</w:t>
        </w:r>
        <w:r w:rsidRPr="007A2142">
          <w:t xml:space="preserve">. As the reader of these </w:t>
        </w:r>
        <w:r>
          <w:t xml:space="preserve">divinatory </w:t>
        </w:r>
        <w:r w:rsidRPr="007A2142">
          <w:t xml:space="preserve">casts, I could assign any meaning to them, or none. I recorded the outcomes as abstracted loop shapes signifying a character, letter, or word in a script from </w:t>
        </w:r>
        <w:r>
          <w:t>a parallel</w:t>
        </w:r>
        <w:r w:rsidRPr="007A2142">
          <w:t xml:space="preserve"> </w:t>
        </w:r>
        <w:r>
          <w:t>reality</w:t>
        </w:r>
        <w:r w:rsidRPr="007A2142">
          <w:t xml:space="preserve">. The two-dimensionally compressed shape of the three-dimensional divining loop was transferred through rubbing onto a sheet of dyed, found paper. Being of the materials of drawing, dry marking </w:t>
        </w:r>
        <w:r w:rsidRPr="007A2142">
          <w:lastRenderedPageBreak/>
          <w:t xml:space="preserve">medium on paper, I equated these pieces with drawing, while simultaneously confusing them with writing. This series was a way for me to </w:t>
        </w:r>
        <w:r>
          <w:t xml:space="preserve">have a working </w:t>
        </w:r>
        <w:del w:id="1914" w:author="Elizabeth" w:date="2022-04-11T14:18:00Z">
          <w:r w:rsidRPr="007A2142" w:rsidDel="0089117F">
            <w:delText>understand</w:delText>
          </w:r>
          <w:r w:rsidDel="0089117F">
            <w:delText>ing</w:delText>
          </w:r>
        </w:del>
      </w:ins>
      <w:ins w:id="1915" w:author="Elizabeth" w:date="2022-04-11T14:18:00Z">
        <w:r w:rsidR="0089117F">
          <w:t>knowledge</w:t>
        </w:r>
      </w:ins>
      <w:ins w:id="1916" w:author="Elizabeth Ann Storm" w:date="2021-12-13T19:11:00Z">
        <w:r>
          <w:t xml:space="preserve"> of the</w:t>
        </w:r>
        <w:r w:rsidRPr="007A2142">
          <w:t xml:space="preserve"> materials and mediums </w:t>
        </w:r>
        <w:r>
          <w:t xml:space="preserve">of drawing </w:t>
        </w:r>
        <w:r w:rsidRPr="007A2142">
          <w:t xml:space="preserve">enough to explore process. </w:t>
        </w:r>
      </w:ins>
    </w:p>
    <w:p w14:paraId="6FEF74E2" w14:textId="77777777" w:rsidR="00B565A0" w:rsidRDefault="00B23C0E">
      <w:pPr>
        <w:keepNext/>
        <w:ind w:firstLine="0"/>
        <w:jc w:val="center"/>
        <w:rPr>
          <w:ins w:id="1917" w:author="Elizabeth Ann Storm" w:date="2021-12-14T11:41:00Z"/>
        </w:rPr>
        <w:pPrChange w:id="1918" w:author="Elizabeth Ann Storm" w:date="2021-12-14T11:42:00Z">
          <w:pPr>
            <w:keepNext/>
          </w:pPr>
        </w:pPrChange>
      </w:pPr>
      <w:ins w:id="1919" w:author="Elizabeth Ann Storm" w:date="2021-12-13T19:11:00Z">
        <w:r>
          <w:rPr>
            <w:noProof/>
          </w:rPr>
          <w:drawing>
            <wp:inline distT="0" distB="0" distL="0" distR="0" wp14:anchorId="2E52A6BE" wp14:editId="33D39D91">
              <wp:extent cx="5486400" cy="3291840"/>
              <wp:effectExtent l="0" t="0" r="0" b="3810"/>
              <wp:docPr id="1" name="Picture 1"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ins>
    </w:p>
    <w:p w14:paraId="6168EA52" w14:textId="3E1CE3B9" w:rsidR="00B23C0E" w:rsidRDefault="00B565A0">
      <w:pPr>
        <w:pStyle w:val="Caption"/>
        <w:ind w:firstLine="0"/>
        <w:jc w:val="center"/>
        <w:rPr>
          <w:ins w:id="1920" w:author="Elizabeth Ann Storm" w:date="2021-12-13T19:11:00Z"/>
        </w:rPr>
        <w:pPrChange w:id="1921" w:author="Elizabeth Ann Storm" w:date="2021-12-14T11:42:00Z">
          <w:pPr>
            <w:keepNext/>
          </w:pPr>
        </w:pPrChange>
      </w:pPr>
      <w:bookmarkStart w:id="1922" w:name="_Toc101022751"/>
      <w:ins w:id="1923" w:author="Elizabeth Ann Storm" w:date="2021-12-14T11:41:00Z">
        <w:r>
          <w:t xml:space="preserve">Figure </w:t>
        </w:r>
        <w:r>
          <w:fldChar w:fldCharType="begin"/>
        </w:r>
        <w:r>
          <w:instrText xml:space="preserve"> SEQ Figure \* ARABIC </w:instrText>
        </w:r>
      </w:ins>
      <w:r>
        <w:fldChar w:fldCharType="separate"/>
      </w:r>
      <w:ins w:id="1924" w:author="Elizabeth Ann Storm" w:date="2021-12-14T12:04:00Z">
        <w:r w:rsidR="00A91C2E">
          <w:rPr>
            <w:noProof/>
          </w:rPr>
          <w:t>11</w:t>
        </w:r>
      </w:ins>
      <w:ins w:id="1925" w:author="Elizabeth Ann Storm" w:date="2021-12-14T11:41:00Z">
        <w:r>
          <w:fldChar w:fldCharType="end"/>
        </w:r>
        <w:r>
          <w:t>. placeholder for early grad work</w:t>
        </w:r>
      </w:ins>
      <w:bookmarkEnd w:id="1922"/>
    </w:p>
    <w:p w14:paraId="58AC6CEC" w14:textId="77777777" w:rsidR="00B565A0" w:rsidRDefault="00B565A0">
      <w:pPr>
        <w:pStyle w:val="EndNoteBibliography"/>
        <w:spacing w:line="480" w:lineRule="auto"/>
        <w:rPr>
          <w:ins w:id="1926" w:author="Elizabeth Ann Storm" w:date="2021-12-14T11:42:00Z"/>
        </w:rPr>
      </w:pPr>
    </w:p>
    <w:p w14:paraId="72DE1647" w14:textId="60B358EF" w:rsidR="00B23C0E" w:rsidRDefault="008F0B9C" w:rsidP="00C40A1B">
      <w:pPr>
        <w:pStyle w:val="EndNoteBibliography"/>
        <w:spacing w:line="480" w:lineRule="auto"/>
        <w:pPrChange w:id="1927" w:author="Elizabeth" w:date="2022-04-16T15:48:00Z">
          <w:pPr>
            <w:pStyle w:val="EndNoteBibliography"/>
            <w:spacing w:line="480" w:lineRule="auto"/>
          </w:pPr>
        </w:pPrChange>
      </w:pPr>
      <w:ins w:id="1928" w:author="Elizabeth" w:date="2022-04-11T16:35:00Z">
        <w:r>
          <w:t xml:space="preserve">In addition to thinking of materials, I also thought about process. </w:t>
        </w:r>
      </w:ins>
      <w:ins w:id="1929" w:author="Elizabeth" w:date="2022-04-11T16:36:00Z">
        <w:r>
          <w:t xml:space="preserve">The </w:t>
        </w:r>
      </w:ins>
      <w:ins w:id="1930" w:author="Elizabeth Ann Storm" w:date="2021-12-13T19:11:00Z">
        <w:del w:id="1931" w:author="Elizabeth" w:date="2022-04-11T16:36:00Z">
          <w:r w:rsidR="00B23C0E" w:rsidRPr="007A2142" w:rsidDel="008F0B9C">
            <w:delText xml:space="preserve">To develop this concept of drawing and mark making as an artifact of action, </w:delText>
          </w:r>
          <w:r w:rsidR="00B23C0E" w:rsidDel="008F0B9C">
            <w:delText xml:space="preserve">in addition to thinking of materials, </w:delText>
          </w:r>
          <w:r w:rsidR="00B23C0E" w:rsidRPr="007A2142" w:rsidDel="008F0B9C">
            <w:delText xml:space="preserve">I </w:delText>
          </w:r>
          <w:r w:rsidR="00B23C0E" w:rsidDel="008F0B9C">
            <w:delText xml:space="preserve">also </w:delText>
          </w:r>
          <w:r w:rsidR="00B23C0E" w:rsidRPr="007A2142" w:rsidDel="008F0B9C">
            <w:delText xml:space="preserve">thought about process. The </w:delText>
          </w:r>
        </w:del>
        <w:r w:rsidR="00B23C0E" w:rsidRPr="007A2142">
          <w:t xml:space="preserve">process of mark making can take many forms, some of which are as simple as </w:t>
        </w:r>
        <w:r w:rsidR="00B23C0E">
          <w:t xml:space="preserve">literally </w:t>
        </w:r>
        <w:r w:rsidR="00B23C0E" w:rsidRPr="007A2142">
          <w:t>dra</w:t>
        </w:r>
      </w:ins>
      <w:ins w:id="1932" w:author="Elizabeth" w:date="2022-04-11T14:18:00Z">
        <w:r w:rsidR="0089117F">
          <w:t>gging</w:t>
        </w:r>
      </w:ins>
      <w:ins w:id="1933" w:author="Elizabeth Ann Storm" w:date="2021-12-13T19:11:00Z">
        <w:del w:id="1934" w:author="Elizabeth" w:date="2022-04-11T14:18:00Z">
          <w:r w:rsidR="00B23C0E" w:rsidRPr="007A2142" w:rsidDel="0089117F">
            <w:delText>wing</w:delText>
          </w:r>
        </w:del>
        <w:r w:rsidR="00B23C0E">
          <w:t xml:space="preserve"> </w:t>
        </w:r>
        <w:r w:rsidR="00B23C0E" w:rsidRPr="007A2142">
          <w:t xml:space="preserve">a marking tool across a surface. </w:t>
        </w:r>
        <w:r w:rsidR="00B23C0E">
          <w:t xml:space="preserve">A stick in the sand. A wet foot on a stone. Colored dust smudged with a finger. </w:t>
        </w:r>
      </w:ins>
      <w:ins w:id="1935" w:author="Elizabeth" w:date="2022-04-16T15:47:00Z">
        <w:r w:rsidR="00C40A1B">
          <w:t>Or as elaborate as a prepared surface</w:t>
        </w:r>
      </w:ins>
      <w:ins w:id="1936" w:author="Elizabeth" w:date="2022-04-16T15:52:00Z">
        <w:r w:rsidR="009D1D30">
          <w:t xml:space="preserve"> </w:t>
        </w:r>
      </w:ins>
      <w:ins w:id="1937" w:author="Elizabeth" w:date="2022-04-16T15:47:00Z">
        <w:r w:rsidR="00C40A1B">
          <w:t>of finely ground and sifted marble dust</w:t>
        </w:r>
      </w:ins>
      <w:ins w:id="1938" w:author="Elizabeth" w:date="2022-04-16T15:48:00Z">
        <w:r w:rsidR="00C40A1B">
          <w:t xml:space="preserve"> suspended in skin glue medium marked with .999 percent fine silver.</w:t>
        </w:r>
        <w:r w:rsidR="00C40A1B">
          <w:rPr>
            <w:rStyle w:val="FootnoteReference"/>
          </w:rPr>
          <w:footnoteReference w:id="25"/>
        </w:r>
        <w:r w:rsidR="00C40A1B">
          <w:t xml:space="preserve"> </w:t>
        </w:r>
      </w:ins>
      <w:ins w:id="1942" w:author="Elizabeth Ann Storm" w:date="2021-12-13T19:11:00Z">
        <w:r w:rsidR="00B23C0E" w:rsidRPr="007A2142">
          <w:t xml:space="preserve">Certain surfaces do their recording better, or with a different quality, than others do. Whereas I used to take the drawing mediums for granted, I now arrive at ideas about materials in </w:t>
        </w:r>
        <w:del w:id="1943" w:author="Elizabeth" w:date="2022-04-16T15:52:00Z">
          <w:r w:rsidR="00B23C0E" w:rsidRPr="007A2142" w:rsidDel="009D1D30">
            <w:delText>this</w:delText>
          </w:r>
        </w:del>
      </w:ins>
      <w:ins w:id="1944" w:author="Elizabeth" w:date="2022-04-16T15:52:00Z">
        <w:r w:rsidR="009D1D30">
          <w:t>a</w:t>
        </w:r>
      </w:ins>
      <w:ins w:id="1945" w:author="Elizabeth Ann Storm" w:date="2021-12-13T19:11:00Z">
        <w:r w:rsidR="00B23C0E" w:rsidRPr="007A2142">
          <w:t xml:space="preserve"> subjective, relational way. </w:t>
        </w:r>
        <w:r w:rsidR="00B23C0E">
          <w:t>What can I allow my materials to say by allowing them to be themselves?</w:t>
        </w:r>
      </w:ins>
      <w:r w:rsidR="009D1D30">
        <w:t xml:space="preserve"> Why say something in silverpoint when </w:t>
      </w:r>
      <w:r w:rsidR="009D1D30">
        <w:lastRenderedPageBreak/>
        <w:t>charcoal would do better? What other processes can I allude to and incorporate into my drawing practice by augmenting my approach to the medium?</w:t>
      </w:r>
    </w:p>
    <w:p w14:paraId="79764698" w14:textId="6AB990C1" w:rsidR="008F0B9C" w:rsidRPr="007A2142" w:rsidRDefault="00707C00" w:rsidP="00A65027">
      <w:pPr>
        <w:pStyle w:val="EndNoteBibliography"/>
        <w:spacing w:line="480" w:lineRule="auto"/>
        <w:rPr>
          <w:ins w:id="1946" w:author="Elizabeth Ann Storm" w:date="2021-12-10T20:02:00Z"/>
        </w:rPr>
        <w:pPrChange w:id="1947" w:author="Elizabeth" w:date="2022-04-16T18:32:00Z">
          <w:pPr/>
        </w:pPrChange>
      </w:pPr>
      <w:r>
        <w:t xml:space="preserve">The process of texture rubbing or </w:t>
      </w:r>
      <w:r w:rsidRPr="0031566C">
        <w:rPr>
          <w:i/>
          <w:iCs/>
          <w:rPrChange w:id="1948" w:author="Elizabeth" w:date="2022-04-14T16:57:00Z">
            <w:rPr/>
          </w:rPrChange>
        </w:rPr>
        <w:t>frottage</w:t>
      </w:r>
      <w:r w:rsidR="0031566C">
        <w:t xml:space="preserve"> was instrumental to a shift that happened in my studio practice as I became more critical of the model of reality I was projecting through my work. There was a previous dependence on illusionistic space that was liberated through an exploration of</w:t>
      </w:r>
      <w:r w:rsidR="00DC3A20">
        <w:t xml:space="preserve"> the concept of the trace through</w:t>
      </w:r>
      <w:r w:rsidR="0031566C">
        <w:t xml:space="preserve"> </w:t>
      </w:r>
      <w:r w:rsidR="0029004D">
        <w:t xml:space="preserve">gesture, action, and </w:t>
      </w:r>
      <w:r w:rsidR="0031566C">
        <w:t xml:space="preserve">texture. </w:t>
      </w:r>
      <w:r w:rsidR="00DC3A20">
        <w:t>The trace</w:t>
      </w:r>
      <w:r w:rsidR="00CB22CD">
        <w:t xml:space="preserve"> </w:t>
      </w:r>
      <w:r w:rsidR="0029004D">
        <w:t>is</w:t>
      </w:r>
      <w:r w:rsidR="00CB22CD">
        <w:t xml:space="preserve"> a sign of an object through its imprint, </w:t>
      </w:r>
      <w:r w:rsidR="00A50EE0">
        <w:t>“t</w:t>
      </w:r>
      <w:r w:rsidR="00CB22CD">
        <w:t xml:space="preserve">he footprint, </w:t>
      </w:r>
      <w:r w:rsidR="00405FC8">
        <w:t>the death mask, the photograph</w:t>
      </w:r>
      <w:r w:rsidR="00A50EE0">
        <w:t>…”.</w:t>
      </w:r>
      <w:r w:rsidR="00A50EE0">
        <w:rPr>
          <w:rStyle w:val="FootnoteReference"/>
        </w:rPr>
        <w:footnoteReference w:id="26"/>
      </w:r>
      <w:r w:rsidR="0088419D">
        <w:t xml:space="preserve"> </w:t>
      </w:r>
      <w:ins w:id="1951" w:author="Elizabeth" w:date="2022-04-18T14:20:00Z">
        <w:r w:rsidR="0014146B">
          <w:t>As a concept, it</w:t>
        </w:r>
      </w:ins>
      <w:del w:id="1952" w:author="Elizabeth" w:date="2022-04-18T14:20:00Z">
        <w:r w:rsidR="0029004D" w:rsidDel="0014146B">
          <w:delText>Linguistically, it</w:delText>
        </w:r>
      </w:del>
      <w:r w:rsidR="0029004D">
        <w:t xml:space="preserve"> was elaborated </w:t>
      </w:r>
      <w:ins w:id="1953" w:author="Elizabeth" w:date="2022-04-18T14:20:00Z">
        <w:r w:rsidR="0014146B">
          <w:t xml:space="preserve">linguistically </w:t>
        </w:r>
      </w:ins>
      <w:r w:rsidR="0029004D">
        <w:t xml:space="preserve">on by Charles Sanders Peirce in </w:t>
      </w:r>
      <w:r w:rsidR="00501A45">
        <w:rPr>
          <w:i/>
          <w:iCs/>
        </w:rPr>
        <w:t>Theory of Signs</w:t>
      </w:r>
      <w:r w:rsidR="00527973">
        <w:t xml:space="preserve"> in the late 19</w:t>
      </w:r>
      <w:r w:rsidR="00527973" w:rsidRPr="00527973">
        <w:rPr>
          <w:vertAlign w:val="superscript"/>
          <w:rPrChange w:id="1954" w:author="Elizabeth" w:date="2022-04-16T16:56:00Z">
            <w:rPr/>
          </w:rPrChange>
        </w:rPr>
        <w:t>th</w:t>
      </w:r>
      <w:r w:rsidR="00527973">
        <w:t xml:space="preserve"> century</w:t>
      </w:r>
      <w:r w:rsidR="0029004D">
        <w:t>, and became adopte</w:t>
      </w:r>
      <w:ins w:id="1955" w:author="Elizabeth" w:date="2022-04-18T14:22:00Z">
        <w:r w:rsidR="0014146B">
          <w:t>d as</w:t>
        </w:r>
      </w:ins>
      <w:del w:id="1956" w:author="Elizabeth" w:date="2022-04-18T14:22:00Z">
        <w:r w:rsidR="0029004D" w:rsidDel="0014146B">
          <w:delText xml:space="preserve">d as a </w:delText>
        </w:r>
      </w:del>
      <w:ins w:id="1957" w:author="Elizabeth" w:date="2022-04-18T14:19:00Z">
        <w:r w:rsidR="0014146B">
          <w:t xml:space="preserve"> a </w:t>
        </w:r>
      </w:ins>
      <w:r w:rsidR="0029004D">
        <w:t xml:space="preserve">term in </w:t>
      </w:r>
      <w:ins w:id="1958" w:author="Elizabeth" w:date="2022-04-18T14:19:00Z">
        <w:r w:rsidR="0014146B">
          <w:t>the humanities in the decades following</w:t>
        </w:r>
      </w:ins>
      <w:r w:rsidR="00583913">
        <w:t>. Rosalind Krauss’s two part, 1977 essay “Notes on the Index: Seventies Art in America” describes the “logic of the index” that she perceived in the practices of artists of the American contemporary arts scene of the 1970’s.</w:t>
      </w:r>
      <w:r w:rsidR="00583913">
        <w:rPr>
          <w:rStyle w:val="FootnoteReference"/>
        </w:rPr>
        <w:footnoteReference w:id="27"/>
      </w:r>
      <w:r w:rsidR="00501A45">
        <w:t xml:space="preserve"> </w:t>
      </w:r>
      <w:r w:rsidR="005C4522">
        <w:t>She</w:t>
      </w:r>
      <w:r w:rsidR="00ED383F">
        <w:t xml:space="preserve"> </w:t>
      </w:r>
      <w:r w:rsidR="00FA1218">
        <w:t xml:space="preserve">says of artworks she encountered at </w:t>
      </w:r>
      <w:r w:rsidR="00EB751E">
        <w:t xml:space="preserve">the May 1977 </w:t>
      </w:r>
      <w:r w:rsidR="00FA1218">
        <w:t xml:space="preserve">P.S. 1 </w:t>
      </w:r>
      <w:r w:rsidR="00EB751E">
        <w:t xml:space="preserve">show titled </w:t>
      </w:r>
      <w:r w:rsidR="00EB751E">
        <w:rPr>
          <w:i/>
          <w:iCs/>
        </w:rPr>
        <w:t>Rooms</w:t>
      </w:r>
      <w:r w:rsidR="00EB751E">
        <w:t xml:space="preserve">, </w:t>
      </w:r>
      <w:r w:rsidR="00FA1218">
        <w:t>“the works I have been describing represent the building through the paradox of being physically present but temporally remote”</w:t>
      </w:r>
      <w:ins w:id="1961" w:author="Elizabeth" w:date="2022-04-18T14:21:00Z">
        <w:r w:rsidR="0014146B">
          <w:t>.</w:t>
        </w:r>
      </w:ins>
      <w:del w:id="1962" w:author="Elizabeth" w:date="2022-04-18T14:20:00Z">
        <w:r w:rsidR="00FA1218" w:rsidDel="0014146B">
          <w:delText>, and l</w:delText>
        </w:r>
      </w:del>
      <w:del w:id="1963" w:author="Elizabeth" w:date="2022-04-18T14:21:00Z">
        <w:r w:rsidR="00FA1218" w:rsidDel="0014146B">
          <w:delText>inks this quality to Roland Barthes’ and Walter Bejamin’s theories of the photograph.</w:delText>
        </w:r>
      </w:del>
      <w:r w:rsidR="00FA1218">
        <w:rPr>
          <w:rStyle w:val="FootnoteReference"/>
        </w:rPr>
        <w:footnoteReference w:id="28"/>
      </w:r>
      <w:r w:rsidR="00001735">
        <w:t xml:space="preserve"> </w:t>
      </w:r>
    </w:p>
    <w:p w14:paraId="20689E68" w14:textId="621A662E" w:rsidR="00650EE1" w:rsidRDefault="0047630A" w:rsidP="00650EE1">
      <w:pPr>
        <w:pStyle w:val="Heading2"/>
        <w:spacing w:before="0"/>
        <w:rPr>
          <w:ins w:id="1972" w:author="Elizabeth Ann Storm" w:date="2021-12-10T20:02:00Z"/>
          <w:szCs w:val="24"/>
        </w:rPr>
      </w:pPr>
      <w:bookmarkStart w:id="1973" w:name="_Toc100588221"/>
      <w:ins w:id="1974" w:author="Elizabeth Ann Storm" w:date="2021-12-13T18:01:00Z">
        <w:del w:id="1975" w:author="Elizabeth" w:date="2022-04-14T15:28:00Z">
          <w:r w:rsidDel="004E431D">
            <w:rPr>
              <w:szCs w:val="24"/>
            </w:rPr>
            <w:delText>Subsection 5 – Media studies, materiality, McLuhan</w:delText>
          </w:r>
        </w:del>
        <w:bookmarkEnd w:id="1973"/>
        <w:del w:id="1976" w:author="Elizabeth" w:date="2022-04-11T16:26:00Z">
          <w:r w:rsidDel="0011214C">
            <w:rPr>
              <w:szCs w:val="24"/>
            </w:rPr>
            <w:delText>, shifting to postmodernism</w:delText>
          </w:r>
        </w:del>
      </w:ins>
      <w:ins w:id="1977" w:author="Elizabeth" w:date="2022-04-17T16:47:00Z">
        <w:r w:rsidR="00D63621">
          <w:rPr>
            <w:szCs w:val="24"/>
          </w:rPr>
          <w:t>Modernism and materiality</w:t>
        </w:r>
      </w:ins>
    </w:p>
    <w:p w14:paraId="1776D861" w14:textId="5506EB7D" w:rsidR="00650EE1" w:rsidRPr="007A2142" w:rsidRDefault="005622BC" w:rsidP="005622BC">
      <w:pPr>
        <w:rPr>
          <w:ins w:id="1978" w:author="Elizabeth Ann Storm" w:date="2021-12-10T20:02:00Z"/>
        </w:rPr>
        <w:pPrChange w:id="1979" w:author="Elizabeth" w:date="2022-04-18T14:30:00Z">
          <w:pPr/>
        </w:pPrChange>
      </w:pPr>
      <w:ins w:id="1980" w:author="Elizabeth" w:date="2022-04-18T14:30:00Z">
        <w:r>
          <w:t xml:space="preserve">The larger </w:t>
        </w:r>
      </w:ins>
      <w:ins w:id="1981" w:author="Elizabeth Ann Storm" w:date="2021-12-10T20:02:00Z">
        <w:del w:id="1982" w:author="Elizabeth" w:date="2022-04-18T14:29:00Z">
          <w:r w:rsidR="00650EE1" w:rsidRPr="007A2142" w:rsidDel="005622BC">
            <w:delText xml:space="preserve">My essential </w:delText>
          </w:r>
        </w:del>
        <w:r w:rsidR="00650EE1" w:rsidRPr="007A2142">
          <w:t xml:space="preserve">questions </w:t>
        </w:r>
      </w:ins>
      <w:ins w:id="1983" w:author="Elizabeth" w:date="2022-04-18T14:30:00Z">
        <w:r>
          <w:t xml:space="preserve">surrounding my work </w:t>
        </w:r>
      </w:ins>
      <w:ins w:id="1984" w:author="Elizabeth Ann Storm" w:date="2021-12-10T20:02:00Z">
        <w:del w:id="1985" w:author="Elizabeth" w:date="2022-04-18T14:30:00Z">
          <w:r w:rsidR="00650EE1" w:rsidRPr="007A2142" w:rsidDel="005622BC">
            <w:delText xml:space="preserve">still </w:delText>
          </w:r>
        </w:del>
        <w:r w:rsidR="00650EE1" w:rsidRPr="007A2142">
          <w:t xml:space="preserve">come down to how my works </w:t>
        </w:r>
        <w:del w:id="1986" w:author="Elizabeth" w:date="2022-04-18T14:27:00Z">
          <w:r w:rsidR="00650EE1" w:rsidRPr="007A2142" w:rsidDel="00B26189">
            <w:delText xml:space="preserve">can </w:delText>
          </w:r>
        </w:del>
        <w:r w:rsidR="00650EE1" w:rsidRPr="007A2142">
          <w:t>speak to a record of expressions or impressions</w:t>
        </w:r>
      </w:ins>
      <w:ins w:id="1987" w:author="Elizabeth" w:date="2022-04-16T17:33:00Z">
        <w:r w:rsidR="00330829">
          <w:t xml:space="preserve"> based on lived observation</w:t>
        </w:r>
      </w:ins>
      <w:ins w:id="1988" w:author="Elizabeth Ann Storm" w:date="2021-12-10T20:02:00Z">
        <w:r w:rsidR="00650EE1" w:rsidRPr="007A2142">
          <w:t>,</w:t>
        </w:r>
      </w:ins>
      <w:ins w:id="1989" w:author="Elizabeth" w:date="2022-04-18T14:27:00Z">
        <w:r w:rsidR="00B26189">
          <w:t xml:space="preserve"> following a long line of artists who contemplate </w:t>
        </w:r>
      </w:ins>
      <w:ins w:id="1990" w:author="Elizabeth" w:date="2022-04-18T14:29:00Z">
        <w:r w:rsidR="00B26189">
          <w:t>phenomena.</w:t>
        </w:r>
      </w:ins>
      <w:ins w:id="1991" w:author="Elizabeth Ann Storm" w:date="2021-12-10T20:02:00Z">
        <w:r w:rsidR="00650EE1" w:rsidRPr="007A2142">
          <w:t xml:space="preserve"> </w:t>
        </w:r>
        <w:del w:id="1992" w:author="Elizabeth" w:date="2022-04-18T14:29:00Z">
          <w:r w:rsidR="00650EE1" w:rsidRPr="007A2142" w:rsidDel="00B26189">
            <w:delText xml:space="preserve">and </w:delText>
          </w:r>
        </w:del>
      </w:ins>
      <w:ins w:id="1993" w:author="Elizabeth" w:date="2022-04-18T14:29:00Z">
        <w:r w:rsidR="00B26189">
          <w:t>H</w:t>
        </w:r>
      </w:ins>
      <w:ins w:id="1994" w:author="Elizabeth Ann Storm" w:date="2021-12-10T20:02:00Z">
        <w:del w:id="1995" w:author="Elizabeth" w:date="2022-04-18T14:29:00Z">
          <w:r w:rsidR="00650EE1" w:rsidRPr="007A2142" w:rsidDel="00B26189">
            <w:delText>h</w:delText>
          </w:r>
        </w:del>
        <w:r w:rsidR="00650EE1" w:rsidRPr="007A2142">
          <w:t xml:space="preserve">ow, as artifacts recording physical action, </w:t>
        </w:r>
        <w:del w:id="1996" w:author="Elizabeth" w:date="2022-04-18T14:29:00Z">
          <w:r w:rsidR="00650EE1" w:rsidRPr="007A2142" w:rsidDel="005622BC">
            <w:delText xml:space="preserve">they </w:delText>
          </w:r>
        </w:del>
        <w:r w:rsidR="00650EE1" w:rsidRPr="007A2142">
          <w:t>can</w:t>
        </w:r>
      </w:ins>
      <w:ins w:id="1997" w:author="Elizabeth" w:date="2022-04-18T14:29:00Z">
        <w:r>
          <w:t xml:space="preserve"> my work</w:t>
        </w:r>
      </w:ins>
      <w:ins w:id="1998" w:author="Elizabeth" w:date="2022-04-18T14:31:00Z">
        <w:r w:rsidR="000B491D">
          <w:t>s</w:t>
        </w:r>
      </w:ins>
      <w:ins w:id="1999" w:author="Elizabeth Ann Storm" w:date="2021-12-10T20:02:00Z">
        <w:r w:rsidR="00650EE1" w:rsidRPr="007A2142">
          <w:t xml:space="preserve"> </w:t>
        </w:r>
        <w:del w:id="2000" w:author="Elizabeth" w:date="2022-04-18T14:29:00Z">
          <w:r w:rsidR="00650EE1" w:rsidRPr="007A2142" w:rsidDel="005622BC">
            <w:delText xml:space="preserve">also </w:delText>
          </w:r>
        </w:del>
        <w:r w:rsidR="00650EE1" w:rsidRPr="007A2142">
          <w:t>speak to the manifestation of the process they record</w:t>
        </w:r>
      </w:ins>
      <w:ins w:id="2001" w:author="Elizabeth" w:date="2022-04-18T14:31:00Z">
        <w:r w:rsidR="000B491D">
          <w:t xml:space="preserve">, </w:t>
        </w:r>
      </w:ins>
      <w:ins w:id="2002" w:author="Elizabeth" w:date="2022-04-18T14:32:00Z">
        <w:r w:rsidR="000B491D">
          <w:t>how can they speak to time</w:t>
        </w:r>
      </w:ins>
      <w:ins w:id="2003" w:author="Elizabeth Ann Storm" w:date="2021-12-10T20:02:00Z">
        <w:del w:id="2004" w:author="Elizabeth" w:date="2022-04-18T14:31:00Z">
          <w:r w:rsidR="00650EE1" w:rsidRPr="007A2142" w:rsidDel="000B491D">
            <w:delText>.</w:delText>
          </w:r>
        </w:del>
      </w:ins>
      <w:ins w:id="2005" w:author="Elizabeth" w:date="2022-04-18T14:32:00Z">
        <w:r w:rsidR="000B491D">
          <w:t xml:space="preserve">? </w:t>
        </w:r>
      </w:ins>
      <w:ins w:id="2006" w:author="Elizabeth Ann Storm" w:date="2021-12-10T20:02:00Z">
        <w:del w:id="2007" w:author="Elizabeth" w:date="2022-04-18T14:32:00Z">
          <w:r w:rsidR="00650EE1" w:rsidRPr="007A2142" w:rsidDel="000B491D">
            <w:delText xml:space="preserve"> What about or what quality of their material existence (not necessarily their form) is expressed or given physical manifestation?</w:delText>
          </w:r>
        </w:del>
        <w:del w:id="2008" w:author="Elizabeth" w:date="2022-04-18T14:25:00Z">
          <w:r w:rsidR="00650EE1" w:rsidRPr="007A2142" w:rsidDel="00B26189">
            <w:delText xml:space="preserve"> </w:delText>
          </w:r>
        </w:del>
        <w:r w:rsidR="00650EE1" w:rsidRPr="007A2142">
          <w:t xml:space="preserve">What are the processes saying through the materials, and what are the materials saying through the process? </w:t>
        </w:r>
        <w:del w:id="2009" w:author="Elizabeth" w:date="2022-04-16T17:33:00Z">
          <w:r w:rsidR="00650EE1" w:rsidRPr="007A2142" w:rsidDel="00330829">
            <w:delText>This relational inquiry is closer to a design practice, a sensibility I see in contemporary art, especially in post-war minimalism, post-abstract expressionism, land art, and installation and atmospheric art.</w:delText>
          </w:r>
        </w:del>
      </w:ins>
    </w:p>
    <w:p w14:paraId="274A4C6C" w14:textId="28E29364" w:rsidR="007548D5" w:rsidRDefault="00B23C0E" w:rsidP="007548D5">
      <w:pPr>
        <w:rPr>
          <w:ins w:id="2010" w:author="Elizabeth Ann Storm" w:date="2021-12-13T19:17:00Z"/>
        </w:rPr>
      </w:pPr>
      <w:ins w:id="2011" w:author="Elizabeth Ann Storm" w:date="2021-12-13T19:11:00Z">
        <w:r>
          <w:lastRenderedPageBreak/>
          <w:t>These questions are in alignment with a large</w:t>
        </w:r>
      </w:ins>
      <w:ins w:id="2012" w:author="Elizabeth Ann Storm" w:date="2021-12-13T19:12:00Z">
        <w:r>
          <w:t>r conversation in the humanities of materiality</w:t>
        </w:r>
        <w:r w:rsidR="007548D5">
          <w:t>.</w:t>
        </w:r>
        <w:r w:rsidR="007548D5" w:rsidRPr="007A2142">
          <w:t xml:space="preserve"> Marshall McLuhan</w:t>
        </w:r>
      </w:ins>
      <w:ins w:id="2013" w:author="Elizabeth Ann Storm" w:date="2021-12-13T19:13:00Z">
        <w:r w:rsidR="007548D5">
          <w:t xml:space="preserve"> </w:t>
        </w:r>
      </w:ins>
      <w:ins w:id="2014" w:author="Elizabeth Ann Storm" w:date="2021-12-13T19:12:00Z">
        <w:r w:rsidR="007548D5" w:rsidRPr="007A2142">
          <w:t>was a 20th century philosopher who</w:t>
        </w:r>
        <w:r w:rsidR="007548D5">
          <w:t xml:space="preserve">se </w:t>
        </w:r>
        <w:r w:rsidR="007548D5" w:rsidRPr="007A2142">
          <w:t xml:space="preserve">work laid much of the groundwork for today’s media studies. </w:t>
        </w:r>
        <w:r w:rsidR="007548D5">
          <w:t>The</w:t>
        </w:r>
        <w:r w:rsidR="007548D5" w:rsidRPr="007A2142">
          <w:t xml:space="preserve"> 1967 </w:t>
        </w:r>
      </w:ins>
      <w:ins w:id="2015" w:author="Elizabeth" w:date="2022-04-11T14:20:00Z">
        <w:r w:rsidR="0089117F">
          <w:t xml:space="preserve">book </w:t>
        </w:r>
      </w:ins>
      <w:ins w:id="2016" w:author="Elizabeth Ann Storm" w:date="2021-12-13T19:12:00Z">
        <w:r w:rsidR="007548D5" w:rsidRPr="007A2142">
          <w:t>“The Medium is the Massage”</w:t>
        </w:r>
      </w:ins>
      <w:ins w:id="2017" w:author="Elizabeth" w:date="2022-04-11T14:24:00Z">
        <w:r w:rsidR="00F47ABE">
          <w:t>,</w:t>
        </w:r>
      </w:ins>
      <w:ins w:id="2018" w:author="Elizabeth" w:date="2022-04-11T14:23:00Z">
        <w:r w:rsidR="00F47ABE">
          <w:t xml:space="preserve"> designed by Quentin Fiore and</w:t>
        </w:r>
      </w:ins>
      <w:ins w:id="2019" w:author="Elizabeth Ann Storm" w:date="2021-12-13T19:12:00Z">
        <w:r w:rsidR="007548D5" w:rsidRPr="007A2142">
          <w:t xml:space="preserve"> </w:t>
        </w:r>
        <w:r w:rsidR="007548D5">
          <w:t>contain</w:t>
        </w:r>
      </w:ins>
      <w:ins w:id="2020" w:author="Elizabeth" w:date="2022-04-11T14:23:00Z">
        <w:r w:rsidR="00F47ABE">
          <w:t xml:space="preserve">ing </w:t>
        </w:r>
      </w:ins>
      <w:ins w:id="2021" w:author="Elizabeth Ann Storm" w:date="2021-12-13T19:12:00Z">
        <w:del w:id="2022" w:author="Elizabeth" w:date="2022-04-11T14:23:00Z">
          <w:r w:rsidR="007548D5" w:rsidDel="00F47ABE">
            <w:delText xml:space="preserve">ing </w:delText>
          </w:r>
        </w:del>
        <w:r w:rsidR="007548D5">
          <w:t xml:space="preserve">quotes by </w:t>
        </w:r>
      </w:ins>
      <w:ins w:id="2023" w:author="Elizabeth" w:date="2022-04-11T14:23:00Z">
        <w:r w:rsidR="00F47ABE">
          <w:t>Mc</w:t>
        </w:r>
      </w:ins>
      <w:ins w:id="2024" w:author="Elizabeth" w:date="2022-04-11T14:24:00Z">
        <w:r w:rsidR="00F47ABE">
          <w:t xml:space="preserve">Luhan, </w:t>
        </w:r>
      </w:ins>
      <w:ins w:id="2025" w:author="Elizabeth Ann Storm" w:date="2021-12-13T19:12:00Z">
        <w:del w:id="2026" w:author="Elizabeth" w:date="2022-04-11T14:23:00Z">
          <w:r w:rsidR="007548D5" w:rsidDel="00F47ABE">
            <w:delText xml:space="preserve">McLuhan and designed by Quentin Fiore </w:delText>
          </w:r>
        </w:del>
        <w:r w:rsidR="007548D5" w:rsidRPr="007A2142">
          <w:t xml:space="preserve">is an amazing combination of written media and visual design in a book format that explores what it means to present and perceive information in material form in the technological age. </w:t>
        </w:r>
      </w:ins>
      <w:ins w:id="2027" w:author="Elizabeth Ann Storm" w:date="2021-12-13T19:17:00Z">
        <w:del w:id="2028" w:author="Elizabeth" w:date="2022-04-11T14:24:00Z">
          <w:r w:rsidR="007548D5" w:rsidDel="00F47ABE">
            <w:delText>(what does it mean to present and perceive information in material form in the tech age, according to</w:delText>
          </w:r>
          <w:r w:rsidR="00361D52" w:rsidDel="00F47ABE">
            <w:delText xml:space="preserve"> theory?)</w:delText>
          </w:r>
        </w:del>
      </w:ins>
    </w:p>
    <w:p w14:paraId="250F4A57" w14:textId="5B9141AA" w:rsidR="007548D5" w:rsidRDefault="007548D5" w:rsidP="007548D5">
      <w:pPr>
        <w:rPr>
          <w:ins w:id="2029" w:author="Elizabeth Ann Storm" w:date="2021-12-14T11:55:00Z"/>
        </w:rPr>
      </w:pPr>
      <w:ins w:id="2030" w:author="Elizabeth Ann Storm" w:date="2021-12-13T19:12:00Z">
        <w:r w:rsidRPr="007A2142">
          <w:t>It attests to the beauty of direct experience in its material form and speaks to issues of the (then newfound) simultaneity of communication</w:t>
        </w:r>
      </w:ins>
      <w:ins w:id="2031" w:author="Elizabeth Ann Storm" w:date="2021-12-13T19:14:00Z">
        <w:r>
          <w:t>.</w:t>
        </w:r>
      </w:ins>
      <w:ins w:id="2032" w:author="Elizabeth" w:date="2022-04-11T14:24:00Z">
        <w:r w:rsidR="00F47ABE">
          <w:t xml:space="preserve"> </w:t>
        </w:r>
      </w:ins>
      <w:ins w:id="2033" w:author="Elizabeth Ann Storm" w:date="2021-12-13T19:14:00Z">
        <w:del w:id="2034" w:author="Elizabeth" w:date="2022-04-11T14:25:00Z">
          <w:r w:rsidDel="00F47ABE">
            <w:delText xml:space="preserve"> </w:delText>
          </w:r>
        </w:del>
      </w:ins>
      <w:ins w:id="2035" w:author="Elizabeth Ann Storm" w:date="2021-12-13T19:17:00Z">
        <w:r w:rsidR="00361D52">
          <w:t>(speak more on this)</w:t>
        </w:r>
      </w:ins>
    </w:p>
    <w:p w14:paraId="27F4562B" w14:textId="77777777" w:rsidR="00583CAE" w:rsidRDefault="00583CAE">
      <w:pPr>
        <w:keepNext/>
        <w:ind w:firstLine="0"/>
        <w:jc w:val="center"/>
        <w:rPr>
          <w:ins w:id="2036" w:author="Elizabeth Ann Storm" w:date="2021-12-14T11:57:00Z"/>
        </w:rPr>
        <w:pPrChange w:id="2037" w:author="Elizabeth Ann Storm" w:date="2021-12-14T11:57:00Z">
          <w:pPr>
            <w:ind w:firstLine="0"/>
          </w:pPr>
        </w:pPrChange>
      </w:pPr>
      <w:ins w:id="2038" w:author="Elizabeth Ann Storm" w:date="2021-12-14T11:57:00Z">
        <w:r>
          <w:rPr>
            <w:noProof/>
          </w:rPr>
          <w:lastRenderedPageBreak/>
          <w:drawing>
            <wp:inline distT="0" distB="0" distL="0" distR="0" wp14:anchorId="1FDD7862" wp14:editId="2F2EA172">
              <wp:extent cx="5495544" cy="7690104"/>
              <wp:effectExtent l="0" t="0" r="0" b="0"/>
              <wp:docPr id="14" name="Picture 14" descr="A close-up of a person's ey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person's ey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495544" cy="7690104"/>
                      </a:xfrm>
                      <a:prstGeom prst="rect">
                        <a:avLst/>
                      </a:prstGeom>
                    </pic:spPr>
                  </pic:pic>
                </a:graphicData>
              </a:graphic>
            </wp:inline>
          </w:drawing>
        </w:r>
      </w:ins>
    </w:p>
    <w:p w14:paraId="6AA944C4" w14:textId="0ECE4EF2" w:rsidR="00583CAE" w:rsidRDefault="00583CAE">
      <w:pPr>
        <w:pStyle w:val="Caption"/>
        <w:spacing w:after="240"/>
        <w:ind w:firstLine="0"/>
        <w:jc w:val="center"/>
        <w:rPr>
          <w:ins w:id="2039" w:author="Elizabeth Ann Storm" w:date="2021-12-13T19:15:00Z"/>
        </w:rPr>
        <w:pPrChange w:id="2040" w:author="Elizabeth Ann Storm" w:date="2021-12-14T11:57:00Z">
          <w:pPr/>
        </w:pPrChange>
      </w:pPr>
      <w:bookmarkStart w:id="2041" w:name="_Ref100579556"/>
      <w:bookmarkStart w:id="2042" w:name="_Ref100579523"/>
      <w:bookmarkStart w:id="2043" w:name="_Toc101022752"/>
      <w:ins w:id="2044" w:author="Elizabeth Ann Storm" w:date="2021-12-14T11:57:00Z">
        <w:r>
          <w:t xml:space="preserve">Figure </w:t>
        </w:r>
        <w:r>
          <w:fldChar w:fldCharType="begin"/>
        </w:r>
        <w:r>
          <w:instrText xml:space="preserve"> SEQ Figure \* ARABIC </w:instrText>
        </w:r>
      </w:ins>
      <w:r>
        <w:fldChar w:fldCharType="separate"/>
      </w:r>
      <w:ins w:id="2045" w:author="Elizabeth Ann Storm" w:date="2021-12-14T12:04:00Z">
        <w:r w:rsidR="00A91C2E">
          <w:rPr>
            <w:noProof/>
          </w:rPr>
          <w:t>12</w:t>
        </w:r>
      </w:ins>
      <w:ins w:id="2046" w:author="Elizabeth Ann Storm" w:date="2021-12-14T11:57:00Z">
        <w:r>
          <w:fldChar w:fldCharType="end"/>
        </w:r>
        <w:bookmarkEnd w:id="2041"/>
        <w:r>
          <w:t>. McLuhan book placeholder image</w:t>
        </w:r>
      </w:ins>
      <w:bookmarkEnd w:id="2042"/>
      <w:bookmarkEnd w:id="2043"/>
    </w:p>
    <w:p w14:paraId="232964A8" w14:textId="1A3979E4" w:rsidR="007548D5" w:rsidDel="00F47ABE" w:rsidRDefault="007548D5">
      <w:pPr>
        <w:pStyle w:val="EndNoteBibliography"/>
        <w:spacing w:line="480" w:lineRule="auto"/>
        <w:rPr>
          <w:ins w:id="2047" w:author="Elizabeth Ann Storm" w:date="2021-12-14T11:57:00Z"/>
          <w:del w:id="2048" w:author="Elizabeth" w:date="2022-04-11T14:27:00Z"/>
        </w:rPr>
        <w:pPrChange w:id="2049" w:author="Elizabeth" w:date="2022-04-11T14:27:00Z">
          <w:pPr/>
        </w:pPrChange>
      </w:pPr>
      <w:ins w:id="2050" w:author="Elizabeth Ann Storm" w:date="2021-12-13T19:14:00Z">
        <w:r>
          <w:rPr>
            <w:noProof w:val="0"/>
          </w:rPr>
          <w:lastRenderedPageBreak/>
          <w:t>(digital communications and the shift from picture to data</w:t>
        </w:r>
      </w:ins>
      <w:ins w:id="2051" w:author="Elizabeth Ann Storm" w:date="2021-12-13T19:18:00Z">
        <w:r w:rsidR="00361D52">
          <w:rPr>
            <w:noProof w:val="0"/>
          </w:rPr>
          <w:t>? Also in the book</w:t>
        </w:r>
      </w:ins>
      <w:ins w:id="2052" w:author="Elizabeth Ann Storm" w:date="2021-12-13T19:14:00Z">
        <w:r>
          <w:rPr>
            <w:noProof w:val="0"/>
          </w:rPr>
          <w:t xml:space="preserve">) </w:t>
        </w:r>
      </w:ins>
    </w:p>
    <w:p w14:paraId="0B6D5A92" w14:textId="0CD827E6" w:rsidR="00E62E51" w:rsidRDefault="00583CAE">
      <w:pPr>
        <w:pStyle w:val="EndNoteBibliography"/>
        <w:rPr>
          <w:ins w:id="2053" w:author="Elizabeth Ann Storm" w:date="2021-12-14T11:58:00Z"/>
        </w:rPr>
        <w:pPrChange w:id="2054" w:author="Elizabeth" w:date="2022-04-11T14:27:00Z">
          <w:pPr>
            <w:ind w:firstLine="0"/>
          </w:pPr>
        </w:pPrChange>
      </w:pPr>
      <w:ins w:id="2055" w:author="Elizabeth Ann Storm" w:date="2021-12-14T11:58:00Z">
        <w:r>
          <w:drawing>
            <wp:inline distT="0" distB="0" distL="0" distR="0" wp14:anchorId="541E27F8" wp14:editId="0734BA35">
              <wp:extent cx="5943600" cy="522922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30">
                        <a:extLst>
                          <a:ext uri="{28A0092B-C50C-407E-A947-70E740481C1C}">
                            <a14:useLocalDpi xmlns:a14="http://schemas.microsoft.com/office/drawing/2010/main" val="0"/>
                          </a:ext>
                        </a:extLst>
                      </a:blip>
                      <a:srcRect b="819"/>
                      <a:stretch/>
                    </pic:blipFill>
                    <pic:spPr bwMode="auto">
                      <a:xfrm>
                        <a:off x="0" y="0"/>
                        <a:ext cx="5943600" cy="5229225"/>
                      </a:xfrm>
                      <a:prstGeom prst="rect">
                        <a:avLst/>
                      </a:prstGeom>
                      <a:ln>
                        <a:noFill/>
                      </a:ln>
                      <a:effectLst/>
                      <a:extLst>
                        <a:ext uri="{53640926-AAD7-44D8-BBD7-CCE9431645EC}">
                          <a14:shadowObscured xmlns:a14="http://schemas.microsoft.com/office/drawing/2010/main"/>
                        </a:ext>
                      </a:extLst>
                    </pic:spPr>
                  </pic:pic>
                </a:graphicData>
              </a:graphic>
            </wp:inline>
          </w:drawing>
        </w:r>
      </w:ins>
    </w:p>
    <w:p w14:paraId="2A05D4A7" w14:textId="7D8615A1" w:rsidR="00583CAE" w:rsidRDefault="00E62E51">
      <w:pPr>
        <w:pStyle w:val="Caption"/>
        <w:spacing w:after="240"/>
        <w:ind w:firstLine="0"/>
        <w:jc w:val="center"/>
        <w:rPr>
          <w:ins w:id="2056" w:author="Elizabeth Ann Storm" w:date="2021-12-13T19:14:00Z"/>
        </w:rPr>
        <w:pPrChange w:id="2057" w:author="Elizabeth Ann Storm" w:date="2021-12-14T11:58:00Z">
          <w:pPr/>
        </w:pPrChange>
      </w:pPr>
      <w:bookmarkStart w:id="2058" w:name="_Toc101022753"/>
      <w:ins w:id="2059" w:author="Elizabeth Ann Storm" w:date="2021-12-14T11:58:00Z">
        <w:r>
          <w:t xml:space="preserve">Figure </w:t>
        </w:r>
        <w:r>
          <w:fldChar w:fldCharType="begin"/>
        </w:r>
        <w:r>
          <w:instrText xml:space="preserve"> SEQ Figure \* ARABIC </w:instrText>
        </w:r>
      </w:ins>
      <w:r>
        <w:fldChar w:fldCharType="separate"/>
      </w:r>
      <w:ins w:id="2060" w:author="Elizabeth Ann Storm" w:date="2021-12-14T12:04:00Z">
        <w:r w:rsidR="00A91C2E">
          <w:rPr>
            <w:noProof/>
          </w:rPr>
          <w:t>13</w:t>
        </w:r>
      </w:ins>
      <w:ins w:id="2061" w:author="Elizabeth Ann Storm" w:date="2021-12-14T11:58:00Z">
        <w:r>
          <w:fldChar w:fldCharType="end"/>
        </w:r>
        <w:r>
          <w:t>. McLuhan book spread placeholder image 2</w:t>
        </w:r>
      </w:ins>
      <w:bookmarkEnd w:id="2058"/>
    </w:p>
    <w:p w14:paraId="28B91B18" w14:textId="26A16F3A" w:rsidR="0094226F" w:rsidRDefault="00D34259">
      <w:pPr>
        <w:pStyle w:val="EndNoteBibliography"/>
        <w:spacing w:line="480" w:lineRule="auto"/>
        <w:rPr>
          <w:ins w:id="2062" w:author="Elizabeth Ann Storm" w:date="2021-12-13T19:42:00Z"/>
        </w:rPr>
        <w:pPrChange w:id="2063" w:author="Elizabeth Ann Storm" w:date="2021-12-13T19:42:00Z">
          <w:pPr/>
        </w:pPrChange>
      </w:pPr>
      <w:ins w:id="2064" w:author="Elizabeth" w:date="2022-04-11T14:27:00Z">
        <w:r>
          <w:rPr>
            <w:noProof w:val="0"/>
          </w:rPr>
          <w:t xml:space="preserve">As a visual, kinesthetic learner, </w:t>
        </w:r>
      </w:ins>
      <w:ins w:id="2065" w:author="Elizabeth" w:date="2022-04-11T14:28:00Z">
        <w:r>
          <w:rPr>
            <w:noProof w:val="0"/>
          </w:rPr>
          <w:t xml:space="preserve">encountering this book </w:t>
        </w:r>
      </w:ins>
      <w:ins w:id="2066" w:author="Elizabeth Ann Storm" w:date="2021-12-13T19:12:00Z">
        <w:del w:id="2067" w:author="Elizabeth" w:date="2022-04-11T14:27:00Z">
          <w:r w:rsidR="007548D5" w:rsidRPr="007A2142" w:rsidDel="00D34259">
            <w:rPr>
              <w:noProof w:val="0"/>
            </w:rPr>
            <w:delText>McLuhan</w:delText>
          </w:r>
          <w:r w:rsidR="007548D5" w:rsidDel="00D34259">
            <w:rPr>
              <w:noProof w:val="0"/>
            </w:rPr>
            <w:delText>’</w:delText>
          </w:r>
          <w:r w:rsidR="007548D5" w:rsidRPr="007A2142" w:rsidDel="00D34259">
            <w:rPr>
              <w:noProof w:val="0"/>
            </w:rPr>
            <w:delText>s work</w:delText>
          </w:r>
        </w:del>
        <w:del w:id="2068" w:author="Elizabeth" w:date="2022-04-11T16:22:00Z">
          <w:r w:rsidR="007548D5" w:rsidRPr="007A2142" w:rsidDel="0011214C">
            <w:rPr>
              <w:noProof w:val="0"/>
            </w:rPr>
            <w:delText xml:space="preserve"> </w:delText>
          </w:r>
        </w:del>
        <w:r w:rsidR="007548D5" w:rsidRPr="007A2142">
          <w:rPr>
            <w:noProof w:val="0"/>
          </w:rPr>
          <w:t>summarize</w:t>
        </w:r>
      </w:ins>
      <w:ins w:id="2069" w:author="Elizabeth" w:date="2022-04-11T16:23:00Z">
        <w:r w:rsidR="0011214C">
          <w:rPr>
            <w:noProof w:val="0"/>
          </w:rPr>
          <w:t>d</w:t>
        </w:r>
      </w:ins>
      <w:ins w:id="2070" w:author="Elizabeth Ann Storm" w:date="2021-12-13T19:12:00Z">
        <w:del w:id="2071" w:author="Elizabeth" w:date="2022-04-11T16:23:00Z">
          <w:r w:rsidR="007548D5" w:rsidRPr="007A2142" w:rsidDel="0011214C">
            <w:rPr>
              <w:noProof w:val="0"/>
            </w:rPr>
            <w:delText>s</w:delText>
          </w:r>
        </w:del>
        <w:r w:rsidR="007548D5" w:rsidRPr="007A2142">
          <w:rPr>
            <w:noProof w:val="0"/>
          </w:rPr>
          <w:t xml:space="preserve"> many of my concepts about media, medium, and material that were hard for me to put into words, but which I had in mind when I thought of my work as the record of a process rather than a fixed, stable image-message</w:t>
        </w:r>
        <w:r w:rsidR="007548D5">
          <w:rPr>
            <w:noProof w:val="0"/>
          </w:rPr>
          <w:t>.</w:t>
        </w:r>
      </w:ins>
      <w:ins w:id="2072" w:author="Elizabeth Ann Storm" w:date="2021-12-13T19:14:00Z">
        <w:r w:rsidR="007548D5">
          <w:rPr>
            <w:noProof w:val="0"/>
          </w:rPr>
          <w:t xml:space="preserve"> </w:t>
        </w:r>
      </w:ins>
    </w:p>
    <w:p w14:paraId="761CF965" w14:textId="77777777" w:rsidR="0094226F" w:rsidRPr="003551CE" w:rsidRDefault="0094226F" w:rsidP="0094226F">
      <w:pPr>
        <w:pStyle w:val="ListParagraph"/>
        <w:rPr>
          <w:ins w:id="2073" w:author="Elizabeth Ann Storm" w:date="2021-12-13T19:42:00Z"/>
        </w:rPr>
      </w:pPr>
      <w:ins w:id="2074" w:author="Elizabeth Ann Storm" w:date="2021-12-13T19:42:00Z">
        <w:r w:rsidRPr="003551CE">
          <w:t>Ours is a brand-new world of all-at-</w:t>
        </w:r>
        <w:proofErr w:type="spellStart"/>
        <w:r w:rsidRPr="003551CE">
          <w:t>onceness</w:t>
        </w:r>
        <w:proofErr w:type="spellEnd"/>
        <w:r w:rsidRPr="003551CE">
          <w:t xml:space="preserve">. ‘Time’ has ceased, ‘space’ has vanished. We now live in a global village… a simultaneous happening. We are back in </w:t>
        </w:r>
        <w:r w:rsidRPr="003551CE">
          <w:lastRenderedPageBreak/>
          <w:t xml:space="preserve">acoustic space. We have begun again to structure the primordial feeling, the tribal emotions from which a few centuries of literacy divorced us… </w:t>
        </w:r>
      </w:ins>
    </w:p>
    <w:p w14:paraId="50988323" w14:textId="77777777" w:rsidR="0094226F" w:rsidRPr="003551CE" w:rsidRDefault="0094226F" w:rsidP="0094226F">
      <w:pPr>
        <w:pStyle w:val="ListParagraph"/>
        <w:rPr>
          <w:ins w:id="2075" w:author="Elizabeth Ann Storm" w:date="2021-12-13T19:42:00Z"/>
        </w:rPr>
      </w:pPr>
      <w:ins w:id="2076" w:author="Elizabeth Ann Storm" w:date="2021-12-13T19:42:00Z">
        <w:r w:rsidRPr="003551CE">
          <w:t>At the high speed of electric communication, purely visual means of apprehending the world are no longer possible; they are just too slow to be relevant or effective…</w:t>
        </w:r>
      </w:ins>
    </w:p>
    <w:p w14:paraId="05EBC1D7" w14:textId="77777777" w:rsidR="0094226F" w:rsidRPr="003551CE" w:rsidDel="0011214C" w:rsidRDefault="0094226F" w:rsidP="0094226F">
      <w:pPr>
        <w:pStyle w:val="ListParagraph"/>
        <w:rPr>
          <w:ins w:id="2077" w:author="Elizabeth Ann Storm" w:date="2021-12-13T19:42:00Z"/>
          <w:del w:id="2078" w:author="Elizabeth" w:date="2022-04-11T16:25:00Z"/>
        </w:rPr>
      </w:pPr>
      <w:ins w:id="2079" w:author="Elizabeth Ann Storm" w:date="2021-12-13T19:42:00Z">
        <w:r w:rsidRPr="003551CE">
          <w:t xml:space="preserve">…Information pours upon us, instantaneously and continuously… Our electrically-configured world has forced us to move from the habit of data classification to the mode of pattern recognition… </w:t>
        </w:r>
        <w:r>
          <w:rPr>
            <w:rStyle w:val="FootnoteReference"/>
          </w:rPr>
          <w:footnoteReference w:id="29"/>
        </w:r>
      </w:ins>
    </w:p>
    <w:p w14:paraId="0CBD5494" w14:textId="6A4D0B58" w:rsidR="007548D5" w:rsidRDefault="007548D5">
      <w:pPr>
        <w:pStyle w:val="ListParagraph"/>
        <w:rPr>
          <w:ins w:id="2084" w:author="Elizabeth Ann Storm" w:date="2021-12-13T19:15:00Z"/>
        </w:rPr>
        <w:pPrChange w:id="2085" w:author="Elizabeth" w:date="2022-04-11T16:25:00Z">
          <w:pPr/>
        </w:pPrChange>
      </w:pPr>
      <w:ins w:id="2086" w:author="Elizabeth Ann Storm" w:date="2021-12-13T19:14:00Z">
        <w:del w:id="2087" w:author="Elizabeth" w:date="2022-04-11T16:25:00Z">
          <w:r w:rsidDel="0011214C">
            <w:delText>(quote from “Medium…”</w:delText>
          </w:r>
        </w:del>
      </w:ins>
      <w:ins w:id="2088" w:author="Elizabeth Ann Storm" w:date="2021-12-13T19:12:00Z">
        <w:r w:rsidRPr="007A2142">
          <w:t xml:space="preserve"> </w:t>
        </w:r>
      </w:ins>
    </w:p>
    <w:p w14:paraId="580AE087" w14:textId="00B553BA" w:rsidR="0098316A" w:rsidDel="001926E1" w:rsidRDefault="00EB46DC" w:rsidP="0098316A">
      <w:pPr>
        <w:rPr>
          <w:del w:id="2089" w:author="Elizabeth" w:date="2022-04-11T16:25:00Z"/>
        </w:rPr>
      </w:pPr>
      <w:ins w:id="2090" w:author="Elizabeth" w:date="2022-04-16T17:38:00Z">
        <w:r>
          <w:tab/>
        </w:r>
      </w:ins>
      <w:ins w:id="2091" w:author="Elizabeth" w:date="2022-04-16T17:39:00Z">
        <w:r>
          <w:t>(</w:t>
        </w:r>
      </w:ins>
      <w:ins w:id="2092" w:author="Elizabeth" w:date="2022-04-16T17:38:00Z">
        <w:r>
          <w:t>Is there anything else I want to sa</w:t>
        </w:r>
      </w:ins>
      <w:ins w:id="2093" w:author="Elizabeth" w:date="2022-04-16T17:39:00Z">
        <w:r>
          <w:t>y here? What is the point of this section – to link from the beginning to the next chapter…)</w:t>
        </w:r>
      </w:ins>
      <w:ins w:id="2094" w:author="Elizabeth Ann Storm" w:date="2021-12-13T19:12:00Z">
        <w:del w:id="2095" w:author="Elizabeth" w:date="2022-04-16T17:38:00Z">
          <w:r w:rsidR="007548D5" w:rsidRPr="007A2142" w:rsidDel="00EB46DC">
            <w:delText>(DoCA Materiality quotes</w:delText>
          </w:r>
        </w:del>
        <w:del w:id="2096" w:author="Elizabeth" w:date="2022-04-11T16:25:00Z">
          <w:r w:rsidR="007548D5" w:rsidRPr="007A2142" w:rsidDel="0011214C">
            <w:delText>)</w:delText>
          </w:r>
        </w:del>
      </w:ins>
    </w:p>
    <w:p w14:paraId="6C659FF4" w14:textId="11B63D84" w:rsidR="001926E1" w:rsidRDefault="001926E1" w:rsidP="001926E1">
      <w:pPr>
        <w:ind w:firstLine="0"/>
        <w:rPr>
          <w:ins w:id="2097" w:author="Elizabeth" w:date="2022-04-16T17:37:00Z"/>
        </w:rPr>
      </w:pPr>
    </w:p>
    <w:p w14:paraId="1762BDC2" w14:textId="2BC06F4B" w:rsidR="001926E1" w:rsidRDefault="001926E1" w:rsidP="001926E1">
      <w:pPr>
        <w:pStyle w:val="Heading3"/>
        <w:rPr>
          <w:ins w:id="2098" w:author="Elizabeth" w:date="2022-04-16T17:38:00Z"/>
        </w:rPr>
      </w:pPr>
      <w:ins w:id="2099" w:author="Elizabeth" w:date="2022-04-16T17:37:00Z">
        <w:r>
          <w:t>Medium</w:t>
        </w:r>
      </w:ins>
      <w:ins w:id="2100" w:author="Elizabeth" w:date="2022-04-16T17:38:00Z">
        <w:r>
          <w:t xml:space="preserve"> and materiality through making</w:t>
        </w:r>
      </w:ins>
    </w:p>
    <w:p w14:paraId="107A5CE7" w14:textId="78F75D04" w:rsidR="00EB46DC" w:rsidRPr="00EB46DC" w:rsidRDefault="00EB46DC" w:rsidP="00EB46DC">
      <w:pPr>
        <w:rPr>
          <w:ins w:id="2101" w:author="Elizabeth" w:date="2022-04-16T17:37:00Z"/>
          <w:rPrChange w:id="2102" w:author="Elizabeth" w:date="2022-04-16T17:38:00Z">
            <w:rPr>
              <w:ins w:id="2103" w:author="Elizabeth" w:date="2022-04-16T17:37:00Z"/>
            </w:rPr>
          </w:rPrChange>
        </w:rPr>
        <w:pPrChange w:id="2104" w:author="Elizabeth" w:date="2022-04-16T17:38:00Z">
          <w:pPr/>
        </w:pPrChange>
      </w:pPr>
      <w:ins w:id="2105" w:author="Elizabeth" w:date="2022-04-16T17:38:00Z">
        <w:r>
          <w:t xml:space="preserve">My practice blah blah arriving at ideas and speculations on medium through making linked to materiality. </w:t>
        </w:r>
      </w:ins>
    </w:p>
    <w:p w14:paraId="25033BFA" w14:textId="77777777" w:rsidR="00C918C0" w:rsidRDefault="00C918C0" w:rsidP="0098316A">
      <w:pPr>
        <w:rPr>
          <w:ins w:id="2106" w:author="Elizabeth" w:date="2022-04-16T17:34:00Z"/>
        </w:rPr>
      </w:pPr>
    </w:p>
    <w:p w14:paraId="53981924" w14:textId="3771353B" w:rsidR="0098316A" w:rsidDel="0011214C" w:rsidRDefault="0098316A">
      <w:pPr>
        <w:ind w:firstLine="0"/>
        <w:rPr>
          <w:ins w:id="2107" w:author="Elizabeth Ann Storm" w:date="2021-12-13T20:44:00Z"/>
          <w:del w:id="2108" w:author="Elizabeth" w:date="2022-04-11T16:25:00Z"/>
        </w:rPr>
        <w:pPrChange w:id="2109" w:author="Elizabeth" w:date="2022-04-11T16:25:00Z">
          <w:pPr/>
        </w:pPrChange>
      </w:pPr>
      <w:ins w:id="2110" w:author="Elizabeth Ann Storm" w:date="2021-12-13T19:27:00Z">
        <w:del w:id="2111" w:author="Elizabeth" w:date="2022-04-11T16:25:00Z">
          <w:r w:rsidDel="0011214C">
            <w:delText xml:space="preserve">The emergence of electronic communications, image and sound broadcasting, </w:delText>
          </w:r>
          <w:r w:rsidR="00E556D4" w:rsidDel="0011214C">
            <w:delText>cheap and accessible printing a</w:delText>
          </w:r>
        </w:del>
      </w:ins>
      <w:ins w:id="2112" w:author="Elizabeth Ann Storm" w:date="2021-12-13T19:28:00Z">
        <w:del w:id="2113" w:author="Elizabeth" w:date="2022-04-11T16:25:00Z">
          <w:r w:rsidR="00E556D4" w:rsidDel="0011214C">
            <w:delText>nd image reproduction, and early film photography had already changed society.</w:delText>
          </w:r>
        </w:del>
      </w:ins>
    </w:p>
    <w:p w14:paraId="61098A39" w14:textId="77777777" w:rsidR="008B0D5C" w:rsidRPr="00B12A62" w:rsidRDefault="008B0D5C"/>
    <w:p w14:paraId="291A1551" w14:textId="77777777" w:rsidR="00480235" w:rsidRPr="007548D5" w:rsidRDefault="00480235">
      <w:pPr>
        <w:pStyle w:val="TableofFigures"/>
        <w:rPr>
          <w:rFonts w:eastAsia="Times New Roman"/>
          <w:szCs w:val="24"/>
        </w:rPr>
        <w:pPrChange w:id="2114" w:author="Elizabeth Ann Storm" w:date="2021-12-13T19:15:00Z">
          <w:pPr/>
        </w:pPrChange>
      </w:pPr>
      <w:r w:rsidRPr="007548D5">
        <w:rPr>
          <w:szCs w:val="24"/>
        </w:rPr>
        <w:br w:type="page"/>
      </w:r>
    </w:p>
    <w:p w14:paraId="68B09652" w14:textId="0F65543D" w:rsidR="00846DE4" w:rsidRDefault="002C173C" w:rsidP="00574AFB">
      <w:pPr>
        <w:pStyle w:val="Heading1"/>
        <w:numPr>
          <w:ilvl w:val="0"/>
          <w:numId w:val="2"/>
        </w:numPr>
        <w:spacing w:before="0" w:after="0"/>
        <w:rPr>
          <w:ins w:id="2115" w:author="Elizabeth Ann Storm" w:date="2021-12-13T20:07:00Z"/>
          <w:szCs w:val="24"/>
        </w:rPr>
      </w:pPr>
      <w:del w:id="2116" w:author="Elizabeth Ann Storm" w:date="2021-12-10T20:01:00Z">
        <w:r w:rsidDel="00E74BFC">
          <w:rPr>
            <w:szCs w:val="24"/>
          </w:rPr>
          <w:lastRenderedPageBreak/>
          <w:delText>Medium and Material</w:delText>
        </w:r>
      </w:del>
      <w:bookmarkStart w:id="2117" w:name="_Toc100588222"/>
      <w:ins w:id="2118" w:author="Elizabeth Ann Storm" w:date="2021-12-10T20:01:00Z">
        <w:r w:rsidR="00E74BFC">
          <w:rPr>
            <w:szCs w:val="24"/>
          </w:rPr>
          <w:t>New Media</w:t>
        </w:r>
      </w:ins>
      <w:bookmarkEnd w:id="2117"/>
    </w:p>
    <w:p w14:paraId="3D5D51BF" w14:textId="0D6DB25D" w:rsidR="00F52531" w:rsidRPr="00F52531" w:rsidRDefault="00F84ECB">
      <w:pPr>
        <w:pStyle w:val="EndNoteBibliography"/>
        <w:spacing w:line="480" w:lineRule="auto"/>
        <w:pPrChange w:id="2119" w:author="Elizabeth Ann Storm" w:date="2021-12-13T20:46:00Z">
          <w:pPr>
            <w:pStyle w:val="Heading1"/>
            <w:numPr>
              <w:numId w:val="2"/>
            </w:numPr>
            <w:spacing w:before="0" w:after="0"/>
            <w:ind w:left="432" w:hanging="432"/>
          </w:pPr>
        </w:pPrChange>
      </w:pPr>
      <w:ins w:id="2120" w:author="Elizabeth" w:date="2022-04-14T15:30:00Z">
        <w:r>
          <w:rPr>
            <w:noProof w:val="0"/>
          </w:rPr>
          <w:t xml:space="preserve">What does it mean to desire to capture an experience? </w:t>
        </w:r>
      </w:ins>
      <w:ins w:id="2121" w:author="Elizabeth" w:date="2022-04-16T18:15:00Z">
        <w:r w:rsidR="00C46E77">
          <w:rPr>
            <w:noProof w:val="0"/>
          </w:rPr>
          <w:t>As my practice develops out of a foundation of visual and extended sensory observation</w:t>
        </w:r>
      </w:ins>
      <w:ins w:id="2122" w:author="Elizabeth" w:date="2022-04-16T18:16:00Z">
        <w:r w:rsidR="00C46E77">
          <w:rPr>
            <w:noProof w:val="0"/>
          </w:rPr>
          <w:t>, and I introduce a more critical angle to my conceptual foundation,</w:t>
        </w:r>
      </w:ins>
      <w:ins w:id="2123" w:author="Elizabeth" w:date="2022-04-16T18:17:00Z">
        <w:r w:rsidR="00AE633C">
          <w:rPr>
            <w:noProof w:val="0"/>
          </w:rPr>
          <w:t xml:space="preserve"> I</w:t>
        </w:r>
      </w:ins>
      <w:ins w:id="2124" w:author="Elizabeth" w:date="2022-04-16T18:18:00Z">
        <w:r w:rsidR="00AE633C">
          <w:rPr>
            <w:noProof w:val="0"/>
          </w:rPr>
          <w:t xml:space="preserve"> wonder how</w:t>
        </w:r>
      </w:ins>
      <w:ins w:id="2125" w:author="Elizabeth" w:date="2022-04-16T18:19:00Z">
        <w:r w:rsidR="00AE633C">
          <w:rPr>
            <w:noProof w:val="0"/>
          </w:rPr>
          <w:t xml:space="preserve"> </w:t>
        </w:r>
      </w:ins>
      <w:ins w:id="2126" w:author="Elizabeth" w:date="2022-04-16T18:21:00Z">
        <w:r w:rsidR="00AE633C">
          <w:rPr>
            <w:noProof w:val="0"/>
          </w:rPr>
          <w:t xml:space="preserve">my use of the </w:t>
        </w:r>
      </w:ins>
      <w:ins w:id="2127" w:author="Elizabeth" w:date="2022-04-16T18:19:00Z">
        <w:r w:rsidR="00AE633C">
          <w:rPr>
            <w:noProof w:val="0"/>
          </w:rPr>
          <w:t>medium of drawing and painting</w:t>
        </w:r>
      </w:ins>
      <w:ins w:id="2128" w:author="Elizabeth" w:date="2022-04-16T18:21:00Z">
        <w:r w:rsidR="00AE633C">
          <w:rPr>
            <w:noProof w:val="0"/>
          </w:rPr>
          <w:t xml:space="preserve"> </w:t>
        </w:r>
      </w:ins>
      <w:ins w:id="2129" w:author="Elizabeth" w:date="2022-04-16T18:22:00Z">
        <w:r w:rsidR="00A97705">
          <w:rPr>
            <w:noProof w:val="0"/>
          </w:rPr>
          <w:t>can</w:t>
        </w:r>
      </w:ins>
      <w:ins w:id="2130" w:author="Elizabeth" w:date="2022-04-16T18:26:00Z">
        <w:r w:rsidR="00A97705">
          <w:rPr>
            <w:noProof w:val="0"/>
          </w:rPr>
          <w:t xml:space="preserve"> accommodate the ubiquity of ph</w:t>
        </w:r>
      </w:ins>
      <w:ins w:id="2131" w:author="Elizabeth" w:date="2022-04-16T18:27:00Z">
        <w:r w:rsidR="00A97705">
          <w:rPr>
            <w:noProof w:val="0"/>
          </w:rPr>
          <w:t>otographic and lens-based technologies</w:t>
        </w:r>
        <w:r w:rsidR="00F92CB0">
          <w:rPr>
            <w:noProof w:val="0"/>
          </w:rPr>
          <w:t xml:space="preserve">. If I desire to capture an experience, why not make a photograph? </w:t>
        </w:r>
      </w:ins>
      <w:ins w:id="2132" w:author="Elizabeth" w:date="2022-04-16T18:28:00Z">
        <w:r w:rsidR="00F92CB0">
          <w:rPr>
            <w:noProof w:val="0"/>
          </w:rPr>
          <w:t>For me, I built my artistic practice on a foundation of observational drawing, to which photography was always supplemental. I did</w:t>
        </w:r>
      </w:ins>
      <w:ins w:id="2133" w:author="Elizabeth" w:date="2022-04-16T18:29:00Z">
        <w:r w:rsidR="00F92CB0">
          <w:rPr>
            <w:noProof w:val="0"/>
          </w:rPr>
          <w:t xml:space="preserve"> not think about the ways the photographic had already leaked into my conception of drawing until </w:t>
        </w:r>
      </w:ins>
      <w:ins w:id="2134" w:author="Elizabeth" w:date="2022-04-16T18:33:00Z">
        <w:r w:rsidR="00A65027">
          <w:rPr>
            <w:noProof w:val="0"/>
          </w:rPr>
          <w:t>later</w:t>
        </w:r>
      </w:ins>
      <w:ins w:id="2135" w:author="Elizabeth" w:date="2022-04-16T18:29:00Z">
        <w:r w:rsidR="00F92CB0">
          <w:rPr>
            <w:noProof w:val="0"/>
          </w:rPr>
          <w:t xml:space="preserve">. </w:t>
        </w:r>
      </w:ins>
      <w:ins w:id="2136" w:author="Elizabeth" w:date="2022-04-16T18:31:00Z">
        <w:r w:rsidR="00F92CB0">
          <w:rPr>
            <w:noProof w:val="0"/>
          </w:rPr>
          <w:t xml:space="preserve">I am still </w:t>
        </w:r>
      </w:ins>
      <w:ins w:id="2137" w:author="Elizabeth" w:date="2022-04-16T18:30:00Z">
        <w:r w:rsidR="00F92CB0">
          <w:rPr>
            <w:noProof w:val="0"/>
          </w:rPr>
          <w:t>attempting to reconcile</w:t>
        </w:r>
      </w:ins>
      <w:ins w:id="2138" w:author="Elizabeth" w:date="2022-04-16T18:20:00Z">
        <w:r w:rsidR="00AE633C">
          <w:rPr>
            <w:noProof w:val="0"/>
          </w:rPr>
          <w:t xml:space="preserve"> </w:t>
        </w:r>
      </w:ins>
      <w:ins w:id="2139" w:author="Elizabeth" w:date="2022-04-16T18:33:00Z">
        <w:r w:rsidR="00A65027">
          <w:rPr>
            <w:noProof w:val="0"/>
          </w:rPr>
          <w:t>my</w:t>
        </w:r>
      </w:ins>
      <w:ins w:id="2140" w:author="Elizabeth" w:date="2022-04-16T18:30:00Z">
        <w:r w:rsidR="00F92CB0">
          <w:rPr>
            <w:noProof w:val="0"/>
          </w:rPr>
          <w:t xml:space="preserve"> dynamic perceptual experience with the static image representation</w:t>
        </w:r>
      </w:ins>
      <w:ins w:id="2141" w:author="Elizabeth" w:date="2022-04-17T16:44:00Z">
        <w:r w:rsidR="00D63621">
          <w:rPr>
            <w:noProof w:val="0"/>
          </w:rPr>
          <w:t>, and</w:t>
        </w:r>
      </w:ins>
      <w:ins w:id="2142" w:author="Elizabeth" w:date="2022-04-16T18:30:00Z">
        <w:r w:rsidR="00F92CB0">
          <w:rPr>
            <w:noProof w:val="0"/>
          </w:rPr>
          <w:t xml:space="preserve"> with the </w:t>
        </w:r>
      </w:ins>
      <w:ins w:id="2143" w:author="Elizabeth" w:date="2022-04-16T18:31:00Z">
        <w:r w:rsidR="00F92CB0">
          <w:rPr>
            <w:noProof w:val="0"/>
          </w:rPr>
          <w:t>image-as-sign translation in the mind of the observer</w:t>
        </w:r>
      </w:ins>
      <w:ins w:id="2144" w:author="Elizabeth" w:date="2022-04-16T18:34:00Z">
        <w:r w:rsidR="00A65027">
          <w:rPr>
            <w:noProof w:val="0"/>
          </w:rPr>
          <w:t xml:space="preserve">. What my exploration has led to </w:t>
        </w:r>
      </w:ins>
      <w:ins w:id="2145" w:author="Elizabeth" w:date="2022-04-16T18:35:00Z">
        <w:r w:rsidR="00A65027">
          <w:rPr>
            <w:noProof w:val="0"/>
          </w:rPr>
          <w:t>are theories of modern oculo-centric v</w:t>
        </w:r>
      </w:ins>
      <w:ins w:id="2146" w:author="Elizabeth" w:date="2022-04-16T18:36:00Z">
        <w:r w:rsidR="00A65027">
          <w:rPr>
            <w:noProof w:val="0"/>
          </w:rPr>
          <w:t>isuality</w:t>
        </w:r>
      </w:ins>
      <w:ins w:id="2147" w:author="Elizabeth" w:date="2022-04-16T18:35:00Z">
        <w:r w:rsidR="00A65027">
          <w:rPr>
            <w:noProof w:val="0"/>
          </w:rPr>
          <w:t xml:space="preserve"> that reach their zenith with mid-20</w:t>
        </w:r>
        <w:r w:rsidR="00A65027" w:rsidRPr="00A65027">
          <w:rPr>
            <w:noProof w:val="0"/>
            <w:vertAlign w:val="superscript"/>
            <w:rPrChange w:id="2148" w:author="Elizabeth" w:date="2022-04-16T18:35:00Z">
              <w:rPr/>
            </w:rPrChange>
          </w:rPr>
          <w:t>th</w:t>
        </w:r>
        <w:r w:rsidR="00A65027">
          <w:rPr>
            <w:noProof w:val="0"/>
          </w:rPr>
          <w:t xml:space="preserve"> century art in America</w:t>
        </w:r>
      </w:ins>
      <w:ins w:id="2149" w:author="Elizabeth" w:date="2022-04-16T18:37:00Z">
        <w:r w:rsidR="00DE57BD">
          <w:rPr>
            <w:noProof w:val="0"/>
          </w:rPr>
          <w:t>,</w:t>
        </w:r>
      </w:ins>
      <w:ins w:id="2150" w:author="Elizabeth" w:date="2022-04-16T18:38:00Z">
        <w:r w:rsidR="00DE57BD">
          <w:rPr>
            <w:noProof w:val="0"/>
          </w:rPr>
          <w:t xml:space="preserve"> fringe theories in postmodernist consciousness studies,</w:t>
        </w:r>
      </w:ins>
      <w:ins w:id="2151" w:author="Elizabeth" w:date="2022-04-17T16:45:00Z">
        <w:r w:rsidR="00D63621">
          <w:rPr>
            <w:noProof w:val="0"/>
          </w:rPr>
          <w:t xml:space="preserve"> </w:t>
        </w:r>
      </w:ins>
      <w:ins w:id="2152" w:author="Elizabeth" w:date="2022-04-16T18:38:00Z">
        <w:r w:rsidR="00DE57BD">
          <w:rPr>
            <w:noProof w:val="0"/>
          </w:rPr>
          <w:t xml:space="preserve">and </w:t>
        </w:r>
      </w:ins>
      <w:ins w:id="2153" w:author="Elizabeth" w:date="2022-04-16T18:36:00Z">
        <w:r w:rsidR="00A65027">
          <w:rPr>
            <w:noProof w:val="0"/>
          </w:rPr>
          <w:t>contemporary theories of the “post-medium condition”.</w:t>
        </w:r>
        <w:r w:rsidR="00A65027">
          <w:rPr>
            <w:rStyle w:val="FootnoteReference"/>
            <w:noProof w:val="0"/>
          </w:rPr>
          <w:footnoteReference w:id="30"/>
        </w:r>
        <w:r w:rsidR="00A65027">
          <w:rPr>
            <w:noProof w:val="0"/>
          </w:rPr>
          <w:t xml:space="preserve"> </w:t>
        </w:r>
      </w:ins>
      <w:ins w:id="2156" w:author="Elizabeth Ann Storm" w:date="2021-12-13T20:07:00Z">
        <w:del w:id="2157" w:author="Elizabeth" w:date="2022-04-17T16:45:00Z">
          <w:r w:rsidR="00F52531" w:rsidDel="00D63621">
            <w:rPr>
              <w:noProof w:val="0"/>
            </w:rPr>
            <w:delText>(in</w:delText>
          </w:r>
        </w:del>
      </w:ins>
      <w:ins w:id="2158" w:author="Elizabeth Ann Storm" w:date="2021-12-13T20:08:00Z">
        <w:del w:id="2159" w:author="Elizabeth" w:date="2022-04-17T16:45:00Z">
          <w:r w:rsidR="00F52531" w:rsidDel="00D63621">
            <w:rPr>
              <w:noProof w:val="0"/>
            </w:rPr>
            <w:delText>troduce with paragraph similar to one for old media chapter)</w:delText>
          </w:r>
        </w:del>
      </w:ins>
    </w:p>
    <w:p w14:paraId="2CED2BDB" w14:textId="7ED7F245" w:rsidR="005E04DF" w:rsidRPr="00EC103B" w:rsidDel="00E74BFC" w:rsidRDefault="002C173C" w:rsidP="00574AFB">
      <w:pPr>
        <w:pStyle w:val="Heading2"/>
        <w:spacing w:before="0"/>
        <w:rPr>
          <w:del w:id="2160" w:author="Elizabeth Ann Storm" w:date="2021-12-10T20:02:00Z"/>
          <w:szCs w:val="24"/>
        </w:rPr>
      </w:pPr>
      <w:del w:id="2161" w:author="Elizabeth Ann Storm" w:date="2021-12-10T20:02:00Z">
        <w:r w:rsidDel="00E74BFC">
          <w:rPr>
            <w:szCs w:val="24"/>
          </w:rPr>
          <w:delText>Drawing a</w:delText>
        </w:r>
        <w:r w:rsidR="007D4EB8" w:rsidDel="00E74BFC">
          <w:rPr>
            <w:szCs w:val="24"/>
          </w:rPr>
          <w:delText>s</w:delText>
        </w:r>
        <w:r w:rsidDel="00E74BFC">
          <w:rPr>
            <w:szCs w:val="24"/>
          </w:rPr>
          <w:delText xml:space="preserve"> thinking</w:delText>
        </w:r>
        <w:bookmarkStart w:id="2162" w:name="_Toc90059078"/>
        <w:bookmarkStart w:id="2163" w:name="_Toc90059367"/>
        <w:bookmarkStart w:id="2164" w:name="_Toc90309862"/>
        <w:bookmarkStart w:id="2165" w:name="_Toc90318067"/>
        <w:bookmarkStart w:id="2166" w:name="_Toc90374492"/>
        <w:bookmarkStart w:id="2167" w:name="_Toc90376099"/>
        <w:bookmarkStart w:id="2168" w:name="_Toc90376184"/>
        <w:bookmarkStart w:id="2169" w:name="_Toc90381251"/>
        <w:bookmarkStart w:id="2170" w:name="_Toc100588223"/>
        <w:bookmarkEnd w:id="2162"/>
        <w:bookmarkEnd w:id="2163"/>
        <w:bookmarkEnd w:id="2164"/>
        <w:bookmarkEnd w:id="2165"/>
        <w:bookmarkEnd w:id="2166"/>
        <w:bookmarkEnd w:id="2167"/>
        <w:bookmarkEnd w:id="2168"/>
        <w:bookmarkEnd w:id="2169"/>
        <w:bookmarkEnd w:id="2170"/>
      </w:del>
    </w:p>
    <w:p w14:paraId="0CC79DBE" w14:textId="4E257E2E" w:rsidR="007D4EB8" w:rsidRPr="007A2142" w:rsidDel="00E74BFC" w:rsidRDefault="007D4EB8" w:rsidP="007D4EB8">
      <w:pPr>
        <w:rPr>
          <w:del w:id="2171" w:author="Elizabeth Ann Storm" w:date="2021-12-10T20:02:00Z"/>
        </w:rPr>
      </w:pPr>
      <w:del w:id="2172" w:author="Elizabeth Ann Storm" w:date="2021-12-10T20:02:00Z">
        <w:r w:rsidRPr="007A2142" w:rsidDel="00E74BFC">
          <w:delText xml:space="preserve">Experience, the subjectivity of perception, new models of reality, the upheaval of these notions has </w:delText>
        </w:r>
      </w:del>
      <w:del w:id="2173" w:author="Elizabeth Ann Storm" w:date="2021-11-30T18:53:00Z">
        <w:r w:rsidRPr="007A2142" w:rsidDel="005F2C65">
          <w:delText xml:space="preserve">greatly </w:delText>
        </w:r>
      </w:del>
      <w:del w:id="2174" w:author="Elizabeth Ann Storm" w:date="2021-12-10T20:02:00Z">
        <w:r w:rsidRPr="007A2142" w:rsidDel="00E74BFC">
          <w:delText xml:space="preserve">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delText>
        </w:r>
        <w:bookmarkStart w:id="2175" w:name="_Toc90059079"/>
        <w:bookmarkStart w:id="2176" w:name="_Toc90059368"/>
        <w:bookmarkStart w:id="2177" w:name="_Toc90309863"/>
        <w:bookmarkStart w:id="2178" w:name="_Toc90318068"/>
        <w:bookmarkStart w:id="2179" w:name="_Toc90374493"/>
        <w:bookmarkStart w:id="2180" w:name="_Toc90376100"/>
        <w:bookmarkStart w:id="2181" w:name="_Toc90376185"/>
        <w:bookmarkStart w:id="2182" w:name="_Toc90381252"/>
        <w:bookmarkStart w:id="2183" w:name="_Toc100588224"/>
        <w:bookmarkEnd w:id="2175"/>
        <w:bookmarkEnd w:id="2176"/>
        <w:bookmarkEnd w:id="2177"/>
        <w:bookmarkEnd w:id="2178"/>
        <w:bookmarkEnd w:id="2179"/>
        <w:bookmarkEnd w:id="2180"/>
        <w:bookmarkEnd w:id="2181"/>
        <w:bookmarkEnd w:id="2182"/>
        <w:bookmarkEnd w:id="2183"/>
      </w:del>
    </w:p>
    <w:p w14:paraId="60FB4529" w14:textId="619D321D" w:rsidR="007D4EB8" w:rsidRPr="007A2142" w:rsidDel="00E74BFC" w:rsidRDefault="007D4EB8" w:rsidP="007D4EB8">
      <w:pPr>
        <w:rPr>
          <w:del w:id="2184" w:author="Elizabeth Ann Storm" w:date="2021-12-10T20:02:00Z"/>
        </w:rPr>
      </w:pPr>
      <w:del w:id="2185" w:author="Elizabeth Ann Storm" w:date="2021-12-10T20:02:00Z">
        <w:r w:rsidRPr="007A2142" w:rsidDel="00E74BFC">
          <w:delText>Throughout this process, I’ve wondered, what does it take for a material to transcend its medium?</w:delText>
        </w:r>
        <w:r w:rsidR="00DF28CB" w:rsidDel="00E74BFC">
          <w:rPr>
            <w:rStyle w:val="FootnoteReference"/>
          </w:rPr>
          <w:footnoteReference w:id="31"/>
        </w:r>
        <w:r w:rsidRPr="007A2142" w:rsidDel="00E74BFC">
          <w:delText xml:space="preserve"> How does sensing material as a carrier of information influence our perception of reality and vice versa: how does our perception of reality influence our sense of material as a carrier of information? </w:delText>
        </w:r>
        <w:bookmarkStart w:id="2188" w:name="_Toc90059080"/>
        <w:bookmarkStart w:id="2189" w:name="_Toc90059369"/>
        <w:bookmarkStart w:id="2190" w:name="_Toc90309864"/>
        <w:bookmarkStart w:id="2191" w:name="_Toc90318069"/>
        <w:bookmarkStart w:id="2192" w:name="_Toc90374494"/>
        <w:bookmarkStart w:id="2193" w:name="_Toc90376101"/>
        <w:bookmarkStart w:id="2194" w:name="_Toc90376186"/>
        <w:bookmarkStart w:id="2195" w:name="_Toc90381253"/>
        <w:bookmarkStart w:id="2196" w:name="_Toc100588225"/>
        <w:bookmarkEnd w:id="2188"/>
        <w:bookmarkEnd w:id="2189"/>
        <w:bookmarkEnd w:id="2190"/>
        <w:bookmarkEnd w:id="2191"/>
        <w:bookmarkEnd w:id="2192"/>
        <w:bookmarkEnd w:id="2193"/>
        <w:bookmarkEnd w:id="2194"/>
        <w:bookmarkEnd w:id="2195"/>
        <w:bookmarkEnd w:id="2196"/>
      </w:del>
    </w:p>
    <w:p w14:paraId="22991486" w14:textId="47206C10" w:rsidR="007D4EB8" w:rsidRPr="007A2142" w:rsidDel="00E74BFC" w:rsidRDefault="007D4EB8" w:rsidP="007D4EB8">
      <w:pPr>
        <w:rPr>
          <w:del w:id="2197" w:author="Elizabeth Ann Storm" w:date="2021-12-10T20:02:00Z"/>
        </w:rPr>
      </w:pPr>
      <w:del w:id="2198" w:author="Elizabeth Ann Storm" w:date="2021-12-10T20:02:00Z">
        <w:r w:rsidRPr="007A2142" w:rsidDel="00E74BFC">
          <w:delText>As an undergrad studying illustration, I turned to drawing as my most reliable medium. It wasn’t until my first year of graduate school that I questioned the materiality of this medium. What history does drawing on paper allude to, if any? In my mind, paper is an archaic human technology, relating to the primordial human desire or imperative to record and communicate messages. Paper itself was an actor in the network of the evolution of consciousness.</w:delText>
        </w:r>
        <w:r w:rsidR="000F018B" w:rsidDel="00E74BFC">
          <w:rPr>
            <w:rStyle w:val="FootnoteReference"/>
          </w:rPr>
          <w:footnoteReference w:id="32"/>
        </w:r>
        <w:r w:rsidRPr="007A2142" w:rsidDel="00E74BFC">
          <w:delText xml:space="preserve"> </w:delText>
        </w:r>
      </w:del>
      <w:del w:id="2201" w:author="Elizabeth Ann Storm" w:date="2021-11-30T18:55:00Z">
        <w:r w:rsidRPr="007A2142" w:rsidDel="005F2C65">
          <w:delText>In the hierarchy of art materials, however, paper can be completely devoid of meaning, a tabula rasa on which the artist records their lonely genius, disposable, preparatory, essentially worthless, unless bound in a volume (especially as writing or print) or part of an edition.(see Pliny</w:delText>
        </w:r>
        <w:r w:rsidR="000F018B" w:rsidDel="005F2C65">
          <w:delText>? Citation needed…</w:delText>
        </w:r>
        <w:r w:rsidRPr="007A2142" w:rsidDel="005F2C65">
          <w:delText xml:space="preserve">). </w:delText>
        </w:r>
      </w:del>
      <w:del w:id="2202" w:author="Elizabeth Ann Storm" w:date="2021-12-10T20:02:00Z">
        <w:r w:rsidRPr="007A2142" w:rsidDel="00E74BFC">
          <w:delText>In the western art tradition, works on paper are subject to an outdated hierarchy of art materials that privileges traditional sculpture and painting</w:delText>
        </w:r>
        <w:r w:rsidR="000F018B" w:rsidRPr="007A2142" w:rsidDel="00E74BFC">
          <w:delText xml:space="preserve">. </w:delText>
        </w:r>
        <w:bookmarkStart w:id="2203" w:name="_Toc90059081"/>
        <w:bookmarkStart w:id="2204" w:name="_Toc90059370"/>
        <w:bookmarkStart w:id="2205" w:name="_Toc90309865"/>
        <w:bookmarkStart w:id="2206" w:name="_Toc90318070"/>
        <w:bookmarkStart w:id="2207" w:name="_Toc90374495"/>
        <w:bookmarkStart w:id="2208" w:name="_Toc90376102"/>
        <w:bookmarkStart w:id="2209" w:name="_Toc90376187"/>
        <w:bookmarkStart w:id="2210" w:name="_Toc90381254"/>
        <w:bookmarkStart w:id="2211" w:name="_Toc100588226"/>
        <w:bookmarkEnd w:id="2203"/>
        <w:bookmarkEnd w:id="2204"/>
        <w:bookmarkEnd w:id="2205"/>
        <w:bookmarkEnd w:id="2206"/>
        <w:bookmarkEnd w:id="2207"/>
        <w:bookmarkEnd w:id="2208"/>
        <w:bookmarkEnd w:id="2209"/>
        <w:bookmarkEnd w:id="2210"/>
        <w:bookmarkEnd w:id="2211"/>
      </w:del>
    </w:p>
    <w:p w14:paraId="65B50CAE" w14:textId="088F1F11" w:rsidR="007D4EB8" w:rsidRPr="007A2142" w:rsidDel="00E74BFC" w:rsidRDefault="007D4EB8" w:rsidP="007D4EB8">
      <w:pPr>
        <w:rPr>
          <w:del w:id="2212" w:author="Elizabeth Ann Storm" w:date="2021-12-10T20:02:00Z"/>
        </w:rPr>
      </w:pPr>
      <w:del w:id="2213" w:author="Elizabeth Ann Storm" w:date="2021-12-10T20:02:00Z">
        <w:r w:rsidRPr="007A2142" w:rsidDel="00E74BFC">
          <w:delText xml:space="preserve">Coming to art from a different angle set up my concept of paper and drawing to be broader, but also coarser. Rather than a curriculum of art history, early on, I pursued one that was geared towards archaeology, architecture, art, and design. This wide perspective still constitutes much of the basis I use to question the medium of drawing. I studied art from the point of view of what the academic humanities call visual culture. </w:delText>
        </w:r>
      </w:del>
      <w:del w:id="2214" w:author="Elizabeth Ann Storm" w:date="2021-11-30T18:56:00Z">
        <w:r w:rsidRPr="007A2142" w:rsidDel="005F2C65">
          <w:delText xml:space="preserve">I never saw a distinction between visual culture and art. </w:delText>
        </w:r>
      </w:del>
      <w:del w:id="2215" w:author="Elizabeth Ann Storm" w:date="2021-11-30T18:57:00Z">
        <w:r w:rsidRPr="007A2142" w:rsidDel="005F2C65">
          <w:delText xml:space="preserve">Coming to drawing this way, </w:delText>
        </w:r>
      </w:del>
      <w:del w:id="2216" w:author="Elizabeth Ann Storm" w:date="2021-12-10T20:02:00Z">
        <w:r w:rsidRPr="007A2142" w:rsidDel="00E74BFC">
          <w:delText>I s</w:delText>
        </w:r>
      </w:del>
      <w:del w:id="2217" w:author="Elizabeth Ann Storm" w:date="2021-11-30T18:57:00Z">
        <w:r w:rsidRPr="007A2142" w:rsidDel="005F2C65">
          <w:delText>aw</w:delText>
        </w:r>
      </w:del>
      <w:del w:id="2218" w:author="Elizabeth Ann Storm" w:date="2021-12-10T20:02:00Z">
        <w:r w:rsidRPr="007A2142" w:rsidDel="00E74BFC">
          <w:delText xml:space="preserve"> the medium broadly as a way of thinking, as </w:delText>
        </w:r>
        <w:r w:rsidR="000F018B" w:rsidRPr="007A2142" w:rsidDel="00E74BFC">
          <w:delText>high-level</w:delText>
        </w:r>
        <w:r w:rsidRPr="007A2142" w:rsidDel="00E74BFC">
          <w:delText xml:space="preserve"> abstraction, and a sign of intelligence (not exactly “intellect”, but intelligence).</w:delText>
        </w:r>
      </w:del>
      <w:del w:id="2219" w:author="Elizabeth Ann Storm" w:date="2021-11-30T18:56:00Z">
        <w:r w:rsidRPr="007A2142" w:rsidDel="005F2C65">
          <w:delText xml:space="preserve">   </w:delText>
        </w:r>
      </w:del>
      <w:del w:id="2220" w:author="Elizabeth Ann Storm" w:date="2021-12-10T20:02:00Z">
        <w:r w:rsidRPr="007A2142" w:rsidDel="00E74BFC">
          <w:delText xml:space="preserve">  </w:delText>
        </w:r>
        <w:bookmarkStart w:id="2221" w:name="_Toc90059082"/>
        <w:bookmarkStart w:id="2222" w:name="_Toc90059371"/>
        <w:bookmarkStart w:id="2223" w:name="_Toc90309866"/>
        <w:bookmarkStart w:id="2224" w:name="_Toc90318071"/>
        <w:bookmarkStart w:id="2225" w:name="_Toc90374496"/>
        <w:bookmarkStart w:id="2226" w:name="_Toc90376103"/>
        <w:bookmarkStart w:id="2227" w:name="_Toc90376188"/>
        <w:bookmarkStart w:id="2228" w:name="_Toc90381255"/>
        <w:bookmarkStart w:id="2229" w:name="_Toc100588227"/>
        <w:bookmarkEnd w:id="2221"/>
        <w:bookmarkEnd w:id="2222"/>
        <w:bookmarkEnd w:id="2223"/>
        <w:bookmarkEnd w:id="2224"/>
        <w:bookmarkEnd w:id="2225"/>
        <w:bookmarkEnd w:id="2226"/>
        <w:bookmarkEnd w:id="2227"/>
        <w:bookmarkEnd w:id="2228"/>
        <w:bookmarkEnd w:id="2229"/>
      </w:del>
    </w:p>
    <w:p w14:paraId="3419B31A" w14:textId="47FEEE27" w:rsidR="005E04DF" w:rsidDel="00E74BFC" w:rsidRDefault="00873D73" w:rsidP="00574AFB">
      <w:pPr>
        <w:pStyle w:val="Heading2"/>
        <w:spacing w:before="0"/>
        <w:rPr>
          <w:del w:id="2230" w:author="Elizabeth Ann Storm" w:date="2021-12-10T20:02:00Z"/>
          <w:szCs w:val="24"/>
        </w:rPr>
      </w:pPr>
      <w:del w:id="2231" w:author="Elizabeth Ann Storm" w:date="2021-12-10T20:02:00Z">
        <w:r w:rsidDel="00E74BFC">
          <w:rPr>
            <w:szCs w:val="24"/>
          </w:rPr>
          <w:delText>Artifact of action</w:delText>
        </w:r>
        <w:bookmarkStart w:id="2232" w:name="_Toc90059083"/>
        <w:bookmarkStart w:id="2233" w:name="_Toc90059372"/>
        <w:bookmarkStart w:id="2234" w:name="_Toc90309867"/>
        <w:bookmarkStart w:id="2235" w:name="_Toc90318072"/>
        <w:bookmarkStart w:id="2236" w:name="_Toc90374497"/>
        <w:bookmarkStart w:id="2237" w:name="_Toc90376104"/>
        <w:bookmarkStart w:id="2238" w:name="_Toc90376189"/>
        <w:bookmarkStart w:id="2239" w:name="_Toc90381256"/>
        <w:bookmarkStart w:id="2240" w:name="_Toc100588228"/>
        <w:bookmarkEnd w:id="2232"/>
        <w:bookmarkEnd w:id="2233"/>
        <w:bookmarkEnd w:id="2234"/>
        <w:bookmarkEnd w:id="2235"/>
        <w:bookmarkEnd w:id="2236"/>
        <w:bookmarkEnd w:id="2237"/>
        <w:bookmarkEnd w:id="2238"/>
        <w:bookmarkEnd w:id="2239"/>
        <w:bookmarkEnd w:id="2240"/>
      </w:del>
    </w:p>
    <w:p w14:paraId="43132DC5" w14:textId="1E399CE0" w:rsidR="00D313C5" w:rsidDel="00E74BFC" w:rsidRDefault="00873D73" w:rsidP="00D313C5">
      <w:pPr>
        <w:rPr>
          <w:del w:id="2241" w:author="Elizabeth Ann Storm" w:date="2021-12-10T20:02:00Z"/>
        </w:rPr>
      </w:pPr>
      <w:del w:id="2242" w:author="Elizabeth Ann Storm" w:date="2021-12-10T20:02:00Z">
        <w:r w:rsidRPr="007A2142" w:rsidDel="00E74BFC">
          <w:delText xml:space="preserve">My earliest graduate work was grappling with this expanded vision of drawing. What I </w:delText>
        </w:r>
        <w:r w:rsidR="000F018B" w:rsidDel="00E74BFC">
          <w:delText>did</w:delText>
        </w:r>
        <w:r w:rsidRPr="007A2142" w:rsidDel="00E74BFC">
          <w:delText xml:space="preserve"> was make visualizations of esoteric knowledge. I tried to imagine what language might look like to a pre-symbolic consciousness, a consciousness that hadn’t fully grasped a</w:delText>
        </w:r>
      </w:del>
      <w:del w:id="2243" w:author="Elizabeth Ann Storm" w:date="2021-11-30T18:58:00Z">
        <w:r w:rsidRPr="007A2142" w:rsidDel="00DB0A9B">
          <w:delText xml:space="preserve">n understanding </w:delText>
        </w:r>
      </w:del>
      <w:del w:id="2244" w:author="Elizabeth Ann Storm" w:date="2021-12-10T20:02:00Z">
        <w:r w:rsidRPr="007A2142" w:rsidDel="00E74BFC">
          <w:delText xml:space="preserve">of abstraction, but which nonetheless attempted to behold the mysteries of existence. I was </w:delText>
        </w:r>
        <w:r w:rsidR="0024776E" w:rsidRPr="007A2142" w:rsidDel="00E74BFC">
          <w:delText>cognizant</w:delText>
        </w:r>
        <w:r w:rsidRPr="007A2142" w:rsidDel="00E74BFC">
          <w:delText xml:space="preserve"> of cave painting and hieroglyphics, illuminated manuscripts, and algebra.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 I thought of Duchamp’s Standard Stoppages, and Max Ernst’s surrealis</w:delText>
        </w:r>
        <w:r w:rsidR="000F018B" w:rsidDel="00E74BFC">
          <w:delText>t</w:delText>
        </w:r>
        <w:r w:rsidRPr="007A2142" w:rsidDel="00E74BFC">
          <w:delText xml:space="preserve"> </w:delText>
        </w:r>
        <w:r w:rsidRPr="000F018B" w:rsidDel="00E74BFC">
          <w:rPr>
            <w:i/>
            <w:iCs/>
          </w:rPr>
          <w:delText>frottages</w:delText>
        </w:r>
        <w:r w:rsidRPr="007A2142" w:rsidDel="00E74BFC">
          <w:delText>, and Pollack’s drip paintings, but also of quantum uncertainty and chance. Tiny changes in position, air flow, force from my fingers, timing, and gravity, all coalescing to result in a</w:delText>
        </w:r>
        <w:r w:rsidR="000F018B" w:rsidDel="00E74BFC">
          <w:delText xml:space="preserve">n </w:delText>
        </w:r>
        <w:r w:rsidRPr="007A2142" w:rsidDel="00E74BFC">
          <w:delText>instan</w:delText>
        </w:r>
        <w:r w:rsidR="000F018B" w:rsidDel="00E74BFC">
          <w:delText>ce</w:delText>
        </w:r>
        <w:r w:rsidRPr="007A2142" w:rsidDel="00E74BFC">
          <w:delText xml:space="preserve">. As the reader of these casts, I could assign any meaning to them, or none. I recorded the outcomes as abstracted loop shapes signifying a character, letter, or word in a script from </w:delText>
        </w:r>
        <w:r w:rsidR="000F018B" w:rsidDel="00E74BFC">
          <w:delText>a parallel</w:delText>
        </w:r>
        <w:r w:rsidRPr="007A2142" w:rsidDel="00E74BFC">
          <w:delText xml:space="preserve"> </w:delText>
        </w:r>
        <w:r w:rsidR="000F018B" w:rsidDel="00E74BFC">
          <w:delText>reality</w:delText>
        </w:r>
        <w:r w:rsidRPr="007A2142" w:rsidDel="00E74BFC">
          <w:delText xml:space="preserve">. The two-dimensionally compressed shape of the </w:delText>
        </w:r>
        <w:r w:rsidR="00F35A5B" w:rsidRPr="007A2142" w:rsidDel="00E74BFC">
          <w:delText>three-dimensional</w:delText>
        </w:r>
        <w:r w:rsidRPr="007A2142" w:rsidDel="00E74BFC">
          <w:delText xml:space="preserve"> divining loop was transferred through rubbing onto a sheet of dyed, found paper. Being of the materials of drawing, dry marking medium on paper, I equated these pieces with drawing, while simultaneously confusing them with writing. This series was a way for me to understand materials and mediums enough to explore process. </w:delText>
        </w:r>
        <w:bookmarkStart w:id="2245" w:name="_Toc90059084"/>
        <w:bookmarkStart w:id="2246" w:name="_Toc90059373"/>
        <w:bookmarkStart w:id="2247" w:name="_Toc90309868"/>
        <w:bookmarkStart w:id="2248" w:name="_Toc90318073"/>
        <w:bookmarkStart w:id="2249" w:name="_Toc90374498"/>
        <w:bookmarkStart w:id="2250" w:name="_Toc90376105"/>
        <w:bookmarkStart w:id="2251" w:name="_Toc90376190"/>
        <w:bookmarkStart w:id="2252" w:name="_Toc90381257"/>
        <w:bookmarkStart w:id="2253" w:name="_Toc100588229"/>
        <w:bookmarkEnd w:id="2245"/>
        <w:bookmarkEnd w:id="2246"/>
        <w:bookmarkEnd w:id="2247"/>
        <w:bookmarkEnd w:id="2248"/>
        <w:bookmarkEnd w:id="2249"/>
        <w:bookmarkEnd w:id="2250"/>
        <w:bookmarkEnd w:id="2251"/>
        <w:bookmarkEnd w:id="2252"/>
        <w:bookmarkEnd w:id="2253"/>
      </w:del>
    </w:p>
    <w:p w14:paraId="4A3911F6" w14:textId="2343F62C" w:rsidR="00D313C5" w:rsidDel="00E74BFC" w:rsidRDefault="00D313C5" w:rsidP="00D313C5">
      <w:pPr>
        <w:rPr>
          <w:del w:id="2254" w:author="Elizabeth Ann Storm" w:date="2021-12-10T20:02:00Z"/>
        </w:rPr>
      </w:pPr>
      <w:bookmarkStart w:id="2255" w:name="_Toc90059085"/>
      <w:bookmarkStart w:id="2256" w:name="_Toc90059374"/>
      <w:bookmarkStart w:id="2257" w:name="_Toc90309869"/>
      <w:bookmarkStart w:id="2258" w:name="_Toc90318074"/>
      <w:bookmarkStart w:id="2259" w:name="_Toc90374499"/>
      <w:bookmarkStart w:id="2260" w:name="_Toc90376106"/>
      <w:bookmarkStart w:id="2261" w:name="_Toc90376191"/>
      <w:bookmarkStart w:id="2262" w:name="_Toc90381258"/>
      <w:bookmarkStart w:id="2263" w:name="_Toc100588230"/>
      <w:bookmarkEnd w:id="2255"/>
      <w:bookmarkEnd w:id="2256"/>
      <w:bookmarkEnd w:id="2257"/>
      <w:bookmarkEnd w:id="2258"/>
      <w:bookmarkEnd w:id="2259"/>
      <w:bookmarkEnd w:id="2260"/>
      <w:bookmarkEnd w:id="2261"/>
      <w:bookmarkEnd w:id="2262"/>
      <w:bookmarkEnd w:id="2263"/>
    </w:p>
    <w:p w14:paraId="442606C4" w14:textId="3DD25E3B" w:rsidR="00D313C5" w:rsidDel="00E74BFC" w:rsidRDefault="00D313C5" w:rsidP="00D313C5">
      <w:pPr>
        <w:keepNext/>
        <w:rPr>
          <w:del w:id="2264" w:author="Elizabeth Ann Storm" w:date="2021-12-10T20:02:00Z"/>
        </w:rPr>
      </w:pPr>
      <w:del w:id="2265" w:author="Elizabeth Ann Storm" w:date="2021-12-10T20:02:00Z">
        <w:r w:rsidDel="00E74BFC">
          <w:rPr>
            <w:noProof/>
          </w:rPr>
          <w:drawing>
            <wp:inline distT="0" distB="0" distL="0" distR="0" wp14:anchorId="0BBBC5A5" wp14:editId="353CCE75">
              <wp:extent cx="5486400" cy="3291840"/>
              <wp:effectExtent l="0" t="0" r="0" b="3810"/>
              <wp:docPr id="2" name="Picture 2"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bookmarkStart w:id="2266" w:name="_Toc90059086"/>
        <w:bookmarkStart w:id="2267" w:name="_Toc90059375"/>
        <w:bookmarkStart w:id="2268" w:name="_Toc90309870"/>
        <w:bookmarkStart w:id="2269" w:name="_Toc90318075"/>
        <w:bookmarkStart w:id="2270" w:name="_Toc90374500"/>
        <w:bookmarkStart w:id="2271" w:name="_Toc90376107"/>
        <w:bookmarkStart w:id="2272" w:name="_Toc90376192"/>
        <w:bookmarkStart w:id="2273" w:name="_Toc90381259"/>
        <w:bookmarkStart w:id="2274" w:name="_Toc100588231"/>
        <w:bookmarkEnd w:id="2266"/>
        <w:bookmarkEnd w:id="2267"/>
        <w:bookmarkEnd w:id="2268"/>
        <w:bookmarkEnd w:id="2269"/>
        <w:bookmarkEnd w:id="2270"/>
        <w:bookmarkEnd w:id="2271"/>
        <w:bookmarkEnd w:id="2272"/>
        <w:bookmarkEnd w:id="2273"/>
        <w:bookmarkEnd w:id="2274"/>
      </w:del>
    </w:p>
    <w:p w14:paraId="766CE29E" w14:textId="174AD8A4" w:rsidR="00D313C5" w:rsidDel="00E74BFC" w:rsidRDefault="00D313C5" w:rsidP="00D313C5">
      <w:pPr>
        <w:pStyle w:val="Caption"/>
        <w:rPr>
          <w:del w:id="2275" w:author="Elizabeth Ann Storm" w:date="2021-12-10T20:02:00Z"/>
        </w:rPr>
      </w:pPr>
      <w:bookmarkStart w:id="2276" w:name="_Ref88398995"/>
      <w:del w:id="2277" w:author="Elizabeth Ann Storm" w:date="2021-12-10T20:02:00Z">
        <w:r w:rsidDel="00E74BFC">
          <w:delText xml:space="preserve">Figure </w:delText>
        </w:r>
        <w:r w:rsidR="00F833FC" w:rsidDel="00E74BFC">
          <w:rPr>
            <w:bCs w:val="0"/>
            <w:i w:val="0"/>
          </w:rPr>
          <w:fldChar w:fldCharType="begin"/>
        </w:r>
        <w:r w:rsidR="00F833FC" w:rsidDel="00E74BFC">
          <w:delInstrText xml:space="preserve"> STYLEREF 1 \s </w:delInstrText>
        </w:r>
        <w:r w:rsidR="00F833FC" w:rsidDel="00E74BFC">
          <w:rPr>
            <w:bCs w:val="0"/>
            <w:i w:val="0"/>
          </w:rPr>
          <w:fldChar w:fldCharType="separate"/>
        </w:r>
        <w:r w:rsidR="00CF4ACC" w:rsidDel="00E74BFC">
          <w:rPr>
            <w:noProof/>
          </w:rPr>
          <w:delText>3</w:delText>
        </w:r>
        <w:r w:rsidR="00F833FC" w:rsidDel="00E74BFC">
          <w:rPr>
            <w:bCs w:val="0"/>
            <w:i w:val="0"/>
          </w:rPr>
          <w:fldChar w:fldCharType="end"/>
        </w:r>
        <w:r w:rsidDel="00E74BFC">
          <w:delText>.</w:delText>
        </w:r>
        <w:r w:rsidR="00F833FC" w:rsidDel="00E74BFC">
          <w:rPr>
            <w:bCs w:val="0"/>
            <w:i w:val="0"/>
          </w:rPr>
          <w:fldChar w:fldCharType="begin"/>
        </w:r>
        <w:r w:rsidR="00F833FC" w:rsidDel="00E74BFC">
          <w:delInstrText xml:space="preserve"> SEQ Figure \* ARABIC \s 1 </w:delInstrText>
        </w:r>
        <w:r w:rsidR="00F833FC" w:rsidDel="00E74BFC">
          <w:rPr>
            <w:bCs w:val="0"/>
            <w:i w:val="0"/>
          </w:rPr>
          <w:fldChar w:fldCharType="separate"/>
        </w:r>
        <w:r w:rsidR="00CF4ACC" w:rsidDel="00E74BFC">
          <w:rPr>
            <w:noProof/>
          </w:rPr>
          <w:delText>1</w:delText>
        </w:r>
        <w:r w:rsidR="00F833FC" w:rsidDel="00E74BFC">
          <w:rPr>
            <w:bCs w:val="0"/>
            <w:i w:val="0"/>
          </w:rPr>
          <w:fldChar w:fldCharType="end"/>
        </w:r>
        <w:bookmarkEnd w:id="2276"/>
        <w:r w:rsidDel="00E74BFC">
          <w:delText xml:space="preserve"> Secret writing 1</w:delText>
        </w:r>
        <w:bookmarkStart w:id="2278" w:name="_Toc90059087"/>
        <w:bookmarkStart w:id="2279" w:name="_Toc90059376"/>
        <w:bookmarkStart w:id="2280" w:name="_Toc90309871"/>
        <w:bookmarkStart w:id="2281" w:name="_Toc90318076"/>
        <w:bookmarkStart w:id="2282" w:name="_Toc90374501"/>
        <w:bookmarkStart w:id="2283" w:name="_Toc90376108"/>
        <w:bookmarkStart w:id="2284" w:name="_Toc90376193"/>
        <w:bookmarkStart w:id="2285" w:name="_Toc90381260"/>
        <w:bookmarkStart w:id="2286" w:name="_Toc100588232"/>
        <w:bookmarkEnd w:id="2278"/>
        <w:bookmarkEnd w:id="2279"/>
        <w:bookmarkEnd w:id="2280"/>
        <w:bookmarkEnd w:id="2281"/>
        <w:bookmarkEnd w:id="2282"/>
        <w:bookmarkEnd w:id="2283"/>
        <w:bookmarkEnd w:id="2284"/>
        <w:bookmarkEnd w:id="2285"/>
        <w:bookmarkEnd w:id="2286"/>
      </w:del>
    </w:p>
    <w:p w14:paraId="3D576986" w14:textId="2D65C427" w:rsidR="00D313C5" w:rsidDel="00E74BFC" w:rsidRDefault="00D313C5" w:rsidP="00D313C5">
      <w:pPr>
        <w:rPr>
          <w:del w:id="2287" w:author="Elizabeth Ann Storm" w:date="2021-12-10T20:02:00Z"/>
        </w:rPr>
      </w:pPr>
      <w:bookmarkStart w:id="2288" w:name="_Toc90059088"/>
      <w:bookmarkStart w:id="2289" w:name="_Toc90059377"/>
      <w:bookmarkStart w:id="2290" w:name="_Toc90309872"/>
      <w:bookmarkStart w:id="2291" w:name="_Toc90318077"/>
      <w:bookmarkStart w:id="2292" w:name="_Toc90374502"/>
      <w:bookmarkStart w:id="2293" w:name="_Toc90376109"/>
      <w:bookmarkStart w:id="2294" w:name="_Toc90376194"/>
      <w:bookmarkStart w:id="2295" w:name="_Toc90381261"/>
      <w:bookmarkStart w:id="2296" w:name="_Toc100588233"/>
      <w:bookmarkEnd w:id="2288"/>
      <w:bookmarkEnd w:id="2289"/>
      <w:bookmarkEnd w:id="2290"/>
      <w:bookmarkEnd w:id="2291"/>
      <w:bookmarkEnd w:id="2292"/>
      <w:bookmarkEnd w:id="2293"/>
      <w:bookmarkEnd w:id="2294"/>
      <w:bookmarkEnd w:id="2295"/>
      <w:bookmarkEnd w:id="2296"/>
    </w:p>
    <w:p w14:paraId="102DE4D6" w14:textId="5708F3B0" w:rsidR="00D313C5" w:rsidRPr="007A2142" w:rsidDel="00E74BFC" w:rsidRDefault="00D313C5" w:rsidP="00873D73">
      <w:pPr>
        <w:rPr>
          <w:del w:id="2297" w:author="Elizabeth Ann Storm" w:date="2021-12-10T20:02:00Z"/>
        </w:rPr>
      </w:pPr>
      <w:del w:id="2298" w:author="Elizabeth Ann Storm" w:date="2021-12-10T20:02:00Z">
        <w:r w:rsidDel="00E74BFC">
          <w:delText xml:space="preserve">This is an example of referencing a figure </w:delText>
        </w:r>
        <w:r w:rsidDel="00E74BFC">
          <w:fldChar w:fldCharType="begin"/>
        </w:r>
        <w:r w:rsidDel="00E74BFC">
          <w:delInstrText xml:space="preserve"> REF _Ref88398995 \h </w:delInstrText>
        </w:r>
        <w:r w:rsidDel="00E74BFC">
          <w:fldChar w:fldCharType="separate"/>
        </w:r>
        <w:r w:rsidDel="00E74BFC">
          <w:delText xml:space="preserve">Figure </w:delText>
        </w:r>
        <w:r w:rsidDel="00E74BFC">
          <w:rPr>
            <w:noProof/>
          </w:rPr>
          <w:delText>3</w:delText>
        </w:r>
        <w:r w:rsidDel="00E74BFC">
          <w:delText>.</w:delText>
        </w:r>
        <w:r w:rsidDel="00E74BFC">
          <w:rPr>
            <w:noProof/>
          </w:rPr>
          <w:delText>2</w:delText>
        </w:r>
        <w:r w:rsidDel="00E74BFC">
          <w:fldChar w:fldCharType="end"/>
        </w:r>
        <w:bookmarkStart w:id="2299" w:name="_Toc90059089"/>
        <w:bookmarkStart w:id="2300" w:name="_Toc90059378"/>
        <w:bookmarkStart w:id="2301" w:name="_Toc90309873"/>
        <w:bookmarkStart w:id="2302" w:name="_Toc90318078"/>
        <w:bookmarkStart w:id="2303" w:name="_Toc90374503"/>
        <w:bookmarkStart w:id="2304" w:name="_Toc90376110"/>
        <w:bookmarkStart w:id="2305" w:name="_Toc90376195"/>
        <w:bookmarkStart w:id="2306" w:name="_Toc90381262"/>
        <w:bookmarkStart w:id="2307" w:name="_Toc100588234"/>
        <w:bookmarkEnd w:id="2299"/>
        <w:bookmarkEnd w:id="2300"/>
        <w:bookmarkEnd w:id="2301"/>
        <w:bookmarkEnd w:id="2302"/>
        <w:bookmarkEnd w:id="2303"/>
        <w:bookmarkEnd w:id="2304"/>
        <w:bookmarkEnd w:id="2305"/>
        <w:bookmarkEnd w:id="2306"/>
        <w:bookmarkEnd w:id="2307"/>
      </w:del>
    </w:p>
    <w:p w14:paraId="75AAE5ED" w14:textId="586BDF10" w:rsidR="00873D73" w:rsidRPr="007A2142" w:rsidDel="00E74BFC" w:rsidRDefault="00873D73" w:rsidP="00873D73">
      <w:pPr>
        <w:rPr>
          <w:del w:id="2308" w:author="Elizabeth Ann Storm" w:date="2021-12-10T20:02:00Z"/>
        </w:rPr>
      </w:pPr>
      <w:del w:id="2309" w:author="Elizabeth Ann Storm" w:date="2021-12-10T20:02:00Z">
        <w:r w:rsidRPr="007A2142" w:rsidDel="00E74BFC">
          <w:delText xml:space="preserve">To develop this concept of drawing and mark making as an artifact of action, </w:delText>
        </w:r>
        <w:r w:rsidR="00F35A5B" w:rsidDel="00E74BFC">
          <w:delText xml:space="preserve">in addition to thinking of materials, </w:delText>
        </w:r>
        <w:r w:rsidRPr="007A2142" w:rsidDel="00E74BFC">
          <w:delText xml:space="preserve">I </w:delText>
        </w:r>
        <w:r w:rsidR="00F35A5B" w:rsidDel="00E74BFC">
          <w:delText xml:space="preserve">also </w:delText>
        </w:r>
        <w:r w:rsidRPr="007A2142" w:rsidDel="00E74BFC">
          <w:delText>thought about process. The process of mark making can take many forms, some of which are as simple as drawing</w:delText>
        </w:r>
      </w:del>
      <w:del w:id="2310" w:author="Elizabeth Ann Storm" w:date="2021-12-01T13:34:00Z">
        <w:r w:rsidRPr="007A2142" w:rsidDel="00520098">
          <w:delText xml:space="preserve"> </w:delText>
        </w:r>
      </w:del>
      <w:del w:id="2311" w:author="Elizabeth Ann Storm" w:date="2021-12-10T20:02:00Z">
        <w:r w:rsidRPr="007A2142" w:rsidDel="00E74BFC">
          <w:delText>a marking tool across a surface. Certain surfaces do their recording better, or with a different quality, than others do. Whereas I used to take the drawing mediums for granted, I now arrive at ideas about materials in this subjective, relational way. My essential questions still come down to how my works can speak to a record of expressions or impressions, and how, as artifacts recording physical action, they can also speak to the manifestation of the process they record. What about or what quality of their material existence (not necessarily their form) is expressed or given physical manifestation? What are the processes saying through the materials, and what are the materials saying through the process? This relational inquiry is closer to a design practice, a sensibility I see in contemporary art, especially in post-war minimalism, post-abstract expressionism, land art, and installation and atmospheric art.</w:delText>
        </w:r>
        <w:bookmarkStart w:id="2312" w:name="_Toc90059090"/>
        <w:bookmarkStart w:id="2313" w:name="_Toc90059379"/>
        <w:bookmarkStart w:id="2314" w:name="_Toc90309874"/>
        <w:bookmarkStart w:id="2315" w:name="_Toc90318079"/>
        <w:bookmarkStart w:id="2316" w:name="_Toc90374504"/>
        <w:bookmarkStart w:id="2317" w:name="_Toc90376111"/>
        <w:bookmarkStart w:id="2318" w:name="_Toc90376196"/>
        <w:bookmarkStart w:id="2319" w:name="_Toc90381263"/>
        <w:bookmarkStart w:id="2320" w:name="_Toc100588235"/>
        <w:bookmarkEnd w:id="2312"/>
        <w:bookmarkEnd w:id="2313"/>
        <w:bookmarkEnd w:id="2314"/>
        <w:bookmarkEnd w:id="2315"/>
        <w:bookmarkEnd w:id="2316"/>
        <w:bookmarkEnd w:id="2317"/>
        <w:bookmarkEnd w:id="2318"/>
        <w:bookmarkEnd w:id="2319"/>
        <w:bookmarkEnd w:id="2320"/>
      </w:del>
    </w:p>
    <w:p w14:paraId="3843B97F" w14:textId="139922E0" w:rsidR="00873D73" w:rsidDel="00E74BFC" w:rsidRDefault="00873D73" w:rsidP="00873D73">
      <w:pPr>
        <w:rPr>
          <w:del w:id="2321" w:author="Elizabeth Ann Storm" w:date="2021-12-10T20:02:00Z"/>
        </w:rPr>
      </w:pPr>
      <w:del w:id="2322" w:author="Elizabeth Ann Storm" w:date="2021-12-10T20:02:00Z">
        <w:r w:rsidRPr="007A2142" w:rsidDel="00E74BFC">
          <w:delText xml:space="preserve"> (Something more to close… what am I talking about</w:delText>
        </w:r>
        <w:r w:rsidR="005D6118" w:rsidDel="00E74BFC">
          <w:delText>…</w:delText>
        </w:r>
        <w:r w:rsidRPr="007A2142" w:rsidDel="00E74BFC">
          <w:delText xml:space="preserve"> bring it back to phenomenology and sensory material?</w:delText>
        </w:r>
        <w:r w:rsidR="005D6118" w:rsidDel="00E74BFC">
          <w:delText>)</w:delText>
        </w:r>
        <w:bookmarkStart w:id="2323" w:name="_Toc90059091"/>
        <w:bookmarkStart w:id="2324" w:name="_Toc90059380"/>
        <w:bookmarkStart w:id="2325" w:name="_Toc90309875"/>
        <w:bookmarkStart w:id="2326" w:name="_Toc90318080"/>
        <w:bookmarkStart w:id="2327" w:name="_Toc90374505"/>
        <w:bookmarkStart w:id="2328" w:name="_Toc90376112"/>
        <w:bookmarkStart w:id="2329" w:name="_Toc90376197"/>
        <w:bookmarkStart w:id="2330" w:name="_Toc90381264"/>
        <w:bookmarkStart w:id="2331" w:name="_Toc100588236"/>
        <w:bookmarkEnd w:id="2323"/>
        <w:bookmarkEnd w:id="2324"/>
        <w:bookmarkEnd w:id="2325"/>
        <w:bookmarkEnd w:id="2326"/>
        <w:bookmarkEnd w:id="2327"/>
        <w:bookmarkEnd w:id="2328"/>
        <w:bookmarkEnd w:id="2329"/>
        <w:bookmarkEnd w:id="2330"/>
        <w:bookmarkEnd w:id="2331"/>
      </w:del>
    </w:p>
    <w:p w14:paraId="6F9D892B" w14:textId="05FC80DE" w:rsidR="00950431" w:rsidRDefault="00950431" w:rsidP="00950431">
      <w:pPr>
        <w:pStyle w:val="Heading2"/>
        <w:rPr>
          <w:rFonts w:eastAsiaTheme="minorHAnsi"/>
        </w:rPr>
      </w:pPr>
      <w:del w:id="2332" w:author="Elizabeth Ann Storm" w:date="2021-12-13T19:24:00Z">
        <w:r w:rsidDel="0098316A">
          <w:rPr>
            <w:rFonts w:eastAsiaTheme="minorHAnsi"/>
          </w:rPr>
          <w:delText>Material processing</w:delText>
        </w:r>
      </w:del>
      <w:bookmarkStart w:id="2333" w:name="_Toc100588237"/>
      <w:ins w:id="2334" w:author="Elizabeth Ann Storm" w:date="2021-12-13T19:24:00Z">
        <w:del w:id="2335" w:author="Elizabeth" w:date="2022-04-14T15:38:00Z">
          <w:r w:rsidR="0098316A" w:rsidDel="0026413F">
            <w:rPr>
              <w:rFonts w:eastAsiaTheme="minorHAnsi"/>
            </w:rPr>
            <w:delText xml:space="preserve">Subsection 1 </w:delText>
          </w:r>
        </w:del>
      </w:ins>
      <w:ins w:id="2336" w:author="Elizabeth Ann Storm" w:date="2021-12-13T19:25:00Z">
        <w:del w:id="2337" w:author="Elizabeth" w:date="2022-04-14T15:38:00Z">
          <w:r w:rsidR="0098316A" w:rsidDel="0026413F">
            <w:rPr>
              <w:rFonts w:eastAsiaTheme="minorHAnsi"/>
            </w:rPr>
            <w:delText>–</w:delText>
          </w:r>
        </w:del>
      </w:ins>
      <w:ins w:id="2338" w:author="Elizabeth Ann Storm" w:date="2021-12-13T19:24:00Z">
        <w:del w:id="2339" w:author="Elizabeth" w:date="2022-04-14T15:38:00Z">
          <w:r w:rsidR="0098316A" w:rsidDel="0026413F">
            <w:rPr>
              <w:rFonts w:eastAsiaTheme="minorHAnsi"/>
            </w:rPr>
            <w:delText xml:space="preserve"> </w:delText>
          </w:r>
        </w:del>
      </w:ins>
      <w:ins w:id="2340" w:author="Elizabeth Ann Storm" w:date="2021-12-13T19:25:00Z">
        <w:del w:id="2341" w:author="Elizabeth" w:date="2022-04-14T15:38:00Z">
          <w:r w:rsidR="0098316A" w:rsidDel="0026413F">
            <w:rPr>
              <w:rFonts w:eastAsiaTheme="minorHAnsi"/>
            </w:rPr>
            <w:delText>mid-century modernism and alternate states of consciousness</w:delText>
          </w:r>
        </w:del>
      </w:ins>
      <w:bookmarkEnd w:id="2333"/>
      <w:ins w:id="2342" w:author="Elizabeth" w:date="2022-04-14T15:38:00Z">
        <w:r w:rsidR="0026413F">
          <w:rPr>
            <w:szCs w:val="24"/>
          </w:rPr>
          <w:t>M</w:t>
        </w:r>
      </w:ins>
      <w:ins w:id="2343" w:author="Elizabeth" w:date="2022-04-14T15:39:00Z">
        <w:r w:rsidR="0026413F">
          <w:rPr>
            <w:szCs w:val="24"/>
          </w:rPr>
          <w:t>odern</w:t>
        </w:r>
      </w:ins>
      <w:ins w:id="2344" w:author="Elizabeth" w:date="2022-04-14T15:38:00Z">
        <w:r w:rsidR="0026413F">
          <w:rPr>
            <w:szCs w:val="24"/>
          </w:rPr>
          <w:t xml:space="preserve"> vi</w:t>
        </w:r>
      </w:ins>
      <w:ins w:id="2345" w:author="Elizabeth" w:date="2022-04-14T15:39:00Z">
        <w:r w:rsidR="0026413F">
          <w:rPr>
            <w:szCs w:val="24"/>
          </w:rPr>
          <w:t>sions</w:t>
        </w:r>
      </w:ins>
    </w:p>
    <w:p w14:paraId="77790ED5" w14:textId="70E3C70C" w:rsidR="007771E0" w:rsidRDefault="007771E0">
      <w:pPr>
        <w:pStyle w:val="EndNoteBibliography"/>
        <w:spacing w:line="480" w:lineRule="auto"/>
        <w:rPr>
          <w:ins w:id="2346" w:author="Elizabeth Ann Storm" w:date="2021-12-13T20:08:00Z"/>
        </w:rPr>
        <w:pPrChange w:id="2347" w:author="Elizabeth Ann Storm" w:date="2021-12-13T20:09:00Z">
          <w:pPr/>
        </w:pPrChange>
      </w:pPr>
      <w:ins w:id="2348" w:author="Elizabeth Ann Storm" w:date="2021-12-13T20:08:00Z">
        <w:r>
          <w:rPr>
            <w:noProof w:val="0"/>
          </w:rPr>
          <w:t xml:space="preserve">Two </w:t>
        </w:r>
        <w:proofErr w:type="spellStart"/>
        <w:r>
          <w:rPr>
            <w:noProof w:val="0"/>
          </w:rPr>
          <w:t>psychonaut</w:t>
        </w:r>
        <w:proofErr w:type="spellEnd"/>
        <w:r>
          <w:rPr>
            <w:noProof w:val="0"/>
          </w:rPr>
          <w:t xml:space="preserve"> philosophers are influential to my conceptualization of a shift from modernism to postmodernist rumblings; Aldous Huxley and Terence McKenna. The message their writings and theories suggest is to first, reconnect with reality through physical engagement, then second, begin to understand the conditions that shape contemporary reality are not inevitable.</w:t>
        </w:r>
      </w:ins>
      <w:ins w:id="2349" w:author="Elizabeth Ann Storm" w:date="2021-12-14T12:01:00Z">
        <w:r w:rsidR="00960BAC">
          <w:rPr>
            <w:noProof w:val="0"/>
          </w:rPr>
          <w:t xml:space="preserve"> (more here)</w:t>
        </w:r>
      </w:ins>
    </w:p>
    <w:p w14:paraId="2F1C5312" w14:textId="44839A49" w:rsidR="00E556D4" w:rsidRPr="007A2142" w:rsidRDefault="00E556D4">
      <w:pPr>
        <w:pStyle w:val="EndNoteBibliography"/>
        <w:spacing w:line="480" w:lineRule="auto"/>
        <w:rPr>
          <w:ins w:id="2350" w:author="Elizabeth Ann Storm" w:date="2021-12-13T19:31:00Z"/>
          <w:noProof w:val="0"/>
        </w:rPr>
        <w:pPrChange w:id="2351" w:author="Elizabeth Ann Storm" w:date="2021-12-13T19:31:00Z">
          <w:pPr>
            <w:pStyle w:val="EndNoteBibliography"/>
          </w:pPr>
        </w:pPrChange>
      </w:pPr>
      <w:ins w:id="2352" w:author="Elizabeth Ann Storm" w:date="2021-12-13T19:31:00Z">
        <w:r>
          <w:rPr>
            <w:noProof w:val="0"/>
          </w:rPr>
          <w:t xml:space="preserve">Aldous </w:t>
        </w:r>
        <w:r w:rsidRPr="007A2142">
          <w:rPr>
            <w:noProof w:val="0"/>
          </w:rPr>
          <w:t>Huxley, 20th century author and philosopher</w:t>
        </w:r>
        <w:r>
          <w:rPr>
            <w:noProof w:val="0"/>
          </w:rPr>
          <w:t xml:space="preserve"> w</w:t>
        </w:r>
        <w:r w:rsidRPr="007A2142">
          <w:rPr>
            <w:noProof w:val="0"/>
          </w:rPr>
          <w:t xml:space="preserve">rote </w:t>
        </w:r>
      </w:ins>
      <w:ins w:id="2353" w:author="Elizabeth Ann Storm" w:date="2021-12-14T12:01:00Z">
        <w:r w:rsidR="00960BAC">
          <w:rPr>
            <w:noProof w:val="0"/>
          </w:rPr>
          <w:t xml:space="preserve">an account of his professional experience of a dose of the psychedelic mescalin </w:t>
        </w:r>
      </w:ins>
      <w:ins w:id="2354" w:author="Elizabeth Ann Storm" w:date="2021-12-13T19:31:00Z">
        <w:r w:rsidRPr="007A2142">
          <w:rPr>
            <w:noProof w:val="0"/>
          </w:rPr>
          <w:t xml:space="preserve">in </w:t>
        </w:r>
        <w:r w:rsidRPr="00475AF5">
          <w:rPr>
            <w:i/>
            <w:iCs/>
            <w:noProof w:val="0"/>
            <w:rPrChange w:id="2355" w:author="Elizabeth" w:date="2022-04-13T16:10:00Z">
              <w:rPr>
                <w:noProof w:val="0"/>
              </w:rPr>
            </w:rPrChange>
          </w:rPr>
          <w:t>The Doors of Perception</w:t>
        </w:r>
      </w:ins>
      <w:ins w:id="2356" w:author="Elizabeth Ann Storm" w:date="2021-12-14T12:01:00Z">
        <w:r w:rsidR="00960BAC">
          <w:rPr>
            <w:noProof w:val="0"/>
          </w:rPr>
          <w:t>:</w:t>
        </w:r>
      </w:ins>
    </w:p>
    <w:p w14:paraId="6CABB4A6" w14:textId="77777777" w:rsidR="00E556D4" w:rsidRDefault="00E556D4">
      <w:pPr>
        <w:pStyle w:val="ListParagraph"/>
        <w:ind w:firstLine="0"/>
        <w:rPr>
          <w:ins w:id="2357" w:author="Elizabeth Ann Storm" w:date="2021-12-13T19:31:00Z"/>
        </w:rPr>
        <w:pPrChange w:id="2358" w:author="Elizabeth Ann Storm" w:date="2021-12-13T19:32:00Z">
          <w:pPr>
            <w:pStyle w:val="ListParagraph"/>
            <w:spacing w:line="240" w:lineRule="auto"/>
          </w:pPr>
        </w:pPrChange>
      </w:pPr>
      <w:ins w:id="2359" w:author="Elizabeth Ann Storm" w:date="2021-12-13T19:31:00Z">
        <w:r w:rsidRPr="002C25F7">
          <w:lastRenderedPageBreak/>
          <w:t>At ordinary times the eye concerns itself with such problems as Where? – How far? – How situated in relation to what? In the mescalin ex</w:t>
        </w:r>
        <w:r w:rsidRPr="007A2142">
          <w: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t>
        </w:r>
        <w:r>
          <w:rPr>
            <w:rStyle w:val="FootnoteReference"/>
          </w:rPr>
          <w:footnoteReference w:id="33"/>
        </w:r>
      </w:ins>
    </w:p>
    <w:p w14:paraId="6514F0BE" w14:textId="49A46392" w:rsidR="00B07AE4" w:rsidDel="007208C5" w:rsidRDefault="00E556D4" w:rsidP="00E556D4">
      <w:pPr>
        <w:pStyle w:val="BodyText"/>
        <w:rPr>
          <w:ins w:id="2364" w:author="Elizabeth Ann Storm" w:date="2021-12-13T19:35:00Z"/>
          <w:del w:id="2365" w:author="Elizabeth" w:date="2022-04-14T15:35:00Z"/>
        </w:rPr>
      </w:pPr>
      <w:ins w:id="2366" w:author="Elizabeth Ann Storm" w:date="2021-12-13T19:31:00Z">
        <w:r w:rsidRPr="007A2142">
          <w:t xml:space="preserve">Huxley’s account gave some intellectual credence to altered states of consciousness as an area to </w:t>
        </w:r>
        <w:r>
          <w:t>address</w:t>
        </w:r>
        <w:r w:rsidRPr="007A2142">
          <w:t xml:space="preserve"> when considering perception and society.</w:t>
        </w:r>
        <w:del w:id="2367" w:author="Elizabeth" w:date="2022-04-14T15:35:00Z">
          <w:r w:rsidRPr="007A2142" w:rsidDel="007208C5">
            <w:delText xml:space="preserve"> </w:delText>
          </w:r>
        </w:del>
      </w:ins>
      <w:ins w:id="2368" w:author="Elizabeth Ann Storm" w:date="2021-12-13T19:35:00Z">
        <w:del w:id="2369" w:author="Elizabeth" w:date="2022-04-14T15:35:00Z">
          <w:r w:rsidR="00B07AE4" w:rsidDel="007208C5">
            <w:delText>(can I find anything else on alternate states of consciousness to contextualize or elaborate?)</w:delText>
          </w:r>
        </w:del>
      </w:ins>
      <w:ins w:id="2370" w:author="Elizabeth" w:date="2022-04-14T15:35:00Z">
        <w:r w:rsidR="007208C5">
          <w:t xml:space="preserve"> </w:t>
        </w:r>
      </w:ins>
    </w:p>
    <w:p w14:paraId="7E906E39" w14:textId="309008F9" w:rsidR="00B07AE4" w:rsidDel="007208C5" w:rsidRDefault="007208C5" w:rsidP="007208C5">
      <w:pPr>
        <w:pStyle w:val="BodyText"/>
        <w:rPr>
          <w:ins w:id="2371" w:author="Elizabeth Ann Storm" w:date="2021-12-13T19:34:00Z"/>
          <w:del w:id="2372" w:author="Elizabeth" w:date="2022-04-14T15:36:00Z"/>
        </w:rPr>
        <w:pPrChange w:id="2373" w:author="Elizabeth" w:date="2022-04-14T15:35:00Z">
          <w:pPr>
            <w:pStyle w:val="BodyText"/>
          </w:pPr>
        </w:pPrChange>
      </w:pPr>
      <w:ins w:id="2374" w:author="Elizabeth" w:date="2022-04-14T15:36:00Z">
        <w:r>
          <w:t xml:space="preserve">As a reflection on that state, he was able to </w:t>
        </w:r>
      </w:ins>
      <w:ins w:id="2375" w:author="Elizabeth Ann Storm" w:date="2021-12-13T19:32:00Z">
        <w:del w:id="2376" w:author="Elizabeth" w:date="2022-04-14T15:36:00Z">
          <w:r w:rsidR="00E556D4" w:rsidDel="007208C5">
            <w:delText xml:space="preserve">He </w:delText>
          </w:r>
        </w:del>
        <w:del w:id="2377" w:author="Elizabeth" w:date="2022-04-14T15:37:00Z">
          <w:r w:rsidR="00E556D4" w:rsidDel="007208C5">
            <w:delText>articulate</w:delText>
          </w:r>
        </w:del>
        <w:del w:id="2378" w:author="Elizabeth" w:date="2022-04-14T15:36:00Z">
          <w:r w:rsidR="00E556D4" w:rsidDel="007208C5">
            <w:delText>d</w:delText>
          </w:r>
        </w:del>
      </w:ins>
      <w:ins w:id="2379" w:author="Elizabeth" w:date="2022-04-14T15:37:00Z">
        <w:r>
          <w:t>put into words</w:t>
        </w:r>
      </w:ins>
      <w:ins w:id="2380" w:author="Elizabeth Ann Storm" w:date="2021-12-13T19:32:00Z">
        <w:r w:rsidR="00E556D4">
          <w:t xml:space="preserve"> </w:t>
        </w:r>
      </w:ins>
      <w:ins w:id="2381" w:author="Elizabeth" w:date="2022-04-14T15:37:00Z">
        <w:r>
          <w:t>the</w:t>
        </w:r>
      </w:ins>
      <w:ins w:id="2382" w:author="Elizabeth Ann Storm" w:date="2021-12-13T19:32:00Z">
        <w:del w:id="2383" w:author="Elizabeth" w:date="2022-04-14T15:37:00Z">
          <w:r w:rsidR="00B07AE4" w:rsidDel="007208C5">
            <w:delText>a</w:delText>
          </w:r>
        </w:del>
        <w:r w:rsidR="00B07AE4">
          <w:t xml:space="preserve"> shift in interest from Cartesian “place and distance</w:t>
        </w:r>
      </w:ins>
      <w:ins w:id="2384" w:author="Elizabeth Ann Storm" w:date="2021-12-13T19:33:00Z">
        <w:r w:rsidR="00B07AE4">
          <w:t>” to an archaic “</w:t>
        </w:r>
      </w:ins>
      <w:ins w:id="2385" w:author="Elizabeth Ann Storm" w:date="2021-12-13T19:34:00Z">
        <w:r w:rsidR="00B07AE4">
          <w:t>being and meaning</w:t>
        </w:r>
      </w:ins>
      <w:ins w:id="2386" w:author="Elizabeth Ann Storm" w:date="2021-12-13T19:33:00Z">
        <w:r w:rsidR="00B07AE4">
          <w:t>”</w:t>
        </w:r>
      </w:ins>
      <w:ins w:id="2387" w:author="Elizabeth Ann Storm" w:date="2021-12-13T19:34:00Z">
        <w:r w:rsidR="00B07AE4">
          <w:t>.</w:t>
        </w:r>
      </w:ins>
      <w:ins w:id="2388" w:author="Elizabeth" w:date="2022-04-14T15:38:00Z">
        <w:r>
          <w:t xml:space="preserve"> </w:t>
        </w:r>
      </w:ins>
      <w:ins w:id="2389" w:author="Elizabeth Ann Storm" w:date="2021-12-13T19:33:00Z">
        <w:del w:id="2390" w:author="Elizabeth" w:date="2022-04-14T15:37:00Z">
          <w:r w:rsidR="00B07AE4" w:rsidDel="007208C5">
            <w:delText xml:space="preserve"> </w:delText>
          </w:r>
        </w:del>
      </w:ins>
      <w:ins w:id="2391" w:author="Elizabeth Ann Storm" w:date="2021-12-13T19:36:00Z">
        <w:del w:id="2392" w:author="Elizabeth" w:date="2022-04-14T15:37:00Z">
          <w:r w:rsidR="00B07AE4" w:rsidDel="007208C5">
            <w:delText xml:space="preserve"> (something about this maybe, an outsid</w:delText>
          </w:r>
        </w:del>
        <w:del w:id="2393" w:author="Elizabeth" w:date="2022-04-14T15:36:00Z">
          <w:r w:rsidR="00B07AE4" w:rsidDel="007208C5">
            <w:delText>e reference?)</w:delText>
          </w:r>
        </w:del>
      </w:ins>
    </w:p>
    <w:p w14:paraId="21FBD7FF" w14:textId="6A03E7DA" w:rsidR="00E556D4" w:rsidDel="007208C5" w:rsidRDefault="00B07AE4" w:rsidP="007208C5">
      <w:pPr>
        <w:pStyle w:val="BodyText"/>
        <w:rPr>
          <w:ins w:id="2394" w:author="Elizabeth Ann Storm" w:date="2021-12-13T19:32:00Z"/>
          <w:del w:id="2395" w:author="Elizabeth" w:date="2022-04-14T15:37:00Z"/>
        </w:rPr>
        <w:pPrChange w:id="2396" w:author="Elizabeth" w:date="2022-04-14T15:36:00Z">
          <w:pPr>
            <w:ind w:firstLine="0"/>
          </w:pPr>
        </w:pPrChange>
      </w:pPr>
      <w:ins w:id="2397" w:author="Elizabeth Ann Storm" w:date="2021-12-13T19:34:00Z">
        <w:r>
          <w:t>N</w:t>
        </w:r>
      </w:ins>
      <w:ins w:id="2398" w:author="Elizabeth Ann Storm" w:date="2021-12-13T19:33:00Z">
        <w:r>
          <w:t xml:space="preserve">otably for my practice, </w:t>
        </w:r>
      </w:ins>
      <w:ins w:id="2399" w:author="Elizabeth Ann Storm" w:date="2021-12-13T19:34:00Z">
        <w:r>
          <w:t xml:space="preserve">Huxley points out the increased significance of </w:t>
        </w:r>
      </w:ins>
      <w:ins w:id="2400" w:author="Elizabeth Ann Storm" w:date="2021-12-13T19:33:00Z">
        <w:r>
          <w:t>“relationships within a pattern”</w:t>
        </w:r>
      </w:ins>
      <w:ins w:id="2401" w:author="Elizabeth Ann Storm" w:date="2021-12-13T19:34:00Z">
        <w:r>
          <w:t xml:space="preserve"> under the mescalin influence</w:t>
        </w:r>
      </w:ins>
      <w:ins w:id="2402" w:author="Elizabeth Ann Storm" w:date="2021-12-13T19:33:00Z">
        <w:r>
          <w:t xml:space="preserve">. </w:t>
        </w:r>
      </w:ins>
    </w:p>
    <w:p w14:paraId="20D701B2" w14:textId="7194A6D5" w:rsidR="00A91C2E" w:rsidRDefault="00E556D4" w:rsidP="007208C5">
      <w:pPr>
        <w:pStyle w:val="BodyText"/>
        <w:rPr>
          <w:ins w:id="2403" w:author="Elizabeth Ann Storm" w:date="2021-12-14T12:04:00Z"/>
        </w:rPr>
        <w:pPrChange w:id="2404" w:author="Elizabeth" w:date="2022-04-14T15:37:00Z">
          <w:pPr>
            <w:ind w:firstLine="0"/>
          </w:pPr>
        </w:pPrChange>
      </w:pPr>
      <w:ins w:id="2405" w:author="Elizabeth Ann Storm" w:date="2021-12-13T19:31:00Z">
        <w:r w:rsidRPr="007A2142">
          <w:t>He</w:t>
        </w:r>
        <w:del w:id="2406" w:author="Elizabeth" w:date="2022-04-14T15:37:00Z">
          <w:r w:rsidRPr="007A2142" w:rsidDel="007208C5">
            <w:delText xml:space="preserve"> was able to</w:delText>
          </w:r>
        </w:del>
        <w:r w:rsidRPr="007A2142">
          <w:t xml:space="preserve"> articulate</w:t>
        </w:r>
      </w:ins>
      <w:ins w:id="2407" w:author="Elizabeth" w:date="2022-04-14T15:37:00Z">
        <w:r w:rsidR="007208C5">
          <w:t>s</w:t>
        </w:r>
      </w:ins>
      <w:ins w:id="2408" w:author="Elizabeth Ann Storm" w:date="2021-12-13T19:31:00Z">
        <w:r w:rsidRPr="007A2142">
          <w:t xml:space="preserve"> the state of the re-reflective experience with the curiosity of a philosopher, recalling philosopher-poet William Blake’s </w:t>
        </w:r>
        <w:r w:rsidRPr="00E57042">
          <w:rPr>
            <w:i/>
            <w:iCs/>
          </w:rPr>
          <w:t>The Marriage of Heaven and Hell</w:t>
        </w:r>
        <w:r w:rsidRPr="007A2142">
          <w:t xml:space="preserve"> in the book’s title.</w:t>
        </w:r>
        <w:r>
          <w:rPr>
            <w:rStyle w:val="FootnoteReference"/>
          </w:rPr>
          <w:footnoteReference w:id="34"/>
        </w:r>
        <w:del w:id="2413" w:author="Elizabeth" w:date="2022-04-13T15:52:00Z">
          <w:r w:rsidRPr="007A2142" w:rsidDel="00D74D6B">
            <w:delText xml:space="preserve"> </w:delText>
          </w:r>
        </w:del>
      </w:ins>
      <w:ins w:id="2414" w:author="Elizabeth Ann Storm" w:date="2021-12-14T12:02:00Z">
        <w:del w:id="2415" w:author="Elizabeth" w:date="2022-04-13T15:52:00Z">
          <w:r w:rsidR="00960BAC" w:rsidDel="00D74D6B">
            <w:delText>(insert figure on spread containing Blake quote)</w:delText>
          </w:r>
        </w:del>
      </w:ins>
    </w:p>
    <w:p w14:paraId="6545188D" w14:textId="77777777" w:rsidR="00A91C2E" w:rsidRDefault="00960BAC">
      <w:pPr>
        <w:keepNext/>
        <w:ind w:firstLine="0"/>
        <w:jc w:val="center"/>
        <w:rPr>
          <w:ins w:id="2416" w:author="Elizabeth Ann Storm" w:date="2021-12-14T12:04:00Z"/>
        </w:rPr>
        <w:pPrChange w:id="2417" w:author="Elizabeth Ann Storm" w:date="2021-12-14T12:04:00Z">
          <w:pPr>
            <w:ind w:firstLine="0"/>
            <w:jc w:val="center"/>
          </w:pPr>
        </w:pPrChange>
      </w:pPr>
      <w:ins w:id="2418" w:author="Elizabeth Ann Storm" w:date="2021-12-14T12:03:00Z">
        <w:r>
          <w:rPr>
            <w:noProof/>
          </w:rPr>
          <w:drawing>
            <wp:inline distT="0" distB="0" distL="0" distR="0" wp14:anchorId="4B04E2D2" wp14:editId="12FC04FC">
              <wp:extent cx="5878195" cy="1665514"/>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rotWithShape="1">
                      <a:blip r:embed="rId31">
                        <a:extLst>
                          <a:ext uri="{28A0092B-C50C-407E-A947-70E740481C1C}">
                            <a14:useLocalDpi xmlns:a14="http://schemas.microsoft.com/office/drawing/2010/main" val="0"/>
                          </a:ext>
                        </a:extLst>
                      </a:blip>
                      <a:srcRect t="75388" r="-186" b="5226"/>
                      <a:stretch/>
                    </pic:blipFill>
                    <pic:spPr bwMode="auto">
                      <a:xfrm>
                        <a:off x="0" y="0"/>
                        <a:ext cx="5880096" cy="1666053"/>
                      </a:xfrm>
                      <a:prstGeom prst="rect">
                        <a:avLst/>
                      </a:prstGeom>
                      <a:ln>
                        <a:noFill/>
                      </a:ln>
                      <a:extLst>
                        <a:ext uri="{53640926-AAD7-44D8-BBD7-CCE9431645EC}">
                          <a14:shadowObscured xmlns:a14="http://schemas.microsoft.com/office/drawing/2010/main"/>
                        </a:ext>
                      </a:extLst>
                    </pic:spPr>
                  </pic:pic>
                </a:graphicData>
              </a:graphic>
            </wp:inline>
          </w:drawing>
        </w:r>
      </w:ins>
    </w:p>
    <w:p w14:paraId="123E3FB7" w14:textId="4EB00BBC" w:rsidR="00E556D4" w:rsidRDefault="00A91C2E">
      <w:pPr>
        <w:pStyle w:val="Caption"/>
        <w:spacing w:after="240"/>
        <w:ind w:firstLine="0"/>
        <w:jc w:val="center"/>
        <w:rPr>
          <w:ins w:id="2419" w:author="Elizabeth Ann Storm" w:date="2021-12-13T19:31:00Z"/>
        </w:rPr>
        <w:pPrChange w:id="2420" w:author="Elizabeth Ann Storm" w:date="2021-12-14T12:05:00Z">
          <w:pPr>
            <w:spacing w:line="240" w:lineRule="auto"/>
            <w:ind w:firstLine="0"/>
          </w:pPr>
        </w:pPrChange>
      </w:pPr>
      <w:bookmarkStart w:id="2421" w:name="_Toc101022754"/>
      <w:ins w:id="2422" w:author="Elizabeth Ann Storm" w:date="2021-12-14T12:04:00Z">
        <w:r>
          <w:t xml:space="preserve">Figure </w:t>
        </w:r>
        <w:r>
          <w:fldChar w:fldCharType="begin"/>
        </w:r>
        <w:r>
          <w:instrText xml:space="preserve"> SEQ Figure \* ARABIC </w:instrText>
        </w:r>
      </w:ins>
      <w:r>
        <w:fldChar w:fldCharType="separate"/>
      </w:r>
      <w:ins w:id="2423" w:author="Elizabeth Ann Storm" w:date="2021-12-14T12:04:00Z">
        <w:r>
          <w:rPr>
            <w:noProof/>
          </w:rPr>
          <w:t>14</w:t>
        </w:r>
        <w:r>
          <w:fldChar w:fldCharType="end"/>
        </w:r>
        <w:r>
          <w:t>. Doors of perception Blake image placeholder</w:t>
        </w:r>
      </w:ins>
      <w:bookmarkEnd w:id="2421"/>
    </w:p>
    <w:p w14:paraId="4AACCC1D" w14:textId="1BA85EEF" w:rsidR="0094226F" w:rsidRPr="007A2142" w:rsidRDefault="0098316A">
      <w:pPr>
        <w:rPr>
          <w:ins w:id="2424" w:author="Elizabeth Ann Storm" w:date="2021-12-13T19:24:00Z"/>
        </w:rPr>
        <w:pPrChange w:id="2425" w:author="Elizabeth Ann Storm" w:date="2021-12-13T19:41:00Z">
          <w:pPr>
            <w:spacing w:line="240" w:lineRule="auto"/>
          </w:pPr>
        </w:pPrChange>
      </w:pPr>
      <w:ins w:id="2426" w:author="Elizabeth Ann Storm" w:date="2021-12-13T19:24:00Z">
        <w:r w:rsidRPr="007A2142">
          <w:t>Ethnobotanist, author, and psychedelic mystic Terence McKenna,</w:t>
        </w:r>
      </w:ins>
      <w:ins w:id="2427" w:author="Elizabeth Ann Storm" w:date="2021-12-13T19:38:00Z">
        <w:r w:rsidR="0094226F">
          <w:t xml:space="preserve"> a late 20</w:t>
        </w:r>
        <w:r w:rsidR="0094226F" w:rsidRPr="0094226F">
          <w:rPr>
            <w:vertAlign w:val="superscript"/>
            <w:rPrChange w:id="2428" w:author="Elizabeth Ann Storm" w:date="2021-12-13T19:38:00Z">
              <w:rPr/>
            </w:rPrChange>
          </w:rPr>
          <w:t>th</w:t>
        </w:r>
        <w:r w:rsidR="0094226F">
          <w:t xml:space="preserve"> century contemporary of Huxley</w:t>
        </w:r>
      </w:ins>
      <w:ins w:id="2429" w:author="Elizabeth Ann Storm" w:date="2021-12-13T19:39:00Z">
        <w:r w:rsidR="0094226F">
          <w:t>,</w:t>
        </w:r>
      </w:ins>
      <w:ins w:id="2430" w:author="Elizabeth Ann Storm" w:date="2021-12-13T19:24:00Z">
        <w:r w:rsidRPr="007A2142">
          <w:t xml:space="preserve"> in his characteristic mercurial and referential style, brings to mind </w:t>
        </w:r>
        <w:r w:rsidRPr="007A2142">
          <w:lastRenderedPageBreak/>
          <w:t>ideas around shifting ideologies, models of reality, phenomena, and cultural progress and decline in writings and un-scripted lectures.</w:t>
        </w:r>
        <w:r>
          <w:t xml:space="preserve"> </w:t>
        </w:r>
        <w:r w:rsidRPr="007A2142">
          <w:t>To summarize from his “History Ends in Green” lectures,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t>
        </w:r>
        <w:r>
          <w:rPr>
            <w:rStyle w:val="FootnoteReference"/>
          </w:rPr>
          <w:footnoteReference w:id="35"/>
        </w:r>
        <w:r w:rsidRPr="007A2142">
          <w:t xml:space="preserve"> </w:t>
        </w:r>
      </w:ins>
    </w:p>
    <w:p w14:paraId="0C5431F4" w14:textId="44604F22" w:rsidR="008B0D5C" w:rsidRDefault="0098316A" w:rsidP="00A91C2E">
      <w:pPr>
        <w:rPr>
          <w:ins w:id="2435" w:author="Elizabeth" w:date="2022-04-17T16:45:00Z"/>
        </w:rPr>
      </w:pPr>
      <w:ins w:id="2436" w:author="Elizabeth Ann Storm" w:date="2021-12-13T19:24:00Z">
        <w:r w:rsidRPr="007A2142">
          <w:t>In response to this, the evolution of the aesthetic experience of the 20th and early 21st centuries has led to a dissolution of boundary and form, where experience is felt in a constant state of flux. As the visual culture of the late 20th century suggests, McKenna muses, the collective is looking for new models to replace the deposed Cartesian sense of a world built from parts.</w:t>
        </w:r>
        <w:r>
          <w:rPr>
            <w:rStyle w:val="FootnoteReference"/>
          </w:rPr>
          <w:footnoteReference w:id="36"/>
        </w:r>
        <w:r w:rsidRPr="007A2142">
          <w:t xml:space="preserve"> </w:t>
        </w:r>
      </w:ins>
      <w:ins w:id="2439" w:author="Elizabeth Ann Storm" w:date="2021-12-13T19:45:00Z">
        <w:r w:rsidR="00CA0944">
          <w:t>(more here)</w:t>
        </w:r>
      </w:ins>
      <w:ins w:id="2440" w:author="Elizabeth Ann Storm" w:date="2021-12-13T20:09:00Z">
        <w:r w:rsidR="007771E0">
          <w:t xml:space="preserve"> (more references? Any ideas?) </w:t>
        </w:r>
      </w:ins>
      <w:ins w:id="2441" w:author="Elizabeth" w:date="2022-04-13T16:06:00Z">
        <w:r w:rsidR="00475AF5">
          <w:t>(link in with Crary and Krauss from Sensorium?)</w:t>
        </w:r>
      </w:ins>
    </w:p>
    <w:p w14:paraId="3DC8B1C7" w14:textId="1E6BC9C6" w:rsidR="00D63621" w:rsidRDefault="00D63621" w:rsidP="00D63621">
      <w:pPr>
        <w:pStyle w:val="Heading3"/>
        <w:rPr>
          <w:ins w:id="2442" w:author="Elizabeth" w:date="2022-04-17T16:46:00Z"/>
        </w:rPr>
      </w:pPr>
      <w:ins w:id="2443" w:author="Elizabeth" w:date="2022-04-17T16:45:00Z">
        <w:r>
          <w:t>My Modern practice</w:t>
        </w:r>
      </w:ins>
    </w:p>
    <w:p w14:paraId="28286681" w14:textId="3DEB5DF8" w:rsidR="00D63621" w:rsidRPr="00D63621" w:rsidRDefault="00D63621" w:rsidP="00D63621">
      <w:pPr>
        <w:rPr>
          <w:ins w:id="2444" w:author="Elizabeth Ann Storm" w:date="2021-12-13T19:43:00Z"/>
          <w:rPrChange w:id="2445" w:author="Elizabeth" w:date="2022-04-17T16:46:00Z">
            <w:rPr>
              <w:ins w:id="2446" w:author="Elizabeth Ann Storm" w:date="2021-12-13T19:43:00Z"/>
            </w:rPr>
          </w:rPrChange>
        </w:rPr>
        <w:pPrChange w:id="2447" w:author="Elizabeth" w:date="2022-04-17T16:46:00Z">
          <w:pPr/>
        </w:pPrChange>
      </w:pPr>
      <w:ins w:id="2448" w:author="Elizabeth" w:date="2022-04-17T16:46:00Z">
        <w:r>
          <w:t>Show</w:t>
        </w:r>
      </w:ins>
      <w:ins w:id="2449" w:author="Elizabeth" w:date="2022-04-18T14:39:00Z">
        <w:r w:rsidR="000A7221">
          <w:t xml:space="preserve"> paper knot maquettes and</w:t>
        </w:r>
      </w:ins>
      <w:ins w:id="2450" w:author="Elizabeth" w:date="2022-04-17T16:46:00Z">
        <w:r>
          <w:t xml:space="preserve"> piece from </w:t>
        </w:r>
      </w:ins>
      <w:ins w:id="2451" w:author="Elizabeth" w:date="2022-04-18T14:38:00Z">
        <w:r w:rsidR="000A7221">
          <w:t>Temporary Art Center</w:t>
        </w:r>
      </w:ins>
    </w:p>
    <w:p w14:paraId="1EF07B6D" w14:textId="1AC4CAA6" w:rsidR="00950431" w:rsidRPr="007A2142" w:rsidDel="0026413F" w:rsidRDefault="00A91C2E">
      <w:pPr>
        <w:pStyle w:val="Heading2"/>
        <w:rPr>
          <w:del w:id="2452" w:author="Elizabeth" w:date="2022-04-14T15:39:00Z"/>
        </w:rPr>
        <w:pPrChange w:id="2453" w:author="Elizabeth Ann Storm" w:date="2021-12-14T12:08:00Z">
          <w:pPr/>
        </w:pPrChange>
      </w:pPr>
      <w:bookmarkStart w:id="2454" w:name="_Toc100588238"/>
      <w:ins w:id="2455" w:author="Elizabeth Ann Storm" w:date="2021-12-14T12:07:00Z">
        <w:del w:id="2456" w:author="Elizabeth" w:date="2022-04-14T15:39:00Z">
          <w:r w:rsidRPr="00A91C2E" w:rsidDel="0026413F">
            <w:delText>Subsection</w:delText>
          </w:r>
          <w:r w:rsidDel="0026413F">
            <w:delText xml:space="preserve"> 2 -</w:delText>
          </w:r>
        </w:del>
      </w:ins>
      <w:bookmarkEnd w:id="2454"/>
      <w:ins w:id="2457" w:author="Elizabeth Ann Storm" w:date="2021-12-13T19:49:00Z">
        <w:del w:id="2458" w:author="Elizabeth" w:date="2022-04-14T15:39:00Z">
          <w:r w:rsidR="005338DC" w:rsidDel="0026413F">
            <w:delText xml:space="preserve"> </w:delText>
          </w:r>
        </w:del>
      </w:ins>
      <w:del w:id="2459" w:author="Elizabeth" w:date="2022-04-14T15:39:00Z">
        <w:r w:rsidR="00950431" w:rsidRPr="007A2142" w:rsidDel="0026413F">
          <w:delText>Using a process that contains a kernel of an impression</w:delText>
        </w:r>
        <w:r w:rsidR="005D6118" w:rsidDel="0026413F">
          <w:delText xml:space="preserve">, for example, </w:delText>
        </w:r>
        <w:r w:rsidR="00950431" w:rsidRPr="007A2142" w:rsidDel="0026413F">
          <w:delText xml:space="preserve">monoprint, frottage, </w:delText>
        </w:r>
        <w:r w:rsidR="005D6118" w:rsidDel="0026413F">
          <w:delText xml:space="preserve">or </w:delText>
        </w:r>
        <w:r w:rsidR="00950431" w:rsidRPr="007A2142" w:rsidDel="0026413F">
          <w:delText>action</w:delText>
        </w:r>
        <w:r w:rsidR="005D6118" w:rsidDel="0026413F">
          <w:delText xml:space="preserve"> marking,</w:delText>
        </w:r>
        <w:r w:rsidR="00950431" w:rsidRPr="007A2142" w:rsidDel="0026413F">
          <w:delText xml:space="preserve"> is one of my methods to allude to the pre-reflective experience</w:delText>
        </w:r>
        <w:r w:rsidR="005D6118" w:rsidDel="0026413F">
          <w:delText>.</w:delText>
        </w:r>
        <w:r w:rsidR="005D6118" w:rsidDel="0026413F">
          <w:rPr>
            <w:rStyle w:val="FootnoteReference"/>
          </w:rPr>
          <w:footnoteReference w:id="37"/>
        </w:r>
        <w:r w:rsidR="00950431" w:rsidRPr="007A2142" w:rsidDel="0026413F">
          <w:delTex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delText>
        </w:r>
        <w:r w:rsidR="003B17ED" w:rsidDel="0026413F">
          <w:delText xml:space="preserve">, </w:delText>
        </w:r>
        <w:r w:rsidR="00950431" w:rsidRPr="007A2142" w:rsidDel="0026413F">
          <w:delText>gravitational bodies floating off in cosmic space</w:delText>
        </w:r>
        <w:r w:rsidR="003B17ED" w:rsidDel="0026413F">
          <w:delText>, explosions, or flower blooms</w:delText>
        </w:r>
        <w:r w:rsidR="00950431" w:rsidRPr="007A2142" w:rsidDel="0026413F">
          <w:delText xml:space="preserve">. Micro versions of that black spot on a white field radiate in fractal scale from the central void, revealing minute perturbations in the water and the sheet of paper. Each of these pattern-visions is made possible by </w:delText>
        </w:r>
        <w:r w:rsidR="00BA3F7B" w:rsidDel="0026413F">
          <w:delText>recent extensions</w:delText>
        </w:r>
        <w:r w:rsidR="00950431" w:rsidRPr="007A2142" w:rsidDel="0026413F">
          <w:delText xml:space="preserve"> </w:delText>
        </w:r>
        <w:r w:rsidR="00BA3F7B" w:rsidDel="0026413F">
          <w:delText>of</w:delText>
        </w:r>
        <w:r w:rsidR="00950431" w:rsidRPr="007A2142" w:rsidDel="0026413F">
          <w:delText xml:space="preserve"> the </w:delText>
        </w:r>
        <w:r w:rsidR="00BA3F7B" w:rsidDel="0026413F">
          <w:delText xml:space="preserve">human </w:delText>
        </w:r>
        <w:r w:rsidR="00950431" w:rsidRPr="007A2142" w:rsidDel="0026413F">
          <w:delText xml:space="preserve">perceptual field, by </w:delText>
        </w:r>
        <w:r w:rsidR="00BA3F7B" w:rsidDel="0026413F">
          <w:delText xml:space="preserve">lens-based </w:delText>
        </w:r>
        <w:r w:rsidR="00950431" w:rsidRPr="007A2142" w:rsidDel="0026413F">
          <w:delText>optical</w:delText>
        </w:r>
        <w:r w:rsidR="00BA3F7B" w:rsidDel="0026413F">
          <w:delText xml:space="preserve">-enhancement </w:delText>
        </w:r>
        <w:r w:rsidR="00950431" w:rsidRPr="007A2142" w:rsidDel="0026413F">
          <w:delText>devices in the case of the space telescope, aerial photography in the case of the alluvial planes</w:delText>
        </w:r>
        <w:r w:rsidR="00BA3F7B" w:rsidDel="0026413F">
          <w:delText>, high-speed video in the case of explosions, and time-lapse photography in the case of blooming flowers</w:delText>
        </w:r>
        <w:r w:rsidR="00950431" w:rsidRPr="007A2142" w:rsidDel="0026413F">
          <w:delText>.</w:delText>
        </w:r>
      </w:del>
    </w:p>
    <w:p w14:paraId="0ABBB514" w14:textId="05A8CA47" w:rsidR="00950431" w:rsidRPr="007A2142" w:rsidDel="0026413F" w:rsidRDefault="00950431">
      <w:pPr>
        <w:pStyle w:val="Heading2"/>
        <w:rPr>
          <w:del w:id="2462" w:author="Elizabeth" w:date="2022-04-14T15:39:00Z"/>
        </w:rPr>
        <w:pPrChange w:id="2463" w:author="Elizabeth Ann Storm" w:date="2021-12-14T12:08:00Z">
          <w:pPr/>
        </w:pPrChange>
      </w:pPr>
      <w:del w:id="2464" w:author="Elizabeth" w:date="2022-04-14T15:39:00Z">
        <w:r w:rsidRPr="007A2142" w:rsidDel="0026413F">
          <w:delText xml:space="preserve">The radial motion of water captured in the dried impression of ink on paper is an artifact of </w:delText>
        </w:r>
        <w:r w:rsidR="00BA3F7B" w:rsidDel="0026413F">
          <w:delText>the</w:delText>
        </w:r>
        <w:r w:rsidRPr="007A2142" w:rsidDel="0026413F">
          <w:delText xml:space="preserve"> instantaneous moment </w:delText>
        </w:r>
        <w:r w:rsidR="00BA3F7B" w:rsidDel="0026413F">
          <w:delText xml:space="preserve">of ink contacting wet paper </w:delText>
        </w:r>
        <w:r w:rsidRPr="007A2142" w:rsidDel="0026413F">
          <w:delText xml:space="preserve">that results in an elongated phase of unpredictable change as the materials reach equilibrium. The series is called [insert] and the title references chaos theory and writings on this unlikely topic that became popular through the best seller Chaos. (Relate chaos to perception and material???)  </w:delText>
        </w:r>
        <w:bookmarkStart w:id="2465" w:name="_Toc90318083"/>
        <w:bookmarkStart w:id="2466" w:name="_Toc90374508"/>
        <w:bookmarkStart w:id="2467" w:name="_Toc90376115"/>
        <w:bookmarkStart w:id="2468" w:name="_Toc90376200"/>
        <w:bookmarkStart w:id="2469" w:name="_Toc90381267"/>
        <w:bookmarkStart w:id="2470" w:name="_Toc100588239"/>
        <w:bookmarkEnd w:id="2465"/>
        <w:bookmarkEnd w:id="2466"/>
        <w:bookmarkEnd w:id="2467"/>
        <w:bookmarkEnd w:id="2468"/>
        <w:bookmarkEnd w:id="2469"/>
        <w:bookmarkEnd w:id="2470"/>
      </w:del>
    </w:p>
    <w:p w14:paraId="5EA18F55" w14:textId="2889CF11" w:rsidR="002425EC" w:rsidRDefault="0026413F" w:rsidP="00A91C2E">
      <w:pPr>
        <w:pStyle w:val="Heading2"/>
        <w:rPr>
          <w:ins w:id="2471" w:author="Elizabeth Ann Storm" w:date="2021-12-10T20:07:00Z"/>
        </w:rPr>
      </w:pPr>
      <w:ins w:id="2472" w:author="Elizabeth" w:date="2022-04-14T15:42:00Z">
        <w:r>
          <w:t>Postmodern sensorium</w:t>
        </w:r>
      </w:ins>
      <w:del w:id="2473" w:author="Elizabeth" w:date="2022-04-14T15:39:00Z">
        <w:r w:rsidR="00950431" w:rsidRPr="007A2142" w:rsidDel="0026413F">
          <w:delText xml:space="preserve">As I refined my notions about materials and processes, I’ve simultaneously refined my subject matter for my thesis work to patterns displaying signature energy patterns such as this. The energy patterns leave physical traces in the material manifestation. Living, organic materials in dynamic processes with their environment display these patterns the same way that inert materials do. Take a dandelion flower; its physical material, its carbon and sugars and cell walls, interacts with water, the placement of the sun in the sky, and gravity to manifest its ephemeral puff-ball form. </w:delText>
        </w:r>
        <w:r w:rsidR="00BA3F7B" w:rsidDel="0026413F">
          <w:delText>(more here)</w:delText>
        </w:r>
      </w:del>
      <w:bookmarkStart w:id="2474" w:name="_Toc100588240"/>
      <w:ins w:id="2475" w:author="Elizabeth Ann Storm" w:date="2021-12-13T19:48:00Z">
        <w:del w:id="2476" w:author="Elizabeth" w:date="2022-04-14T15:39:00Z">
          <w:r w:rsidR="005338DC" w:rsidDel="0026413F">
            <w:delText>Modernist sensorium</w:delText>
          </w:r>
        </w:del>
      </w:ins>
      <w:bookmarkEnd w:id="2474"/>
    </w:p>
    <w:p w14:paraId="0701E37A" w14:textId="55821D5C" w:rsidR="00BE2642" w:rsidRDefault="005338DC" w:rsidP="005338DC">
      <w:pPr>
        <w:ind w:firstLine="576"/>
        <w:rPr>
          <w:ins w:id="2477" w:author="Elizabeth Ann Storm" w:date="2021-12-13T19:54:00Z"/>
        </w:rPr>
      </w:pPr>
      <w:ins w:id="2478" w:author="Elizabeth Ann Storm" w:date="2021-12-13T19:51:00Z">
        <w:r>
          <w:t xml:space="preserve">To </w:t>
        </w:r>
      </w:ins>
      <w:ins w:id="2479" w:author="Elizabeth" w:date="2022-04-13T16:07:00Z">
        <w:r w:rsidR="00475AF5">
          <w:t>articulate</w:t>
        </w:r>
      </w:ins>
      <w:ins w:id="2480" w:author="Elizabeth Ann Storm" w:date="2021-12-13T19:51:00Z">
        <w:del w:id="2481" w:author="Elizabeth" w:date="2022-04-13T16:07:00Z">
          <w:r w:rsidDel="00475AF5">
            <w:delText xml:space="preserve">look </w:delText>
          </w:r>
        </w:del>
      </w:ins>
      <w:ins w:id="2482" w:author="Elizabeth Ann Storm" w:date="2021-12-13T19:52:00Z">
        <w:del w:id="2483" w:author="Elizabeth" w:date="2022-04-13T16:07:00Z">
          <w:r w:rsidDel="00475AF5">
            <w:delText>deeper into</w:delText>
          </w:r>
        </w:del>
        <w:r>
          <w:t xml:space="preserve"> the shift from modernism to postmodernism in art, I turn to </w:t>
        </w:r>
      </w:ins>
      <w:ins w:id="2484" w:author="Elizabeth Ann Storm" w:date="2021-12-13T19:48:00Z">
        <w:r>
          <w:t>Caroline A. Jones</w:t>
        </w:r>
      </w:ins>
      <w:ins w:id="2485" w:author="Elizabeth Ann Storm" w:date="2021-12-13T19:52:00Z">
        <w:r>
          <w:t>.</w:t>
        </w:r>
      </w:ins>
      <w:ins w:id="2486" w:author="Elizabeth Ann Storm" w:date="2021-12-13T19:48:00Z">
        <w:r>
          <w:t xml:space="preserve"> </w:t>
        </w:r>
        <w:r w:rsidRPr="007A2142">
          <w:t>“The Mediated Sensorium”</w:t>
        </w:r>
        <w:r>
          <w:t xml:space="preserve">, an essay anchoring </w:t>
        </w:r>
        <w:r w:rsidRPr="00F76039">
          <w:rPr>
            <w:i/>
            <w:iCs/>
          </w:rPr>
          <w:t>Sensorium</w:t>
        </w:r>
      </w:ins>
      <w:ins w:id="2487" w:author="Elizabeth" w:date="2022-04-13T16:06:00Z">
        <w:r w:rsidR="00475AF5">
          <w:rPr>
            <w:i/>
            <w:iCs/>
          </w:rPr>
          <w:t>: Embodied Experience, Technology, and Contemporary Art</w:t>
        </w:r>
      </w:ins>
      <w:ins w:id="2488" w:author="Elizabeth" w:date="2022-04-13T16:07:00Z">
        <w:r w:rsidR="00475AF5">
          <w:t>. In it, she explores</w:t>
        </w:r>
      </w:ins>
      <w:ins w:id="2489" w:author="Elizabeth Ann Storm" w:date="2021-12-13T19:48:00Z">
        <w:del w:id="2490" w:author="Elizabeth" w:date="2022-04-13T16:07:00Z">
          <w:r w:rsidDel="00475AF5">
            <w:delText>,</w:delText>
          </w:r>
        </w:del>
      </w:ins>
      <w:ins w:id="2491" w:author="Elizabeth Ann Storm" w:date="2021-12-13T19:52:00Z">
        <w:del w:id="2492" w:author="Elizabeth" w:date="2022-04-13T16:07:00Z">
          <w:r w:rsidDel="00475AF5">
            <w:delText xml:space="preserve"> explores</w:delText>
          </w:r>
        </w:del>
        <w:r>
          <w:t xml:space="preserve"> the </w:t>
        </w:r>
        <w:r w:rsidRPr="007A2142">
          <w:t>post-modernist and contemporary turn to new media</w:t>
        </w:r>
      </w:ins>
      <w:ins w:id="2493" w:author="Elizabeth" w:date="2022-04-13T16:07:00Z">
        <w:r w:rsidR="00475AF5">
          <w:t xml:space="preserve"> (expand</w:t>
        </w:r>
      </w:ins>
      <w:ins w:id="2494" w:author="Elizabeth" w:date="2022-04-13T16:08:00Z">
        <w:r w:rsidR="00475AF5">
          <w:t>)</w:t>
        </w:r>
      </w:ins>
      <w:ins w:id="2495" w:author="Elizabeth Ann Storm" w:date="2021-12-13T19:52:00Z">
        <w:del w:id="2496" w:author="Elizabeth" w:date="2022-04-13T16:07:00Z">
          <w:r w:rsidRPr="007A2142" w:rsidDel="00475AF5">
            <w:delText xml:space="preserve"> in</w:delText>
          </w:r>
        </w:del>
      </w:ins>
      <w:ins w:id="2497" w:author="Elizabeth Ann Storm" w:date="2021-12-13T19:48:00Z">
        <w:del w:id="2498" w:author="Elizabeth" w:date="2022-04-13T16:07:00Z">
          <w:r w:rsidDel="00475AF5">
            <w:delText xml:space="preserve"> a book accompanying a 2006 exhibition at MIT List Art Center</w:delText>
          </w:r>
        </w:del>
        <w:r w:rsidRPr="007A2142">
          <w:t xml:space="preserve">. </w:t>
        </w:r>
      </w:ins>
      <w:ins w:id="2499" w:author="Elizabeth" w:date="2022-04-13T16:08:00Z">
        <w:r w:rsidR="00475AF5">
          <w:t>(Tie into my interests and questions</w:t>
        </w:r>
      </w:ins>
      <w:ins w:id="2500" w:author="Elizabeth" w:date="2022-04-16T18:40:00Z">
        <w:r w:rsidR="00DE57BD">
          <w:t xml:space="preserve"> – how is my art a record, an artifact of an action that same way that nature’s forms are the result of a dynamic process – in order to </w:t>
        </w:r>
        <w:r w:rsidR="00DE57BD">
          <w:lastRenderedPageBreak/>
          <w:t xml:space="preserve">convey the </w:t>
        </w:r>
      </w:ins>
      <w:ins w:id="2501" w:author="Elizabeth" w:date="2022-04-16T18:41:00Z">
        <w:r w:rsidR="00DE57BD">
          <w:t>chaotic, formlessness of the lived experience of space, time, and material as described by nature</w:t>
        </w:r>
      </w:ins>
      <w:ins w:id="2502" w:author="Elizabeth" w:date="2022-04-13T16:08:00Z">
        <w:r w:rsidR="00475AF5">
          <w:t>)</w:t>
        </w:r>
      </w:ins>
    </w:p>
    <w:p w14:paraId="58CD2E02" w14:textId="0B2F7D8A" w:rsidR="005338DC" w:rsidRDefault="005338DC" w:rsidP="005338DC">
      <w:pPr>
        <w:ind w:firstLine="576"/>
        <w:rPr>
          <w:ins w:id="2503" w:author="Elizabeth Ann Storm" w:date="2021-12-13T19:52:00Z"/>
        </w:rPr>
      </w:pPr>
      <w:ins w:id="2504" w:author="Elizabeth Ann Storm" w:date="2021-12-13T19:48:00Z">
        <w:r w:rsidRPr="007A2142">
          <w:t xml:space="preserve">Beginning from mid-century modernism in the US, </w:t>
        </w:r>
        <w:r>
          <w:t>she</w:t>
        </w:r>
        <w:r w:rsidRPr="007A2142">
          <w:t xml:space="preserve"> takes the example of Clement Greenberg’s art criticism as a cultural driver</w:t>
        </w:r>
        <w:r>
          <w:t xml:space="preserve"> </w:t>
        </w:r>
        <w:r w:rsidRPr="007A2142">
          <w:t>of the “sensory segmentation” that privileged painting and the visual sense from antiquity to postmodernism.</w:t>
        </w:r>
        <w:r>
          <w:rPr>
            <w:rStyle w:val="FootnoteReference"/>
          </w:rPr>
          <w:footnoteReference w:id="38"/>
        </w:r>
        <w:r w:rsidRPr="007A2142">
          <w:t xml:space="preserve"> </w:t>
        </w:r>
      </w:ins>
      <w:ins w:id="2509" w:author="Elizabeth Ann Storm" w:date="2021-12-13T19:54:00Z">
        <w:r w:rsidR="00BE2642">
          <w:t>(more</w:t>
        </w:r>
      </w:ins>
      <w:ins w:id="2510" w:author="Elizabeth Ann Storm" w:date="2021-12-13T19:55:00Z">
        <w:r w:rsidR="00BE2642">
          <w:t>)</w:t>
        </w:r>
      </w:ins>
    </w:p>
    <w:p w14:paraId="5CC7AB49" w14:textId="77777777" w:rsidR="00BE2642" w:rsidRDefault="005338DC" w:rsidP="005338DC">
      <w:pPr>
        <w:ind w:firstLine="576"/>
        <w:rPr>
          <w:ins w:id="2511" w:author="Elizabeth Ann Storm" w:date="2021-12-13T19:55:00Z"/>
        </w:rPr>
      </w:pPr>
      <w:ins w:id="2512" w:author="Elizabeth Ann Storm" w:date="2021-12-13T19:48:00Z">
        <w:r>
          <w:t xml:space="preserve">I have </w:t>
        </w:r>
      </w:ins>
      <w:ins w:id="2513" w:author="Elizabeth Ann Storm" w:date="2021-12-13T19:53:00Z">
        <w:r w:rsidR="00BE2642">
          <w:t xml:space="preserve">sought to </w:t>
        </w:r>
      </w:ins>
      <w:ins w:id="2514" w:author="Elizabeth Ann Storm" w:date="2021-12-13T19:48:00Z">
        <w:r>
          <w:t>question</w:t>
        </w:r>
      </w:ins>
      <w:ins w:id="2515" w:author="Elizabeth Ann Storm" w:date="2021-12-13T19:53:00Z">
        <w:r w:rsidR="00BE2642">
          <w:t xml:space="preserve"> this very privileging of the visual sense</w:t>
        </w:r>
      </w:ins>
      <w:ins w:id="2516" w:author="Elizabeth Ann Storm" w:date="2021-12-13T19:48:00Z">
        <w:r>
          <w:t xml:space="preserve"> in my observation and image-making practice. </w:t>
        </w:r>
        <w:r w:rsidRPr="007A2142">
          <w:t>Jones recounts the shift away from the 20</w:t>
        </w:r>
        <w:r w:rsidRPr="007A2142">
          <w:rPr>
            <w:szCs w:val="24"/>
          </w:rPr>
          <w:t>th</w:t>
        </w:r>
        <w:r w:rsidRPr="007A2142">
          <w:t xml:space="preserve"> century isolation and elevation of the visual sense, to a contemporary 21</w:t>
        </w:r>
        <w:r w:rsidRPr="007A2142">
          <w:rPr>
            <w:szCs w:val="24"/>
          </w:rPr>
          <w:t>st</w:t>
        </w:r>
        <w:r w:rsidRPr="007A2142">
          <w:t xml:space="preserve"> century exploration of the full sense hierarchy. </w:t>
        </w:r>
      </w:ins>
      <w:ins w:id="2517" w:author="Elizabeth Ann Storm" w:date="2021-12-13T19:55:00Z">
        <w:r w:rsidR="00BE2642">
          <w:t xml:space="preserve">(more plus quote) </w:t>
        </w:r>
      </w:ins>
    </w:p>
    <w:p w14:paraId="340617B1" w14:textId="1EEAE304" w:rsidR="005338DC" w:rsidRDefault="005338DC">
      <w:pPr>
        <w:ind w:firstLine="576"/>
        <w:rPr>
          <w:ins w:id="2518" w:author="Elizabeth Ann Storm" w:date="2021-12-13T19:48:00Z"/>
        </w:rPr>
        <w:pPrChange w:id="2519" w:author="Elizabeth Ann Storm" w:date="2021-12-13T19:48:00Z">
          <w:pPr/>
        </w:pPrChange>
      </w:pPr>
      <w:ins w:id="2520" w:author="Elizabeth Ann Storm" w:date="2021-12-13T19:48:00Z">
        <w:r w:rsidRPr="007A2142">
          <w:t>Her psycho-socio-political thesis asks “What do we gain by the deformations, exaggerations, or substitutions found in contemporary art?”, and answers, “… we are exposed to subliminal histories that we can choose to explore, alternatives to the sensory map bequeathed to us”</w:t>
        </w:r>
        <w:r>
          <w:t>.</w:t>
        </w:r>
        <w:r>
          <w:rPr>
            <w:rStyle w:val="FootnoteReference"/>
          </w:rPr>
          <w:footnoteReference w:id="39"/>
        </w:r>
        <w:r>
          <w:t xml:space="preserve"> </w:t>
        </w:r>
      </w:ins>
      <w:ins w:id="2523" w:author="Elizabeth" w:date="2022-04-13T16:12:00Z">
        <w:r w:rsidR="007C7AA6">
          <w:t>Pointing to these possible</w:t>
        </w:r>
      </w:ins>
      <w:ins w:id="2524" w:author="Elizabeth" w:date="2022-04-13T16:11:00Z">
        <w:r w:rsidR="007C7AA6">
          <w:t xml:space="preserve"> subliminal and alternative histories </w:t>
        </w:r>
      </w:ins>
      <w:ins w:id="2525" w:author="Elizabeth" w:date="2022-04-13T16:12:00Z">
        <w:r w:rsidR="007C7AA6">
          <w:t xml:space="preserve">acknowledges the </w:t>
        </w:r>
      </w:ins>
      <w:ins w:id="2526" w:author="Elizabeth" w:date="2022-04-16T18:47:00Z">
        <w:r w:rsidR="00476EA2">
          <w:t xml:space="preserve">irreconcilable </w:t>
        </w:r>
      </w:ins>
      <w:ins w:id="2527" w:author="Elizabeth" w:date="2022-04-13T16:12:00Z">
        <w:r w:rsidR="007C7AA6">
          <w:t xml:space="preserve">multiplicity of </w:t>
        </w:r>
      </w:ins>
      <w:ins w:id="2528" w:author="Elizabeth" w:date="2022-04-16T18:47:00Z">
        <w:r w:rsidR="00476EA2">
          <w:t>sensory realities that comprise</w:t>
        </w:r>
      </w:ins>
      <w:ins w:id="2529" w:author="Elizabeth" w:date="2022-04-16T18:48:00Z">
        <w:r w:rsidR="00476EA2">
          <w:t xml:space="preserve"> the fragmented collective conscious. </w:t>
        </w:r>
      </w:ins>
    </w:p>
    <w:p w14:paraId="6AF55B9B" w14:textId="6E743668" w:rsidR="00F52531" w:rsidRPr="00F52531" w:rsidRDefault="005338DC">
      <w:pPr>
        <w:ind w:firstLine="576"/>
        <w:rPr>
          <w:ins w:id="2530" w:author="Elizabeth Ann Storm" w:date="2021-12-13T19:48:00Z"/>
          <w:rPrChange w:id="2531" w:author="Elizabeth Ann Storm" w:date="2021-12-13T20:07:00Z">
            <w:rPr>
              <w:ins w:id="2532" w:author="Elizabeth Ann Storm" w:date="2021-12-13T19:48:00Z"/>
              <w:rFonts w:eastAsia="Times New Roman"/>
              <w:b/>
              <w:bCs/>
              <w:i/>
              <w:iCs/>
            </w:rPr>
          </w:rPrChange>
        </w:rPr>
        <w:pPrChange w:id="2533" w:author="Elizabeth Ann Storm" w:date="2021-12-13T20:07:00Z">
          <w:pPr>
            <w:ind w:firstLine="0"/>
          </w:pPr>
        </w:pPrChange>
      </w:pPr>
      <w:ins w:id="2534" w:author="Elizabeth Ann Storm" w:date="2021-12-13T19:48:00Z">
        <w:r w:rsidRPr="007A2142">
          <w:t>The author’s identification of “the modernist sensorium” is useful for my practice to conceptualize the foundation of late 20</w:t>
        </w:r>
        <w:r w:rsidRPr="007A2142">
          <w:rPr>
            <w:szCs w:val="24"/>
          </w:rPr>
          <w:t>th</w:t>
        </w:r>
        <w:r w:rsidRPr="007A2142">
          <w:t xml:space="preserve"> century art history and begin to imagine what comes next.</w:t>
        </w:r>
        <w:r>
          <w:rPr>
            <w:rStyle w:val="FootnoteReference"/>
          </w:rPr>
          <w:footnoteReference w:id="40"/>
        </w:r>
        <w:r>
          <w:t xml:space="preserve"> </w:t>
        </w:r>
      </w:ins>
    </w:p>
    <w:p w14:paraId="1A34695E" w14:textId="3DED789E" w:rsidR="00F52531" w:rsidRDefault="00F52531">
      <w:pPr>
        <w:pStyle w:val="Heading2"/>
        <w:rPr>
          <w:ins w:id="2537" w:author="Elizabeth Ann Storm" w:date="2021-12-13T20:06:00Z"/>
        </w:rPr>
        <w:pPrChange w:id="2538" w:author="Elizabeth Ann Storm" w:date="2021-12-13T20:06:00Z">
          <w:pPr>
            <w:spacing w:line="240" w:lineRule="auto"/>
            <w:ind w:firstLine="0"/>
          </w:pPr>
        </w:pPrChange>
      </w:pPr>
      <w:bookmarkStart w:id="2539" w:name="_Toc100588241"/>
      <w:ins w:id="2540" w:author="Elizabeth Ann Storm" w:date="2021-12-13T20:06:00Z">
        <w:r>
          <w:t>Subsection 3 – artist examples and influences</w:t>
        </w:r>
      </w:ins>
      <w:ins w:id="2541" w:author="Elizabeth Ann Storm" w:date="2021-12-13T20:23:00Z">
        <w:r w:rsidR="0026639C">
          <w:t xml:space="preserve"> – nodes , flows and networks</w:t>
        </w:r>
      </w:ins>
      <w:bookmarkEnd w:id="2539"/>
    </w:p>
    <w:p w14:paraId="509BAA8E" w14:textId="3391BC99" w:rsidR="00F52531" w:rsidRPr="007A2142" w:rsidRDefault="00F52531" w:rsidP="00F52531">
      <w:pPr>
        <w:rPr>
          <w:ins w:id="2542" w:author="Elizabeth Ann Storm" w:date="2021-12-13T20:06:00Z"/>
        </w:rPr>
      </w:pPr>
      <w:ins w:id="2543" w:author="Elizabeth Ann Storm" w:date="2021-12-13T20:06:00Z">
        <w:r>
          <w:t xml:space="preserve">Artists that heralded the rise of postmodernism in </w:t>
        </w:r>
      </w:ins>
      <w:ins w:id="2544" w:author="Elizabeth" w:date="2022-04-16T18:52:00Z">
        <w:r w:rsidR="002269FC">
          <w:t xml:space="preserve">the </w:t>
        </w:r>
      </w:ins>
      <w:ins w:id="2545" w:author="Elizabeth Ann Storm" w:date="2021-12-13T20:06:00Z">
        <w:del w:id="2546" w:author="Elizabeth" w:date="2022-04-16T18:52:00Z">
          <w:r w:rsidDel="002269FC">
            <w:delText xml:space="preserve">this </w:delText>
          </w:r>
        </w:del>
        <w:r>
          <w:t xml:space="preserve">socio-political and cultural environment </w:t>
        </w:r>
      </w:ins>
      <w:ins w:id="2547" w:author="Elizabeth" w:date="2022-04-16T18:52:00Z">
        <w:r w:rsidR="002269FC">
          <w:t xml:space="preserve">of the </w:t>
        </w:r>
      </w:ins>
      <w:ins w:id="2548" w:author="Elizabeth" w:date="2022-04-16T18:53:00Z">
        <w:r w:rsidR="002269FC">
          <w:t>latter half of the 20</w:t>
        </w:r>
        <w:r w:rsidR="002269FC" w:rsidRPr="002269FC">
          <w:rPr>
            <w:vertAlign w:val="superscript"/>
            <w:rPrChange w:id="2549" w:author="Elizabeth" w:date="2022-04-16T18:53:00Z">
              <w:rPr/>
            </w:rPrChange>
          </w:rPr>
          <w:t>th</w:t>
        </w:r>
        <w:r w:rsidR="002269FC">
          <w:t xml:space="preserve"> century </w:t>
        </w:r>
      </w:ins>
      <w:ins w:id="2550" w:author="Elizabeth Ann Storm" w:date="2021-12-13T20:06:00Z">
        <w:r>
          <w:t xml:space="preserve">were finding ways to cope with </w:t>
        </w:r>
        <w:del w:id="2551" w:author="Elizabeth" w:date="2022-04-16T18:53:00Z">
          <w:r w:rsidDel="002269FC">
            <w:delText>this</w:delText>
          </w:r>
        </w:del>
      </w:ins>
      <w:ins w:id="2552" w:author="Elizabeth" w:date="2022-04-16T18:53:00Z">
        <w:r w:rsidR="002269FC">
          <w:t>a</w:t>
        </w:r>
      </w:ins>
      <w:ins w:id="2553" w:author="Elizabeth Ann Storm" w:date="2021-12-13T20:06:00Z">
        <w:r>
          <w:t xml:space="preserve"> new reality, one where man had divorced himself from nature in a heinously violent act that has proven to </w:t>
        </w:r>
        <w:r>
          <w:lastRenderedPageBreak/>
          <w:t>have changed the face of the planet forever.</w:t>
        </w:r>
        <w:r>
          <w:rPr>
            <w:rStyle w:val="FootnoteReference"/>
          </w:rPr>
          <w:footnoteReference w:id="41"/>
        </w:r>
        <w:r w:rsidRPr="007A2142">
          <w:t xml:space="preserve"> Perhaps </w:t>
        </w:r>
        <w:r>
          <w:t xml:space="preserve">the </w:t>
        </w:r>
      </w:ins>
      <w:ins w:id="2567" w:author="Elizabeth" w:date="2022-04-16T18:52:00Z">
        <w:r w:rsidR="00476EA2">
          <w:t>intuitiveness</w:t>
        </w:r>
      </w:ins>
      <w:ins w:id="2568" w:author="Elizabeth Ann Storm" w:date="2021-12-13T20:06:00Z">
        <w:del w:id="2569" w:author="Elizabeth" w:date="2022-04-16T18:52:00Z">
          <w:r w:rsidRPr="007A2142" w:rsidDel="00476EA2">
            <w:delText>nonsensical-ness</w:delText>
          </w:r>
        </w:del>
        <w:r>
          <w:t xml:space="preserve"> of Pollock’s drip paintings, the</w:t>
        </w:r>
        <w:r w:rsidRPr="007A2142">
          <w:t xml:space="preserve"> incompleteness</w:t>
        </w:r>
        <w:r>
          <w:t xml:space="preserve"> of Frankenthaler’s and Krasner’s</w:t>
        </w:r>
        <w:r w:rsidRPr="007A2142">
          <w:t xml:space="preserve">, </w:t>
        </w:r>
        <w:r>
          <w:t>the</w:t>
        </w:r>
        <w:r w:rsidRPr="007A2142">
          <w:t xml:space="preserve"> limited scope</w:t>
        </w:r>
        <w:r>
          <w:t xml:space="preserve"> of Rauschenberg</w:t>
        </w:r>
        <w:r w:rsidRPr="007A2142">
          <w:t>, and closed frames of reference</w:t>
        </w:r>
        <w:r>
          <w:t xml:space="preserve"> of Smithson</w:t>
        </w:r>
      </w:ins>
      <w:ins w:id="2570" w:author="Elizabeth" w:date="2022-04-16T18:48:00Z">
        <w:r w:rsidR="00476EA2">
          <w:t xml:space="preserve"> </w:t>
        </w:r>
      </w:ins>
      <w:ins w:id="2571" w:author="Elizabeth Ann Storm" w:date="2021-12-13T20:06:00Z">
        <w:del w:id="2572" w:author="Elizabeth" w:date="2022-04-16T18:48:00Z">
          <w:r w:rsidDel="00476EA2">
            <w:delText xml:space="preserve"> (maybe change reference)</w:delText>
          </w:r>
          <w:r w:rsidRPr="007A2142" w:rsidDel="00476EA2">
            <w:delText xml:space="preserve"> </w:delText>
          </w:r>
        </w:del>
        <w:r w:rsidRPr="007A2142">
          <w:t>are part of its message.</w:t>
        </w:r>
        <w:r>
          <w:t xml:space="preserve"> </w:t>
        </w:r>
      </w:ins>
      <w:ins w:id="2573" w:author="Elizabeth" w:date="2022-04-16T18:49:00Z">
        <w:r w:rsidR="00476EA2">
          <w:t>(</w:t>
        </w:r>
      </w:ins>
    </w:p>
    <w:p w14:paraId="7EEAEF56" w14:textId="79315DAD" w:rsidR="00F52531" w:rsidRDefault="007771E0" w:rsidP="00F52531">
      <w:pPr>
        <w:rPr>
          <w:ins w:id="2574" w:author="Elizabeth Ann Storm" w:date="2021-12-13T20:23:00Z"/>
        </w:rPr>
      </w:pPr>
      <w:ins w:id="2575" w:author="Elizabeth Ann Storm" w:date="2021-12-13T20:10:00Z">
        <w:r>
          <w:t xml:space="preserve">“Our ‘technoscientific </w:t>
        </w:r>
        <w:proofErr w:type="spellStart"/>
        <w:r>
          <w:t>naturecultures</w:t>
        </w:r>
        <w:proofErr w:type="spellEnd"/>
        <w:r>
          <w:t xml:space="preserve">”, </w:t>
        </w:r>
      </w:ins>
      <w:ins w:id="2576" w:author="Elizabeth Ann Storm" w:date="2021-12-13T20:06:00Z">
        <w:r w:rsidR="00F52531" w:rsidRPr="007A2142">
          <w:t>Jones quotes Donna Haraway’s name for the new sensorium</w:t>
        </w:r>
      </w:ins>
      <w:ins w:id="2577" w:author="Elizabeth Ann Storm" w:date="2021-12-13T20:11:00Z">
        <w:r>
          <w:t xml:space="preserve">. </w:t>
        </w:r>
      </w:ins>
      <w:ins w:id="2578" w:author="Elizabeth Ann Storm" w:date="2021-12-13T20:06:00Z">
        <w:r w:rsidR="00F52531" w:rsidRPr="007A2142">
          <w:t xml:space="preserve">I find </w:t>
        </w:r>
      </w:ins>
      <w:ins w:id="2579" w:author="Elizabeth Ann Storm" w:date="2021-12-13T20:11:00Z">
        <w:r>
          <w:t xml:space="preserve">it </w:t>
        </w:r>
      </w:ins>
      <w:ins w:id="2580" w:author="Elizabeth Ann Storm" w:date="2021-12-13T20:06:00Z">
        <w:r w:rsidR="00F52531" w:rsidRPr="007A2142">
          <w:t>to be especially in alignment with my impression of art and visual culture today.</w:t>
        </w:r>
        <w:r w:rsidR="00F52531">
          <w:rPr>
            <w:rStyle w:val="FootnoteReference"/>
          </w:rPr>
          <w:footnoteReference w:id="42"/>
        </w:r>
        <w:r w:rsidR="00F52531" w:rsidRPr="007A2142">
          <w: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how.</w:t>
        </w:r>
      </w:ins>
    </w:p>
    <w:p w14:paraId="75E3BED0" w14:textId="6DC8E22B" w:rsidR="0026639C" w:rsidRDefault="0026639C" w:rsidP="00F52531">
      <w:pPr>
        <w:rPr>
          <w:ins w:id="2583" w:author="Elizabeth Ann Storm" w:date="2021-12-13T20:47:00Z"/>
        </w:rPr>
      </w:pPr>
      <w:ins w:id="2584" w:author="Elizabeth Ann Storm" w:date="2021-12-13T20:23:00Z">
        <w:r>
          <w:t>(</w:t>
        </w:r>
        <w:proofErr w:type="spellStart"/>
        <w:r>
          <w:t>DoCA</w:t>
        </w:r>
        <w:proofErr w:type="spellEnd"/>
        <w:r>
          <w:t xml:space="preserve"> Networks examples)</w:t>
        </w:r>
      </w:ins>
    </w:p>
    <w:p w14:paraId="59BEE5E3" w14:textId="77777777" w:rsidR="00E02914" w:rsidRDefault="00E02914" w:rsidP="00E02914">
      <w:pPr>
        <w:pStyle w:val="EndNoteBibliography"/>
        <w:spacing w:line="480" w:lineRule="auto"/>
        <w:rPr>
          <w:ins w:id="2585" w:author="Elizabeth Ann Storm" w:date="2021-12-13T20:47:00Z"/>
        </w:rPr>
      </w:pPr>
    </w:p>
    <w:p w14:paraId="6A618553" w14:textId="12F1F701" w:rsidR="00300149" w:rsidRDefault="00E02914" w:rsidP="00E02914">
      <w:pPr>
        <w:pStyle w:val="EndNoteBibliography"/>
        <w:spacing w:line="480" w:lineRule="auto"/>
        <w:rPr>
          <w:ins w:id="2586" w:author="Elizabeth" w:date="2022-04-13T16:26:00Z"/>
        </w:rPr>
      </w:pPr>
      <w:ins w:id="2587" w:author="Elizabeth Ann Storm" w:date="2021-12-13T20:47:00Z">
        <w:r w:rsidRPr="007A2142">
          <w:t>This communication age, this digital age has contributed significantly to what I notice</w:t>
        </w:r>
        <w:r>
          <w:t xml:space="preserve"> when I observe reality</w:t>
        </w:r>
        <w:r w:rsidRPr="007A2142">
          <w:t xml:space="preserve">. I’ve found my interest in chaotic </w:t>
        </w:r>
        <w:r>
          <w:t xml:space="preserve">and fractal </w:t>
        </w:r>
        <w:r w:rsidRPr="007A2142">
          <w:t xml:space="preserve">patterns, waveforms in superposition, fracture mechanics, and centrifugal, centripetal, and spiral motion fits into the aesthetic and scientific zeitgeist of the </w:t>
        </w:r>
        <w:del w:id="2588" w:author="Elizabeth" w:date="2022-04-13T16:26:00Z">
          <w:r w:rsidRPr="007A2142" w:rsidDel="00300149">
            <w:delText>late 20th, early 21st century</w:delText>
          </w:r>
        </w:del>
      </w:ins>
      <w:ins w:id="2589" w:author="Elizabeth" w:date="2022-04-13T16:26:00Z">
        <w:r w:rsidR="00300149">
          <w:t>turn of the 21</w:t>
        </w:r>
        <w:r w:rsidR="00300149" w:rsidRPr="00300149">
          <w:rPr>
            <w:vertAlign w:val="superscript"/>
            <w:rPrChange w:id="2590" w:author="Elizabeth" w:date="2022-04-13T16:26:00Z">
              <w:rPr/>
            </w:rPrChange>
          </w:rPr>
          <w:t>st</w:t>
        </w:r>
        <w:r w:rsidR="00300149">
          <w:t xml:space="preserve"> century</w:t>
        </w:r>
      </w:ins>
      <w:ins w:id="2591" w:author="Elizabeth Ann Storm" w:date="2021-12-13T20:47:00Z">
        <w:r w:rsidRPr="007A2142">
          <w:t xml:space="preserve"> (after learning their names, of course). </w:t>
        </w:r>
      </w:ins>
      <w:ins w:id="2592" w:author="Elizabeth" w:date="2022-04-13T16:26:00Z">
        <w:r w:rsidR="00300149">
          <w:t>(add context – how to describe the aesthetic and scientific zeitgeist of the turn of the century)</w:t>
        </w:r>
      </w:ins>
      <w:ins w:id="2593" w:author="Elizabeth" w:date="2022-04-13T16:27:00Z">
        <w:r w:rsidR="00300149">
          <w:t xml:space="preserve"> (add three examples of artists who match that aesthetic and a few sentences of critical analysis – maybe a quote – use DoCA series</w:t>
        </w:r>
      </w:ins>
      <w:ins w:id="2594" w:author="Elizabeth" w:date="2022-04-13T16:28:00Z">
        <w:r w:rsidR="00300149">
          <w:t xml:space="preserve"> – find science connections in art literature</w:t>
        </w:r>
      </w:ins>
      <w:ins w:id="2595" w:author="Elizabeth" w:date="2022-04-13T16:27:00Z">
        <w:r w:rsidR="00300149">
          <w:t xml:space="preserve">) </w:t>
        </w:r>
      </w:ins>
    </w:p>
    <w:p w14:paraId="53DE9CA8" w14:textId="3CA6513E" w:rsidR="00E02914" w:rsidRDefault="00E02914" w:rsidP="00E02914">
      <w:pPr>
        <w:pStyle w:val="EndNoteBibliography"/>
        <w:spacing w:line="480" w:lineRule="auto"/>
        <w:rPr>
          <w:ins w:id="2596" w:author="Elizabeth Ann Storm" w:date="2021-12-13T20:47:00Z"/>
        </w:rPr>
      </w:pPr>
      <w:ins w:id="2597" w:author="Elizabeth Ann Storm" w:date="2021-12-13T20:47:00Z">
        <w:r w:rsidRPr="007A2142">
          <w:lastRenderedPageBreak/>
          <w:t xml:space="preserve">This era has seen the dissolution of the Age of Reason as a guiding force. The emergence of a complexity of networks, systems, and chaos theory in its place have had a deeper impact on my experience of reality than the inherited past. (some </w:t>
        </w:r>
        <w:del w:id="2598" w:author="Elizabeth" w:date="2022-04-14T15:43:00Z">
          <w:r w:rsidRPr="007A2142" w:rsidDel="0026413F">
            <w:delText>quote</w:delText>
          </w:r>
        </w:del>
      </w:ins>
      <w:ins w:id="2599" w:author="Elizabeth" w:date="2022-04-14T15:43:00Z">
        <w:r w:rsidR="0026413F">
          <w:t>artist ref.</w:t>
        </w:r>
      </w:ins>
      <w:ins w:id="2600" w:author="Elizabeth Ann Storm" w:date="2021-12-13T20:47:00Z">
        <w:r w:rsidRPr="007A2142">
          <w:t xml:space="preserve"> from intro to Systems or Networks…)</w:t>
        </w:r>
        <w:r>
          <w:rPr>
            <w:rStyle w:val="FootnoteReference"/>
          </w:rPr>
          <w:footnoteReference w:id="43"/>
        </w:r>
      </w:ins>
    </w:p>
    <w:p w14:paraId="1E2CB199" w14:textId="49A6E89A" w:rsidR="00E02914" w:rsidRDefault="00E02914" w:rsidP="00E02914">
      <w:pPr>
        <w:rPr>
          <w:ins w:id="2605" w:author="Elizabeth Ann Storm" w:date="2021-12-13T20:47:00Z"/>
        </w:rPr>
      </w:pPr>
      <w:ins w:id="2606" w:author="Elizabeth Ann Storm" w:date="2021-12-13T20:47:00Z">
        <w:r w:rsidRPr="007A2142">
          <w:t xml:space="preserve">Now I tend to notice patterns. Specifically, patterns of dynamic forces like branching in plants or in cracks in concrete, spiral growth of pinecones, of human hands, waveforms in everything from </w:t>
        </w:r>
      </w:ins>
      <w:ins w:id="2607" w:author="Elizabeth" w:date="2022-04-13T16:29:00Z">
        <w:r w:rsidR="00300149">
          <w:t xml:space="preserve">doppler effect to </w:t>
        </w:r>
      </w:ins>
      <w:ins w:id="2608" w:author="Elizabeth Ann Storm" w:date="2021-12-13T20:47:00Z">
        <w:r w:rsidRPr="007A2142">
          <w:t>radio to creek beds, and folding or buckling across man-made and organic material worlds.</w:t>
        </w:r>
        <w:r>
          <w:rPr>
            <w:rStyle w:val="FootnoteReference"/>
          </w:rPr>
          <w:footnoteReference w:id="44"/>
        </w:r>
        <w:r w:rsidRPr="007A2142">
          <w:t xml:space="preserve"> The more I seek the experience of patterns, the more I find them. What is that about? What is it drawing my attention? </w:t>
        </w:r>
      </w:ins>
      <w:ins w:id="2613" w:author="Elizabeth" w:date="2022-04-14T15:45:00Z">
        <w:r w:rsidR="00317120">
          <w:t xml:space="preserve">Tuning my attention this way </w:t>
        </w:r>
      </w:ins>
      <w:ins w:id="2614" w:author="Elizabeth" w:date="2022-04-14T15:46:00Z">
        <w:r w:rsidR="00317120">
          <w:t xml:space="preserve">has become a part of my process. </w:t>
        </w:r>
      </w:ins>
      <w:ins w:id="2615" w:author="Elizabeth Ann Storm" w:date="2021-12-13T20:47:00Z">
        <w:r>
          <w:t>[Donna Haraway “crystals, fabrics, and fields…”]</w:t>
        </w:r>
      </w:ins>
    </w:p>
    <w:p w14:paraId="4E9974D2" w14:textId="53900EBD" w:rsidR="00E02914" w:rsidRDefault="00E02914" w:rsidP="00F52531">
      <w:pPr>
        <w:rPr>
          <w:ins w:id="2616" w:author="Elizabeth Ann Storm" w:date="2021-12-13T20:47:00Z"/>
        </w:rPr>
      </w:pPr>
    </w:p>
    <w:p w14:paraId="58924558" w14:textId="77777777" w:rsidR="00E02914" w:rsidRPr="00950431" w:rsidRDefault="00E02914">
      <w:pPr>
        <w:pStyle w:val="NoSpacing"/>
        <w:spacing w:line="480" w:lineRule="auto"/>
        <w:rPr>
          <w:ins w:id="2617" w:author="Elizabeth Ann Storm" w:date="2021-12-13T20:06:00Z"/>
        </w:rPr>
        <w:pPrChange w:id="2618" w:author="Elizabeth Ann Storm" w:date="2021-12-13T20:47:00Z">
          <w:pPr/>
        </w:pPrChange>
      </w:pPr>
    </w:p>
    <w:p w14:paraId="6BD3E03E" w14:textId="157DE7DB" w:rsidR="0013237E" w:rsidRDefault="0013237E">
      <w:pPr>
        <w:pStyle w:val="Revision"/>
        <w:rPr>
          <w:ins w:id="2619" w:author="Elizabeth Ann Storm" w:date="2021-12-13T19:58:00Z"/>
        </w:rPr>
        <w:pPrChange w:id="2620" w:author="Elizabeth Ann Storm" w:date="2021-12-13T20:06:00Z">
          <w:pPr>
            <w:spacing w:line="240" w:lineRule="auto"/>
            <w:ind w:firstLine="0"/>
          </w:pPr>
        </w:pPrChange>
      </w:pPr>
      <w:ins w:id="2621" w:author="Elizabeth Ann Storm" w:date="2021-12-13T19:58:00Z">
        <w:r>
          <w:br w:type="page"/>
        </w:r>
      </w:ins>
    </w:p>
    <w:p w14:paraId="236E7340" w14:textId="3C6ECCC6" w:rsidR="00BE2642" w:rsidRDefault="00D81CD3" w:rsidP="0013237E">
      <w:pPr>
        <w:pStyle w:val="Heading1"/>
        <w:numPr>
          <w:ilvl w:val="0"/>
          <w:numId w:val="2"/>
        </w:numPr>
        <w:rPr>
          <w:ins w:id="2622" w:author="Elizabeth Ann Storm" w:date="2021-12-13T20:29:00Z"/>
        </w:rPr>
      </w:pPr>
      <w:bookmarkStart w:id="2623" w:name="_Toc100588242"/>
      <w:ins w:id="2624" w:author="Elizabeth Ann Storm" w:date="2021-12-13T20:02:00Z">
        <w:r>
          <w:lastRenderedPageBreak/>
          <w:t>my journey from old to new in studio</w:t>
        </w:r>
      </w:ins>
      <w:bookmarkEnd w:id="2623"/>
    </w:p>
    <w:p w14:paraId="71B4ACD1" w14:textId="529D45CC" w:rsidR="002425EC" w:rsidRDefault="003A09AC" w:rsidP="002425EC">
      <w:pPr>
        <w:pStyle w:val="Heading2"/>
        <w:rPr>
          <w:ins w:id="2625" w:author="Elizabeth Ann Storm" w:date="2021-12-10T20:07:00Z"/>
          <w:rFonts w:eastAsiaTheme="minorHAnsi"/>
        </w:rPr>
      </w:pPr>
      <w:bookmarkStart w:id="2626" w:name="_Toc100588243"/>
      <w:ins w:id="2627" w:author="Elizabeth Ann Storm" w:date="2021-12-13T20:31:00Z">
        <w:r>
          <w:rPr>
            <w:rFonts w:eastAsiaTheme="minorHAnsi"/>
          </w:rPr>
          <w:t xml:space="preserve">Subsection 1 – </w:t>
        </w:r>
      </w:ins>
      <w:ins w:id="2628" w:author="Elizabeth Ann Storm" w:date="2021-12-13T20:32:00Z">
        <w:r>
          <w:rPr>
            <w:rFonts w:eastAsiaTheme="minorHAnsi"/>
          </w:rPr>
          <w:t>expressionist and postmodern</w:t>
        </w:r>
        <w:r w:rsidR="00533B53">
          <w:rPr>
            <w:rFonts w:eastAsiaTheme="minorHAnsi"/>
          </w:rPr>
          <w:t xml:space="preserve"> techniques</w:t>
        </w:r>
      </w:ins>
      <w:bookmarkEnd w:id="2626"/>
    </w:p>
    <w:p w14:paraId="05ABAF63" w14:textId="77777777" w:rsidR="00F52531" w:rsidRDefault="00F52531" w:rsidP="00F52531">
      <w:pPr>
        <w:pStyle w:val="EndNoteBibliography"/>
        <w:spacing w:line="480" w:lineRule="auto"/>
        <w:rPr>
          <w:ins w:id="2629" w:author="Elizabeth Ann Storm" w:date="2021-12-13T20:05:00Z"/>
          <w:noProof w:val="0"/>
        </w:rPr>
      </w:pPr>
      <w:ins w:id="2630" w:author="Elizabeth Ann Storm" w:date="2021-12-13T20:05:00Z">
        <w:r w:rsidRPr="007A2142">
          <w:rPr>
            <w:noProof w:val="0"/>
          </w:rPr>
          <w:t xml:space="preserve">Experience, the subjectivity of perception, new models of reality, the upheaval of these notions has 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t>
        </w:r>
      </w:ins>
    </w:p>
    <w:p w14:paraId="6B47AF5E" w14:textId="14113690" w:rsidR="00533B53" w:rsidDel="00DC4DEF" w:rsidRDefault="00F52531" w:rsidP="00DC4DEF">
      <w:pPr>
        <w:pStyle w:val="EndNoteBibliography"/>
        <w:spacing w:line="480" w:lineRule="auto"/>
        <w:rPr>
          <w:del w:id="2631" w:author="Elizabeth" w:date="2022-04-13T16:49:00Z"/>
          <w:noProof w:val="0"/>
        </w:rPr>
      </w:pPr>
      <w:ins w:id="2632" w:author="Elizabeth Ann Storm" w:date="2021-12-13T20:05:00Z">
        <w:r w:rsidRPr="007A2142">
          <w:rPr>
            <w:noProof w:val="0"/>
          </w:rPr>
          <w:t xml:space="preserve">Part of this redefinition of the materials of my medium, of drawing and painting, and of the “artist’s studio”, has been a reconnection with my </w:t>
        </w:r>
      </w:ins>
      <w:ins w:id="2633" w:author="Elizabeth" w:date="2022-04-13T16:30:00Z">
        <w:r w:rsidR="00910345">
          <w:rPr>
            <w:noProof w:val="0"/>
          </w:rPr>
          <w:t xml:space="preserve">kinesthetic, </w:t>
        </w:r>
      </w:ins>
      <w:ins w:id="2634" w:author="Elizabeth Ann Storm" w:date="2021-12-13T20:05:00Z">
        <w:r w:rsidRPr="007A2142">
          <w:rPr>
            <w:noProof w:val="0"/>
          </w:rPr>
          <w:t>bodily experience in the act of creation.</w:t>
        </w:r>
        <w:r>
          <w:rPr>
            <w:noProof w:val="0"/>
          </w:rPr>
          <w:t xml:space="preserve"> </w:t>
        </w:r>
        <w:r w:rsidRPr="007A2142">
          <w:rPr>
            <w:noProof w:val="0"/>
          </w:rPr>
          <w:t>What drew me early on to recalibrate my approach to materials was that I wanted to be immersed in them. Most oil and acrylic paints are just antithetical to this very notion, requiring plastic barriers and distancing tools to properly use</w:t>
        </w:r>
      </w:ins>
      <w:ins w:id="2635" w:author="Elizabeth" w:date="2022-04-13T16:30:00Z">
        <w:r w:rsidR="00910345">
          <w:rPr>
            <w:noProof w:val="0"/>
          </w:rPr>
          <w:t>, rightfully so</w:t>
        </w:r>
      </w:ins>
      <w:ins w:id="2636" w:author="Elizabeth Ann Storm" w:date="2021-12-13T20:05:00Z">
        <w:r w:rsidRPr="007A2142">
          <w:rPr>
            <w:noProof w:val="0"/>
          </w:rPr>
          <w:t xml:space="preserve">. </w:t>
        </w:r>
        <w:del w:id="2637" w:author="Elizabeth" w:date="2022-04-13T16:30:00Z">
          <w:r w:rsidRPr="007A2142" w:rsidDel="00910345">
            <w:rPr>
              <w:noProof w:val="0"/>
            </w:rPr>
            <w:delText xml:space="preserve">The whole idea turned me off, and so </w:delText>
          </w:r>
        </w:del>
        <w:r w:rsidRPr="007A2142">
          <w:rPr>
            <w:noProof w:val="0"/>
          </w:rPr>
          <w:t>I learned to love charcoal and ink and paper.</w:t>
        </w:r>
      </w:ins>
    </w:p>
    <w:p w14:paraId="7366E616" w14:textId="77777777" w:rsidR="00DC4DEF" w:rsidRDefault="00DC4DEF" w:rsidP="00F52531">
      <w:pPr>
        <w:pStyle w:val="EndNoteBibliography"/>
        <w:spacing w:line="480" w:lineRule="auto"/>
        <w:rPr>
          <w:ins w:id="2638" w:author="Elizabeth" w:date="2022-04-13T16:49:00Z"/>
          <w:noProof w:val="0"/>
        </w:rPr>
      </w:pPr>
    </w:p>
    <w:p w14:paraId="509BFF67" w14:textId="1526FEFF" w:rsidR="00F52531" w:rsidRPr="007A2142" w:rsidRDefault="00F52531">
      <w:pPr>
        <w:pStyle w:val="EndNoteBibliography"/>
        <w:spacing w:line="480" w:lineRule="auto"/>
        <w:rPr>
          <w:ins w:id="2639" w:author="Elizabeth Ann Storm" w:date="2021-12-13T20:05:00Z"/>
        </w:rPr>
        <w:pPrChange w:id="2640" w:author="Elizabeth" w:date="2022-04-13T16:49:00Z">
          <w:pPr/>
        </w:pPrChange>
      </w:pPr>
      <w:ins w:id="2641" w:author="Elizabeth Ann Storm" w:date="2021-12-13T20:05:00Z">
        <w:r w:rsidRPr="007A2142">
          <w:rPr>
            <w:noProof w:val="0"/>
          </w:rPr>
          <w:t xml:space="preserve">I’ve found the character of </w:t>
        </w:r>
        <w:del w:id="2642" w:author="Elizabeth" w:date="2022-04-13T16:31:00Z">
          <w:r w:rsidRPr="007A2142" w:rsidDel="00910345">
            <w:rPr>
              <w:noProof w:val="0"/>
            </w:rPr>
            <w:delText>these</w:delText>
          </w:r>
        </w:del>
      </w:ins>
      <w:ins w:id="2643" w:author="Elizabeth" w:date="2022-04-13T16:31:00Z">
        <w:r w:rsidR="00910345">
          <w:rPr>
            <w:noProof w:val="0"/>
          </w:rPr>
          <w:t xml:space="preserve">what I refer to as </w:t>
        </w:r>
      </w:ins>
      <w:ins w:id="2644" w:author="Elizabeth" w:date="2022-04-13T16:44:00Z">
        <w:r w:rsidR="00061134">
          <w:rPr>
            <w:noProof w:val="0"/>
          </w:rPr>
          <w:t>elemental</w:t>
        </w:r>
      </w:ins>
      <w:ins w:id="2645" w:author="Elizabeth Ann Storm" w:date="2021-12-13T20:05:00Z">
        <w:r w:rsidRPr="007A2142">
          <w:rPr>
            <w:noProof w:val="0"/>
          </w:rPr>
          <w:t xml:space="preserve"> materials to mirror an ephemerality of experience that they are most adept at capturing.</w:t>
        </w:r>
        <w:r w:rsidRPr="001E599F">
          <w:rPr>
            <w:noProof w:val="0"/>
          </w:rPr>
          <w:t xml:space="preserve"> </w:t>
        </w:r>
        <w:r w:rsidRPr="007A2142">
          <w:t xml:space="preserve">They also recall, not only the </w:t>
        </w:r>
      </w:ins>
      <w:ins w:id="2646" w:author="Elizabeth" w:date="2022-04-13T16:31:00Z">
        <w:r w:rsidR="00910345">
          <w:t>W</w:t>
        </w:r>
      </w:ins>
      <w:ins w:id="2647" w:author="Elizabeth Ann Storm" w:date="2021-12-13T20:05:00Z">
        <w:del w:id="2648" w:author="Elizabeth" w:date="2022-04-13T16:31:00Z">
          <w:r w:rsidRPr="007A2142" w:rsidDel="00910345">
            <w:delText>w</w:delText>
          </w:r>
        </w:del>
        <w:r w:rsidRPr="007A2142">
          <w:t>estern art history of sketches and designs</w:t>
        </w:r>
      </w:ins>
      <w:ins w:id="2649" w:author="Elizabeth" w:date="2022-04-13T16:31:00Z">
        <w:r w:rsidR="00910345">
          <w:t xml:space="preserve"> (</w:t>
        </w:r>
        <w:r w:rsidR="00910345">
          <w:rPr>
            <w:i/>
            <w:iCs/>
          </w:rPr>
          <w:t>disengo</w:t>
        </w:r>
        <w:r w:rsidR="00910345">
          <w:t>)</w:t>
        </w:r>
      </w:ins>
      <w:ins w:id="2650" w:author="Elizabeth Ann Storm" w:date="2021-12-13T20:05:00Z">
        <w:r w:rsidRPr="007A2142">
          <w:t xml:space="preserve"> in graphite or charcoal or crayon or ink on paper, vellum, or papyrus and their ephemerality, but the simultaneous permanence</w:t>
        </w:r>
      </w:ins>
      <w:ins w:id="2651" w:author="Elizabeth" w:date="2022-04-13T16:32:00Z">
        <w:r w:rsidR="00910345">
          <w:t xml:space="preserve"> and weight</w:t>
        </w:r>
      </w:ins>
      <w:ins w:id="2652" w:author="Elizabeth Ann Storm" w:date="2021-12-13T20:05:00Z">
        <w:r w:rsidRPr="007A2142">
          <w:t xml:space="preserve"> associated with marks on prepared surfaces. </w:t>
        </w:r>
      </w:ins>
    </w:p>
    <w:p w14:paraId="3E69EE29" w14:textId="77777777" w:rsidR="007C03C1" w:rsidRDefault="00F52531" w:rsidP="00801156">
      <w:pPr>
        <w:rPr>
          <w:ins w:id="2653" w:author="Elizabeth" w:date="2022-04-13T16:50:00Z"/>
        </w:rPr>
      </w:pPr>
      <w:ins w:id="2654" w:author="Elizabeth Ann Storm" w:date="2021-12-13T20:05:00Z">
        <w:del w:id="2655" w:author="Elizabeth" w:date="2022-04-13T16:33:00Z">
          <w:r w:rsidRPr="007A2142" w:rsidDel="00910345">
            <w:delText xml:space="preserve">These </w:delText>
          </w:r>
        </w:del>
      </w:ins>
      <w:ins w:id="2656" w:author="Elizabeth" w:date="2022-04-13T16:33:00Z">
        <w:r w:rsidR="00910345">
          <w:t xml:space="preserve">The simple </w:t>
        </w:r>
      </w:ins>
      <w:ins w:id="2657" w:author="Elizabeth" w:date="2022-04-13T16:34:00Z">
        <w:r w:rsidR="00910345">
          <w:t>ma</w:t>
        </w:r>
      </w:ins>
      <w:ins w:id="2658" w:author="Elizabeth Ann Storm" w:date="2021-12-13T20:05:00Z">
        <w:del w:id="2659" w:author="Elizabeth" w:date="2022-04-13T16:33:00Z">
          <w:r w:rsidRPr="007A2142" w:rsidDel="00910345">
            <w:delText>ma</w:delText>
          </w:r>
        </w:del>
        <w:r w:rsidRPr="007A2142">
          <w:t>rked surface</w:t>
        </w:r>
        <w:del w:id="2660" w:author="Elizabeth" w:date="2022-04-13T16:34:00Z">
          <w:r w:rsidRPr="007A2142" w:rsidDel="00910345">
            <w:delText>s</w:delText>
          </w:r>
        </w:del>
        <w:r w:rsidRPr="007A2142">
          <w:t>, from the earliest known clay tablet, meant to be recycled, to the ubiquitous sketchbook page, constitute an essential aspect of material history</w:t>
        </w:r>
      </w:ins>
      <w:ins w:id="2661" w:author="Elizabeth" w:date="2022-04-13T16:34:00Z">
        <w:r w:rsidR="00910345">
          <w:t>. As artifacts, they re</w:t>
        </w:r>
      </w:ins>
      <w:ins w:id="2662" w:author="Elizabeth Ann Storm" w:date="2021-12-13T20:05:00Z">
        <w:del w:id="2663" w:author="Elizabeth" w:date="2022-04-13T16:34:00Z">
          <w:r w:rsidRPr="007A2142" w:rsidDel="00910345">
            <w:delText>, re</w:delText>
          </w:r>
        </w:del>
        <w:r w:rsidRPr="007A2142">
          <w:t>cord</w:t>
        </w:r>
      </w:ins>
      <w:ins w:id="2664" w:author="Elizabeth" w:date="2022-04-13T16:34:00Z">
        <w:r w:rsidR="00910345">
          <w:t>ed</w:t>
        </w:r>
      </w:ins>
      <w:ins w:id="2665" w:author="Elizabeth Ann Storm" w:date="2021-12-13T20:05:00Z">
        <w:del w:id="2666" w:author="Elizabeth" w:date="2022-04-13T16:34:00Z">
          <w:r w:rsidRPr="007A2142" w:rsidDel="00910345">
            <w:delText>ing</w:delText>
          </w:r>
        </w:del>
        <w:r w:rsidRPr="007A2142">
          <w:t xml:space="preserve"> characteristics of and evolutions in thought both visually and in writing, which </w:t>
        </w:r>
        <w:r w:rsidRPr="007A2142">
          <w:lastRenderedPageBreak/>
          <w:t xml:space="preserve">initially evolved hand in hand. </w:t>
        </w:r>
      </w:ins>
      <w:ins w:id="2667" w:author="Elizabeth" w:date="2022-04-13T16:36:00Z">
        <w:r w:rsidR="00801156">
          <w:t>(illustration – evolution of writing</w:t>
        </w:r>
      </w:ins>
      <w:ins w:id="2668" w:author="Elizabeth" w:date="2022-04-13T16:50:00Z">
        <w:r w:rsidR="00DC4DEF">
          <w:t xml:space="preserve"> – from NOVA?</w:t>
        </w:r>
      </w:ins>
      <w:ins w:id="2669" w:author="Elizabeth" w:date="2022-04-13T16:36:00Z">
        <w:r w:rsidR="00801156">
          <w:t>)</w:t>
        </w:r>
      </w:ins>
      <w:ins w:id="2670" w:author="Elizabeth" w:date="2022-04-13T16:37:00Z">
        <w:r w:rsidR="00801156">
          <w:t xml:space="preserve"> </w:t>
        </w:r>
      </w:ins>
      <w:ins w:id="2671" w:author="Elizabeth" w:date="2022-04-13T16:35:00Z">
        <w:r w:rsidR="00801156">
          <w:t xml:space="preserve">As objects, </w:t>
        </w:r>
      </w:ins>
      <w:ins w:id="2672" w:author="Elizabeth" w:date="2022-04-13T16:37:00Z">
        <w:r w:rsidR="00801156">
          <w:t xml:space="preserve">they record an </w:t>
        </w:r>
      </w:ins>
      <w:ins w:id="2673" w:author="Elizabeth" w:date="2022-04-13T16:35:00Z">
        <w:r w:rsidR="00801156">
          <w:t>account of an event or a</w:t>
        </w:r>
      </w:ins>
      <w:ins w:id="2674" w:author="Elizabeth" w:date="2022-04-13T16:36:00Z">
        <w:r w:rsidR="00801156">
          <w:t xml:space="preserve"> record of an inventory</w:t>
        </w:r>
      </w:ins>
      <w:ins w:id="2675" w:author="Elizabeth" w:date="2022-04-13T16:35:00Z">
        <w:r w:rsidR="00801156">
          <w:t xml:space="preserve">. </w:t>
        </w:r>
      </w:ins>
      <w:ins w:id="2676" w:author="Elizabeth Ann Storm" w:date="2021-12-13T20:05:00Z">
        <w:r w:rsidRPr="007A2142">
          <w:t>I find the ephemerality and transience of these early thought forms to be so poetic. It speaks to the impulse to get something, to get a thought, an impression, a feeling, to mark it down outside your head just to check yourself, to reflect on that experience you must have just had.</w:t>
        </w:r>
        <w:r>
          <w:t xml:space="preserve"> (I swear I saw this quote)</w:t>
        </w:r>
        <w:r w:rsidRPr="007A2142">
          <w:t xml:space="preserve"> </w:t>
        </w:r>
      </w:ins>
    </w:p>
    <w:p w14:paraId="0BA1E957" w14:textId="399258EA" w:rsidR="00F52531" w:rsidRDefault="00F52531">
      <w:pPr>
        <w:rPr>
          <w:ins w:id="2677" w:author="Elizabeth Ann Storm" w:date="2021-12-13T20:05:00Z"/>
        </w:rPr>
      </w:pPr>
      <w:ins w:id="2678" w:author="Elizabeth Ann Storm" w:date="2021-12-13T20:05:00Z">
        <w:r w:rsidRPr="007A2142">
          <w:t>The point of reflection, the means of recording, carries the character of the medium, and the form of transcription inevitably influences the remembering, but these things ar</w:t>
        </w:r>
        <w:r>
          <w:t xml:space="preserve">e only </w:t>
        </w:r>
        <w:r w:rsidRPr="007A2142">
          <w:t xml:space="preserve">revealed with time. </w:t>
        </w:r>
      </w:ins>
      <w:ins w:id="2679" w:author="Elizabeth" w:date="2022-04-13T16:37:00Z">
        <w:r w:rsidR="00801156">
          <w:t>Imagine the dis</w:t>
        </w:r>
      </w:ins>
      <w:ins w:id="2680" w:author="Elizabeth" w:date="2022-04-13T16:38:00Z">
        <w:r w:rsidR="00801156">
          <w:t>appointment when cuneiform was finally translated and the coveted clay fragments containing that script were transcribed to reveal stock inventories.</w:t>
        </w:r>
      </w:ins>
      <w:ins w:id="2681" w:author="Elizabeth" w:date="2022-04-13T16:39:00Z">
        <w:r w:rsidR="00801156">
          <w:t xml:space="preserve"> And yet, this fact illuminates the necessity for the scri</w:t>
        </w:r>
      </w:ins>
      <w:ins w:id="2682" w:author="Elizabeth" w:date="2022-04-13T16:40:00Z">
        <w:r w:rsidR="00801156">
          <w:t xml:space="preserve">pt’s </w:t>
        </w:r>
        <w:r w:rsidR="00207988">
          <w:t xml:space="preserve">quick-natured, </w:t>
        </w:r>
      </w:ins>
      <w:ins w:id="2683" w:author="Elizabeth" w:date="2022-04-13T16:39:00Z">
        <w:r w:rsidR="00801156">
          <w:t>shortha</w:t>
        </w:r>
      </w:ins>
      <w:ins w:id="2684" w:author="Elizabeth" w:date="2022-04-13T16:40:00Z">
        <w:r w:rsidR="00801156">
          <w:t>nd,</w:t>
        </w:r>
      </w:ins>
      <w:ins w:id="2685" w:author="Elizabeth" w:date="2022-04-13T16:39:00Z">
        <w:r w:rsidR="00801156">
          <w:t xml:space="preserve"> almost</w:t>
        </w:r>
      </w:ins>
      <w:ins w:id="2686" w:author="Elizabeth" w:date="2022-04-13T16:41:00Z">
        <w:r w:rsidR="00207988">
          <w:t xml:space="preserve"> speed-writing </w:t>
        </w:r>
      </w:ins>
      <w:ins w:id="2687" w:author="Elizabeth" w:date="2022-04-13T16:40:00Z">
        <w:r w:rsidR="00207988">
          <w:t>character</w:t>
        </w:r>
      </w:ins>
      <w:ins w:id="2688" w:author="Elizabeth" w:date="2022-04-13T16:39:00Z">
        <w:r w:rsidR="00801156">
          <w:t>.</w:t>
        </w:r>
      </w:ins>
      <w:ins w:id="2689" w:author="Elizabeth" w:date="2022-04-13T16:38:00Z">
        <w:r w:rsidR="00801156">
          <w:t xml:space="preserve"> </w:t>
        </w:r>
      </w:ins>
      <w:ins w:id="2690" w:author="Elizabeth Ann Storm" w:date="2021-12-13T20:05:00Z">
        <w:r w:rsidRPr="007A2142">
          <w:t xml:space="preserve">Time will only tell what becomes of our volumes of </w:t>
        </w:r>
      </w:ins>
      <w:ins w:id="2691" w:author="Elizabeth" w:date="2022-04-13T16:41:00Z">
        <w:r w:rsidR="00207988">
          <w:t xml:space="preserve">longform </w:t>
        </w:r>
      </w:ins>
      <w:ins w:id="2692" w:author="Elizabeth Ann Storm" w:date="2021-12-13T20:05:00Z">
        <w:r w:rsidRPr="007A2142">
          <w:t>physical and digital records alike.</w:t>
        </w:r>
      </w:ins>
    </w:p>
    <w:p w14:paraId="5D8156B1" w14:textId="77777777" w:rsidR="00F52531" w:rsidRPr="007A2142" w:rsidRDefault="00F52531" w:rsidP="00F52531">
      <w:pPr>
        <w:rPr>
          <w:ins w:id="2693" w:author="Elizabeth Ann Storm" w:date="2021-12-13T20:05:00Z"/>
        </w:rPr>
      </w:pPr>
      <w:ins w:id="2694" w:author="Elizabeth Ann Storm" w:date="2021-12-13T20:05:00Z">
        <w:r w:rsidRPr="007A2142">
          <w:t>I use materials that have an elemental, ephemeral materiality, in an expanded practice centered around a traditional medium, drawing, retaining its embedded sense of transience to reflect on the intersections and contrasts this seemingly unchanging medium has with contemporary new media. My practice requires my physical integration with my materials and processes to reach a level of embodied, kinesthetic understanding, leading me to what I consider as “natural” materials.</w:t>
        </w:r>
        <w:r>
          <w:t xml:space="preserve"> Combining materials in dynamic situations and recording their outcomes in objects as well as projections or lens-based representations engages this practice with the complexities of materiality in this digital, high technology, information age. </w:t>
        </w:r>
      </w:ins>
    </w:p>
    <w:p w14:paraId="45E7A4F5" w14:textId="7B29CB0F" w:rsidR="00F52531" w:rsidRDefault="00F52531" w:rsidP="00F52531">
      <w:pPr>
        <w:ind w:firstLine="0"/>
        <w:rPr>
          <w:ins w:id="2695" w:author="Elizabeth Ann Storm" w:date="2021-12-13T20:05:00Z"/>
        </w:rPr>
      </w:pPr>
      <w:ins w:id="2696" w:author="Elizabeth Ann Storm" w:date="2021-12-13T20:05:00Z">
        <w:r>
          <w:tab/>
          <w:t xml:space="preserve">Something at the root of what I’m thinking about with materiality and the senses is the concept of embodiment, the exact opposite of digital wireless connectivity. </w:t>
        </w:r>
        <w:r w:rsidRPr="007A2142">
          <w:t xml:space="preserve">Despite being a studious thinker and problem-solver, I’m not much of a reader, and I’ve always processed </w:t>
        </w:r>
        <w:r w:rsidRPr="007A2142">
          <w:lastRenderedPageBreak/>
          <w:t xml:space="preserve">information best kinesthetically, or with body motion involved. </w:t>
        </w:r>
        <w:r>
          <w:t>The ways I was raised in a very creative community of households, despite my caregivers being blue collar workers, far-removed from the art world, taught me how to engage myself physically in my life through crafting my living space. My parents, especially, were very skilled craftspeople with building and homesteading, and I could simply observe them working to learn what they were doing.</w:t>
        </w:r>
      </w:ins>
      <w:ins w:id="2697" w:author="Elizabeth" w:date="2022-04-13T16:54:00Z">
        <w:r w:rsidR="007C03C1">
          <w:t xml:space="preserve"> </w:t>
        </w:r>
      </w:ins>
      <w:ins w:id="2698" w:author="Elizabeth" w:date="2022-04-13T16:56:00Z">
        <w:r w:rsidR="000C4CF5">
          <w:t xml:space="preserve">Coming back to my body and centering on my movements grounds me in a </w:t>
        </w:r>
      </w:ins>
      <w:ins w:id="2699" w:author="Elizabeth" w:date="2022-04-13T16:57:00Z">
        <w:r w:rsidR="000C4CF5">
          <w:t>trust of my own bodily awareness</w:t>
        </w:r>
      </w:ins>
      <w:ins w:id="2700" w:author="Elizabeth" w:date="2022-04-13T17:03:00Z">
        <w:r w:rsidR="00C7032E">
          <w:t xml:space="preserve">. </w:t>
        </w:r>
      </w:ins>
      <w:ins w:id="2701" w:author="Elizabeth" w:date="2022-04-13T17:02:00Z">
        <w:r w:rsidR="00C7032E">
          <w:t xml:space="preserve">I can use </w:t>
        </w:r>
      </w:ins>
      <w:ins w:id="2702" w:author="Elizabeth" w:date="2022-04-13T17:07:00Z">
        <w:r w:rsidR="004D43C1">
          <w:t>it t</w:t>
        </w:r>
      </w:ins>
      <w:ins w:id="2703" w:author="Elizabeth" w:date="2022-04-13T17:02:00Z">
        <w:r w:rsidR="00C7032E">
          <w:t xml:space="preserve">o engage with my materials and processes with an awareness very different from the strictly visual. </w:t>
        </w:r>
      </w:ins>
    </w:p>
    <w:p w14:paraId="3B56CC55" w14:textId="3FB25B0E" w:rsidR="002425EC" w:rsidRPr="007A2142" w:rsidRDefault="002425EC">
      <w:pPr>
        <w:pStyle w:val="EndNoteBibliography"/>
        <w:spacing w:line="480" w:lineRule="auto"/>
        <w:rPr>
          <w:ins w:id="2704" w:author="Elizabeth Ann Storm" w:date="2021-12-10T20:07:00Z"/>
        </w:rPr>
        <w:pPrChange w:id="2705" w:author="Elizabeth Ann Storm" w:date="2021-12-13T20:05:00Z">
          <w:pPr/>
        </w:pPrChange>
      </w:pPr>
      <w:ins w:id="2706" w:author="Elizabeth Ann Storm" w:date="2021-12-10T20:07:00Z">
        <w:r w:rsidRPr="007A2142">
          <w:rPr>
            <w:noProof w:val="0"/>
          </w:rPr>
          <w: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w:t>
        </w:r>
        <w:r w:rsidRPr="00061134">
          <w:rPr>
            <w:i/>
            <w:iCs/>
            <w:noProof w:val="0"/>
            <w:rPrChange w:id="2707" w:author="Elizabeth" w:date="2022-04-13T16:43:00Z">
              <w:rPr/>
            </w:rPrChange>
          </w:rPr>
          <w:t>process</w:t>
        </w:r>
        <w:r w:rsidRPr="007A2142">
          <w:rPr>
            <w:noProof w:val="0"/>
          </w:rPr>
          <w:t xml:space="preserve"> is more likely to contain both medium and material, and I’ve begun to look at my work by including this </w:t>
        </w:r>
        <w:del w:id="2708" w:author="Elizabeth" w:date="2022-04-13T16:43:00Z">
          <w:r w:rsidRPr="007A2142" w:rsidDel="00061134">
            <w:rPr>
              <w:noProof w:val="0"/>
            </w:rPr>
            <w:delText>angle</w:delText>
          </w:r>
        </w:del>
      </w:ins>
      <w:ins w:id="2709" w:author="Elizabeth" w:date="2022-04-13T16:43:00Z">
        <w:r w:rsidR="00061134">
          <w:rPr>
            <w:noProof w:val="0"/>
          </w:rPr>
          <w:t>dimension</w:t>
        </w:r>
      </w:ins>
      <w:ins w:id="2710" w:author="Elizabeth Ann Storm" w:date="2021-12-10T20:07:00Z">
        <w:r w:rsidRPr="007A2142">
          <w:rPr>
            <w:noProof w:val="0"/>
          </w:rPr>
          <w:t xml:space="preserve">. </w:t>
        </w:r>
      </w:ins>
    </w:p>
    <w:p w14:paraId="0BE99CD8" w14:textId="2400B470" w:rsidR="002425EC" w:rsidRDefault="002425EC">
      <w:pPr>
        <w:pStyle w:val="EndNoteBibliography"/>
        <w:spacing w:line="480" w:lineRule="auto"/>
        <w:rPr>
          <w:ins w:id="2711" w:author="Elizabeth Ann Storm" w:date="2021-12-13T20:16:00Z"/>
        </w:rPr>
        <w:pPrChange w:id="2712" w:author="Elizabeth Ann Storm" w:date="2021-12-13T20:16:00Z">
          <w:pPr/>
        </w:pPrChange>
      </w:pPr>
      <w:ins w:id="2713" w:author="Elizabeth Ann Storm" w:date="2021-12-10T20:07:00Z">
        <w:r w:rsidRPr="007A2142">
          <w:rPr>
            <w:noProof w:val="0"/>
          </w:rPr>
          <w:t>In the recent past, I continue to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t>
        </w:r>
      </w:ins>
    </w:p>
    <w:p w14:paraId="4A1701F5" w14:textId="23FEF1CE" w:rsidR="00F22E9A" w:rsidRDefault="00F22E9A" w:rsidP="002425EC">
      <w:pPr>
        <w:rPr>
          <w:ins w:id="2714" w:author="Elizabeth Ann Storm" w:date="2021-12-10T20:07:00Z"/>
        </w:rPr>
      </w:pPr>
      <w:ins w:id="2715" w:author="Elizabeth Ann Storm" w:date="2021-12-13T20:16:00Z">
        <w:r w:rsidRPr="007A2142">
          <w:t>I look to “nature” as an orienting principle in this vast terrain. My curiosity for the way things work can be endlessly satiated on observing the workings of natural systems.</w:t>
        </w:r>
        <w:del w:id="2716" w:author="Elizabeth" w:date="2022-04-13T17:08:00Z">
          <w:r w:rsidRPr="007A2142" w:rsidDel="004D43C1">
            <w:delText xml:space="preserve"> </w:delText>
          </w:r>
        </w:del>
        <w:r w:rsidRPr="007A2142">
          <w:t xml:space="preserve"> Nature is a traditional and steadfast subject of the artist from time immemorial. </w:t>
        </w:r>
      </w:ins>
      <w:ins w:id="2717" w:author="Elizabeth Ann Storm" w:date="2021-12-13T20:35:00Z">
        <w:r w:rsidR="00BE24A8">
          <w:t>(something light on nature</w:t>
        </w:r>
      </w:ins>
      <w:ins w:id="2718" w:author="Elizabeth" w:date="2022-04-13T17:08:00Z">
        <w:r w:rsidR="004D43C1">
          <w:t xml:space="preserve"> – from Nature </w:t>
        </w:r>
        <w:proofErr w:type="spellStart"/>
        <w:r w:rsidR="004D43C1">
          <w:t>DoCA</w:t>
        </w:r>
      </w:ins>
      <w:proofErr w:type="spellEnd"/>
      <w:ins w:id="2719" w:author="Elizabeth Ann Storm" w:date="2021-12-13T20:35:00Z">
        <w:r w:rsidR="00BE24A8">
          <w:t>)</w:t>
        </w:r>
      </w:ins>
    </w:p>
    <w:p w14:paraId="08D7ECBC" w14:textId="4E567741" w:rsidR="002425EC" w:rsidRPr="00950431" w:rsidDel="00F52531" w:rsidRDefault="002425EC">
      <w:pPr>
        <w:rPr>
          <w:del w:id="2720" w:author="Elizabeth Ann Storm" w:date="2021-12-13T20:05:00Z"/>
        </w:rPr>
      </w:pPr>
      <w:bookmarkStart w:id="2721" w:name="_Toc90374513"/>
      <w:bookmarkStart w:id="2722" w:name="_Toc90376120"/>
      <w:bookmarkStart w:id="2723" w:name="_Toc90376205"/>
      <w:bookmarkStart w:id="2724" w:name="_Toc90381272"/>
      <w:bookmarkStart w:id="2725" w:name="_Toc100588244"/>
      <w:bookmarkEnd w:id="2721"/>
      <w:bookmarkEnd w:id="2722"/>
      <w:bookmarkEnd w:id="2723"/>
      <w:bookmarkEnd w:id="2724"/>
      <w:bookmarkEnd w:id="2725"/>
    </w:p>
    <w:p w14:paraId="239B56AC" w14:textId="48E26746" w:rsidR="00950431" w:rsidRPr="00F52531" w:rsidDel="00F22E9A" w:rsidRDefault="00950431">
      <w:pPr>
        <w:pStyle w:val="NoSpacing"/>
        <w:spacing w:line="480" w:lineRule="auto"/>
        <w:rPr>
          <w:del w:id="2726" w:author="Elizabeth Ann Storm" w:date="2021-12-13T20:15:00Z"/>
          <w:rFonts w:eastAsiaTheme="minorHAnsi"/>
        </w:rPr>
        <w:pPrChange w:id="2727" w:author="Elizabeth Ann Storm" w:date="2021-12-13T20:06:00Z">
          <w:pPr>
            <w:pStyle w:val="Heading2"/>
          </w:pPr>
        </w:pPrChange>
      </w:pPr>
      <w:del w:id="2728" w:author="Elizabeth Ann Storm" w:date="2021-12-13T20:15:00Z">
        <w:r w:rsidRPr="00F52531" w:rsidDel="00F22E9A">
          <w:rPr>
            <w:rFonts w:eastAsiaTheme="minorHAnsi"/>
          </w:rPr>
          <w:delText>Media/medium, material/materiality</w:delText>
        </w:r>
        <w:bookmarkStart w:id="2729" w:name="_Toc90374514"/>
        <w:bookmarkStart w:id="2730" w:name="_Toc90376121"/>
        <w:bookmarkStart w:id="2731" w:name="_Toc90376206"/>
        <w:bookmarkStart w:id="2732" w:name="_Toc90381273"/>
        <w:bookmarkStart w:id="2733" w:name="_Toc100588245"/>
        <w:bookmarkEnd w:id="2729"/>
        <w:bookmarkEnd w:id="2730"/>
        <w:bookmarkEnd w:id="2731"/>
        <w:bookmarkEnd w:id="2732"/>
        <w:bookmarkEnd w:id="2733"/>
      </w:del>
    </w:p>
    <w:p w14:paraId="3A90D40F" w14:textId="390F771E" w:rsidR="00950431" w:rsidRPr="007A2142" w:rsidDel="00B94C54" w:rsidRDefault="00950431" w:rsidP="00950431">
      <w:pPr>
        <w:rPr>
          <w:del w:id="2734" w:author="Elizabeth Ann Storm" w:date="2021-12-01T14:25:00Z"/>
        </w:rPr>
      </w:pPr>
      <w:del w:id="2735" w:author="Elizabeth Ann Storm" w:date="2021-12-01T14:06:00Z">
        <w:r w:rsidRPr="007A2142" w:rsidDel="009555C2">
          <w:delText>Materiality, as it’s understood in the humanities, is the “notion that the physical properties of a cultural artifact have consequences for how the object is used.”</w:delText>
        </w:r>
        <w:r w:rsidR="00BA3F7B" w:rsidDel="009555C2">
          <w:rPr>
            <w:rStyle w:val="FootnoteReference"/>
          </w:rPr>
          <w:footnoteReference w:id="45"/>
        </w:r>
      </w:del>
      <w:del w:id="2738" w:author="Elizabeth Ann Storm" w:date="2021-12-13T19:12:00Z">
        <w:r w:rsidRPr="007A2142" w:rsidDel="007548D5">
          <w:delText xml:space="preserve"> Marshall McLuhan</w:delText>
        </w:r>
        <w:r w:rsidR="00BA3F7B" w:rsidDel="007548D5">
          <w:delText>, quoted in section 2.4,</w:delText>
        </w:r>
        <w:r w:rsidRPr="007A2142" w:rsidDel="007548D5">
          <w:delText xml:space="preserve"> was a 20th century philosopher who</w:delText>
        </w:r>
      </w:del>
      <w:del w:id="2739" w:author="Elizabeth Ann Storm" w:date="2021-12-01T14:06:00Z">
        <w:r w:rsidRPr="007A2142" w:rsidDel="00875517">
          <w:delText xml:space="preserve">’s </w:delText>
        </w:r>
      </w:del>
      <w:del w:id="2740" w:author="Elizabeth Ann Storm" w:date="2021-12-13T19:12:00Z">
        <w:r w:rsidRPr="007A2142" w:rsidDel="007548D5">
          <w:delText xml:space="preserve">work laid much of the groundwork for today’s media studies. </w:delText>
        </w:r>
      </w:del>
      <w:del w:id="2741" w:author="Elizabeth Ann Storm" w:date="2021-12-01T14:07:00Z">
        <w:r w:rsidRPr="007A2142" w:rsidDel="00D924EC">
          <w:delText xml:space="preserve">His </w:delText>
        </w:r>
      </w:del>
      <w:del w:id="2742" w:author="Elizabeth Ann Storm" w:date="2021-12-13T19:12:00Z">
        <w:r w:rsidRPr="007A2142" w:rsidDel="007548D5">
          <w:delText>1967 “The Medium is the Massage” is an amazing combination of written media and visual design in a book format that explores what it means to present and perceive information in material form in the technological age. It attests to the beauty of direct experience in its material form and speaks to issues of the (then newfound) simultaneity of communication</w:delText>
        </w:r>
      </w:del>
      <w:del w:id="2743" w:author="Elizabeth Ann Storm" w:date="2021-12-01T14:31:00Z">
        <w:r w:rsidRPr="007A2142" w:rsidDel="006A413B">
          <w:delText xml:space="preserve">. </w:delText>
        </w:r>
      </w:del>
      <w:del w:id="2744" w:author="Elizabeth Ann Storm" w:date="2021-12-01T14:10:00Z">
        <w:r w:rsidRPr="007A2142" w:rsidDel="005301BB">
          <w:delText xml:space="preserve">Many artists and theorists have pulled from this treatise, using it to contemplate and conceptualize network technologies and electronics enough to bring them into the studio and into the public realm in the form of interactive and participatory, sometimes ephemeral art and media. </w:delText>
        </w:r>
      </w:del>
      <w:del w:id="2745" w:author="Elizabeth Ann Storm" w:date="2021-12-01T14:31:00Z">
        <w:r w:rsidRPr="007A2142" w:rsidDel="006A413B">
          <w:delText>It provides a still-useful philosophy of materiality in the digital age. I am inspired both by its conceptual form-function as well as the content regarding perception.</w:delText>
        </w:r>
      </w:del>
      <w:del w:id="2746" w:author="Elizabeth Ann Storm" w:date="2021-12-01T14:25:00Z">
        <w:r w:rsidRPr="007A2142" w:rsidDel="00B94C54">
          <w:delText xml:space="preserve"> </w:delText>
        </w:r>
        <w:bookmarkStart w:id="2747" w:name="_Toc90318088"/>
        <w:bookmarkStart w:id="2748" w:name="_Toc90374515"/>
        <w:bookmarkStart w:id="2749" w:name="_Toc90376122"/>
        <w:bookmarkStart w:id="2750" w:name="_Toc90376207"/>
        <w:bookmarkStart w:id="2751" w:name="_Toc90381274"/>
        <w:bookmarkStart w:id="2752" w:name="_Toc100588246"/>
        <w:bookmarkEnd w:id="2747"/>
        <w:bookmarkEnd w:id="2748"/>
        <w:bookmarkEnd w:id="2749"/>
        <w:bookmarkEnd w:id="2750"/>
        <w:bookmarkEnd w:id="2751"/>
        <w:bookmarkEnd w:id="2752"/>
      </w:del>
    </w:p>
    <w:p w14:paraId="6124296D" w14:textId="0C5CD34C" w:rsidR="00950431" w:rsidDel="00E10EFF" w:rsidRDefault="00950431">
      <w:pPr>
        <w:rPr>
          <w:del w:id="2753" w:author="Elizabeth Ann Storm" w:date="2021-11-30T19:16:00Z"/>
        </w:rPr>
      </w:pPr>
      <w:del w:id="2754" w:author="Elizabeth Ann Storm" w:date="2021-12-13T19:12:00Z">
        <w:r w:rsidRPr="007A2142" w:rsidDel="007548D5">
          <w:delText>McLuhan</w:delText>
        </w:r>
        <w:r w:rsidR="003E433D" w:rsidDel="007548D5">
          <w:delText>’</w:delText>
        </w:r>
        <w:r w:rsidRPr="007A2142" w:rsidDel="007548D5">
          <w:delText xml:space="preserve">s work summarizes many of my concepts about media, medium, and material that were hard for me to put into words, but which I </w:delText>
        </w:r>
      </w:del>
      <w:del w:id="2755" w:author="Elizabeth Ann Storm" w:date="2021-11-30T19:15:00Z">
        <w:r w:rsidRPr="007A2142" w:rsidDel="00E10EFF">
          <w:delText xml:space="preserve">was </w:delText>
        </w:r>
      </w:del>
      <w:del w:id="2756" w:author="Elizabeth Ann Storm" w:date="2021-12-13T19:12:00Z">
        <w:r w:rsidRPr="007A2142" w:rsidDel="007548D5">
          <w:delText>had in mind when I thought of my work as the record of a process rather than a fixed, stable image-message</w:delText>
        </w:r>
      </w:del>
      <w:del w:id="2757" w:author="Elizabeth Ann Storm" w:date="2021-12-01T14:10:00Z">
        <w:r w:rsidRPr="007A2142" w:rsidDel="00444A5D">
          <w:delText>.</w:delText>
        </w:r>
        <w:r w:rsidRPr="007A2142" w:rsidDel="00315AD1">
          <w:delText xml:space="preserve"> When do media studies and the fine art overlap?</w:delText>
        </w:r>
      </w:del>
      <w:del w:id="2758" w:author="Elizabeth Ann Storm" w:date="2021-12-13T19:12:00Z">
        <w:r w:rsidRPr="007A2142" w:rsidDel="007548D5">
          <w:delText xml:space="preserve"> (DoCA Materiality quotes)</w:delText>
        </w:r>
        <w:r w:rsidR="00111E9D" w:rsidDel="007548D5">
          <w:delText xml:space="preserve"> </w:delText>
        </w:r>
      </w:del>
      <w:bookmarkStart w:id="2759" w:name="_Toc90318089"/>
      <w:bookmarkStart w:id="2760" w:name="_Toc90374516"/>
      <w:bookmarkStart w:id="2761" w:name="_Toc90376123"/>
      <w:bookmarkStart w:id="2762" w:name="_Toc90376208"/>
      <w:bookmarkStart w:id="2763" w:name="_Toc90381275"/>
      <w:bookmarkStart w:id="2764" w:name="_Toc100588247"/>
      <w:bookmarkEnd w:id="2759"/>
      <w:bookmarkEnd w:id="2760"/>
      <w:bookmarkEnd w:id="2761"/>
      <w:bookmarkEnd w:id="2762"/>
      <w:bookmarkEnd w:id="2763"/>
      <w:bookmarkEnd w:id="2764"/>
    </w:p>
    <w:p w14:paraId="43561C9B" w14:textId="77777777" w:rsidR="00950431" w:rsidRPr="007A2142" w:rsidDel="00E10EFF" w:rsidRDefault="00950431">
      <w:pPr>
        <w:rPr>
          <w:del w:id="2765" w:author="Elizabeth Ann Storm" w:date="2021-11-30T19:16:00Z"/>
        </w:rPr>
      </w:pPr>
      <w:bookmarkStart w:id="2766" w:name="_Toc90318090"/>
      <w:bookmarkStart w:id="2767" w:name="_Toc90374517"/>
      <w:bookmarkStart w:id="2768" w:name="_Toc90376124"/>
      <w:bookmarkStart w:id="2769" w:name="_Toc90376209"/>
      <w:bookmarkStart w:id="2770" w:name="_Toc90381276"/>
      <w:bookmarkStart w:id="2771" w:name="_Toc100588248"/>
      <w:bookmarkEnd w:id="2766"/>
      <w:bookmarkEnd w:id="2767"/>
      <w:bookmarkEnd w:id="2768"/>
      <w:bookmarkEnd w:id="2769"/>
      <w:bookmarkEnd w:id="2770"/>
      <w:bookmarkEnd w:id="2771"/>
    </w:p>
    <w:p w14:paraId="59943043" w14:textId="11290678" w:rsidR="00950431" w:rsidRPr="007A2142" w:rsidDel="00E10EFF" w:rsidRDefault="00950431">
      <w:pPr>
        <w:ind w:firstLine="0"/>
        <w:rPr>
          <w:del w:id="2772" w:author="Elizabeth Ann Storm" w:date="2021-11-30T19:16:00Z"/>
        </w:rPr>
        <w:pPrChange w:id="2773" w:author="Elizabeth Ann Storm" w:date="2021-12-10T20:08:00Z">
          <w:pPr/>
        </w:pPrChange>
      </w:pPr>
      <w:del w:id="2774" w:author="Elizabeth Ann Storm" w:date="2021-11-30T19:16:00Z">
        <w:r w:rsidRPr="007A2142" w:rsidDel="00E10EFF">
          <w:delText xml:space="preserve">Studying early modern notions of material was equally illuminating to my quest to understand more about the anthropology of materials of expression. </w:delText>
        </w:r>
        <w:bookmarkStart w:id="2775" w:name="_Toc90318091"/>
        <w:bookmarkStart w:id="2776" w:name="_Toc90374518"/>
        <w:bookmarkStart w:id="2777" w:name="_Toc90376125"/>
        <w:bookmarkStart w:id="2778" w:name="_Toc90376210"/>
        <w:bookmarkStart w:id="2779" w:name="_Toc90381277"/>
        <w:bookmarkStart w:id="2780" w:name="_Toc100588249"/>
        <w:bookmarkEnd w:id="2775"/>
        <w:bookmarkEnd w:id="2776"/>
        <w:bookmarkEnd w:id="2777"/>
        <w:bookmarkEnd w:id="2778"/>
        <w:bookmarkEnd w:id="2779"/>
        <w:bookmarkEnd w:id="2780"/>
      </w:del>
    </w:p>
    <w:p w14:paraId="250C5EE5" w14:textId="77777777" w:rsidR="00950431" w:rsidRPr="007A2142" w:rsidDel="00BA614A" w:rsidRDefault="00950431">
      <w:pPr>
        <w:rPr>
          <w:del w:id="2781" w:author="Elizabeth Ann Storm" w:date="2021-12-01T14:34:00Z"/>
        </w:rPr>
      </w:pPr>
      <w:bookmarkStart w:id="2782" w:name="_Toc90318092"/>
      <w:bookmarkStart w:id="2783" w:name="_Toc90374519"/>
      <w:bookmarkStart w:id="2784" w:name="_Toc90376126"/>
      <w:bookmarkStart w:id="2785" w:name="_Toc90376211"/>
      <w:bookmarkStart w:id="2786" w:name="_Toc90381278"/>
      <w:bookmarkStart w:id="2787" w:name="_Toc100588250"/>
      <w:bookmarkEnd w:id="2782"/>
      <w:bookmarkEnd w:id="2783"/>
      <w:bookmarkEnd w:id="2784"/>
      <w:bookmarkEnd w:id="2785"/>
      <w:bookmarkEnd w:id="2786"/>
      <w:bookmarkEnd w:id="2787"/>
    </w:p>
    <w:p w14:paraId="0225DC00" w14:textId="313E7491" w:rsidR="00604004" w:rsidRPr="007A2142" w:rsidDel="00E10EFF" w:rsidRDefault="00950431">
      <w:pPr>
        <w:ind w:firstLine="0"/>
        <w:rPr>
          <w:del w:id="2788" w:author="Elizabeth Ann Storm" w:date="2021-11-30T19:16:00Z"/>
        </w:rPr>
        <w:pPrChange w:id="2789" w:author="Elizabeth Ann Storm" w:date="2021-12-10T20:08:00Z">
          <w:pPr/>
        </w:pPrChange>
      </w:pPr>
      <w:del w:id="2790" w:author="Elizabeth Ann Storm" w:date="2021-12-01T14:14:00Z">
        <w:r w:rsidRPr="007A2142" w:rsidDel="00B51E94">
          <w:delText xml:space="preserve">(This might not fit here) I’ve also come to regain trust in traditional materials that have stood the test of time by studying folk culture, handicrafts, and medieval notions of materiality and the senses. What folk culture and handicrafts have taught me is to look closer, look more nearby than our globalist culture teaches us today. It’s also taught me to trust the traditions. Taking my concept of communication and knowledge into this context has illuminated “art materials” in a new light, lending a sense of continuity to a wide scope of visual culture. </w:delText>
        </w:r>
      </w:del>
      <w:del w:id="2791" w:author="Elizabeth Ann Storm" w:date="2021-12-01T14:34:00Z">
        <w:r w:rsidRPr="007A2142" w:rsidDel="00BA614A">
          <w:delText xml:space="preserve">Studying European medieval and early modern notions of materiality and the senses has also lent a specificity to my questions of </w:delText>
        </w:r>
        <w:r w:rsidR="003E433D" w:rsidRPr="007A2142" w:rsidDel="00BA614A">
          <w:delText>material and</w:delText>
        </w:r>
        <w:r w:rsidRPr="007A2142" w:rsidDel="00BA614A">
          <w:delText xml:space="preserve"> leads me back to perception.</w:delText>
        </w:r>
        <w:r w:rsidR="003E433D" w:rsidDel="00BA614A">
          <w:delText xml:space="preserve"> It also leads me backwards through time, so to say, returning to a pre-early modern sensory sensibility that dissolves the sense hierarchy. An integral part of this reform is a reintegration of the sense of vision and touch.</w:delText>
        </w:r>
      </w:del>
      <w:bookmarkStart w:id="2792" w:name="_Toc90318093"/>
      <w:bookmarkStart w:id="2793" w:name="_Toc90374520"/>
      <w:bookmarkStart w:id="2794" w:name="_Toc90376127"/>
      <w:bookmarkStart w:id="2795" w:name="_Toc90376212"/>
      <w:bookmarkStart w:id="2796" w:name="_Toc90381279"/>
      <w:bookmarkStart w:id="2797" w:name="_Toc100588251"/>
      <w:bookmarkEnd w:id="2792"/>
      <w:bookmarkEnd w:id="2793"/>
      <w:bookmarkEnd w:id="2794"/>
      <w:bookmarkEnd w:id="2795"/>
      <w:bookmarkEnd w:id="2796"/>
      <w:bookmarkEnd w:id="2797"/>
    </w:p>
    <w:p w14:paraId="75D4869E" w14:textId="77777777" w:rsidR="00D36F96" w:rsidRPr="00EC103B" w:rsidDel="00531F35" w:rsidRDefault="00D36F96">
      <w:pPr>
        <w:ind w:firstLine="0"/>
        <w:rPr>
          <w:del w:id="2798" w:author="Elizabeth Ann Storm" w:date="2021-12-10T20:06:00Z"/>
          <w:szCs w:val="24"/>
        </w:rPr>
        <w:pPrChange w:id="2799" w:author="Elizabeth Ann Storm" w:date="2021-12-10T20:08:00Z">
          <w:pPr/>
        </w:pPrChange>
      </w:pPr>
      <w:bookmarkStart w:id="2800" w:name="_Toc90318094"/>
      <w:bookmarkStart w:id="2801" w:name="_Toc90374521"/>
      <w:bookmarkStart w:id="2802" w:name="_Toc90376128"/>
      <w:bookmarkStart w:id="2803" w:name="_Toc90376213"/>
      <w:bookmarkStart w:id="2804" w:name="_Toc90381280"/>
      <w:bookmarkStart w:id="2805" w:name="_Toc100588252"/>
      <w:bookmarkEnd w:id="2800"/>
      <w:bookmarkEnd w:id="2801"/>
      <w:bookmarkEnd w:id="2802"/>
      <w:bookmarkEnd w:id="2803"/>
      <w:bookmarkEnd w:id="2804"/>
      <w:bookmarkEnd w:id="2805"/>
    </w:p>
    <w:p w14:paraId="0E293231" w14:textId="6022B910" w:rsidR="001C5A65" w:rsidDel="005338DC" w:rsidRDefault="001C5A65">
      <w:pPr>
        <w:ind w:firstLine="0"/>
        <w:rPr>
          <w:del w:id="2806" w:author="Elizabeth Ann Storm" w:date="2021-12-13T19:48:00Z"/>
          <w:rFonts w:eastAsia="Times New Roman"/>
          <w:b/>
          <w:bCs/>
          <w:i/>
          <w:iCs/>
        </w:rPr>
        <w:pPrChange w:id="2807" w:author="Elizabeth Ann Storm" w:date="2021-12-10T20:08:00Z">
          <w:pPr>
            <w:spacing w:line="240" w:lineRule="auto"/>
            <w:ind w:firstLine="0"/>
          </w:pPr>
        </w:pPrChange>
      </w:pPr>
      <w:del w:id="2808" w:author="Elizabeth Ann Storm" w:date="2021-12-10T20:06:00Z">
        <w:r w:rsidDel="00531F35">
          <w:br w:type="page"/>
        </w:r>
      </w:del>
    </w:p>
    <w:p w14:paraId="1C02078A" w14:textId="05572745" w:rsidR="001C5A65" w:rsidDel="00DB5375" w:rsidRDefault="003E433D" w:rsidP="007F426B">
      <w:pPr>
        <w:pStyle w:val="Heading1"/>
        <w:numPr>
          <w:ilvl w:val="0"/>
          <w:numId w:val="2"/>
        </w:numPr>
        <w:rPr>
          <w:del w:id="2809" w:author="Elizabeth Ann Storm" w:date="2021-12-10T20:06:00Z"/>
        </w:rPr>
      </w:pPr>
      <w:del w:id="2810" w:author="Elizabeth Ann Storm" w:date="2021-12-10T20:06:00Z">
        <w:r w:rsidDel="00DB5375">
          <w:delText>Kinesthetics</w:delText>
        </w:r>
        <w:r w:rsidR="001C5A65" w:rsidDel="00DB5375">
          <w:delText xml:space="preserve"> and embodiment</w:delText>
        </w:r>
        <w:bookmarkStart w:id="2811" w:name="_Toc90059385"/>
        <w:bookmarkStart w:id="2812" w:name="_Toc90309880"/>
        <w:bookmarkStart w:id="2813" w:name="_Toc90318095"/>
        <w:bookmarkStart w:id="2814" w:name="_Toc90374522"/>
        <w:bookmarkStart w:id="2815" w:name="_Toc90376129"/>
        <w:bookmarkStart w:id="2816" w:name="_Toc90376214"/>
        <w:bookmarkStart w:id="2817" w:name="_Toc90381281"/>
        <w:bookmarkStart w:id="2818" w:name="_Toc100588253"/>
        <w:bookmarkEnd w:id="2811"/>
        <w:bookmarkEnd w:id="2812"/>
        <w:bookmarkEnd w:id="2813"/>
        <w:bookmarkEnd w:id="2814"/>
        <w:bookmarkEnd w:id="2815"/>
        <w:bookmarkEnd w:id="2816"/>
        <w:bookmarkEnd w:id="2817"/>
        <w:bookmarkEnd w:id="2818"/>
      </w:del>
    </w:p>
    <w:p w14:paraId="77FF82BB" w14:textId="297823E0" w:rsidR="007F426B" w:rsidDel="006101A6" w:rsidRDefault="007F426B" w:rsidP="007F426B">
      <w:pPr>
        <w:pStyle w:val="Heading2"/>
        <w:rPr>
          <w:del w:id="2819" w:author="Elizabeth Ann Storm" w:date="2021-12-10T20:07:00Z"/>
        </w:rPr>
      </w:pPr>
      <w:del w:id="2820" w:author="Elizabeth Ann Storm" w:date="2021-12-01T14:59:00Z">
        <w:r w:rsidDel="00C21F01">
          <w:delText>Hands-on learning</w:delText>
        </w:r>
      </w:del>
      <w:bookmarkStart w:id="2821" w:name="_Toc90059386"/>
      <w:bookmarkStart w:id="2822" w:name="_Toc90309881"/>
      <w:bookmarkStart w:id="2823" w:name="_Toc90318096"/>
      <w:bookmarkStart w:id="2824" w:name="_Toc90374523"/>
      <w:bookmarkStart w:id="2825" w:name="_Toc90376130"/>
      <w:bookmarkStart w:id="2826" w:name="_Toc90376215"/>
      <w:bookmarkStart w:id="2827" w:name="_Toc90381282"/>
      <w:bookmarkStart w:id="2828" w:name="_Toc100588254"/>
      <w:bookmarkEnd w:id="2821"/>
      <w:bookmarkEnd w:id="2822"/>
      <w:bookmarkEnd w:id="2823"/>
      <w:bookmarkEnd w:id="2824"/>
      <w:bookmarkEnd w:id="2825"/>
      <w:bookmarkEnd w:id="2826"/>
      <w:bookmarkEnd w:id="2827"/>
      <w:bookmarkEnd w:id="2828"/>
    </w:p>
    <w:p w14:paraId="643D0177" w14:textId="44C36089" w:rsidR="007F426B" w:rsidRPr="007A2142" w:rsidDel="006101A6" w:rsidRDefault="007F426B">
      <w:pPr>
        <w:rPr>
          <w:del w:id="2829" w:author="Elizabeth Ann Storm" w:date="2021-12-10T20:07:00Z"/>
          <w:moveFrom w:id="2830" w:author="Elizabeth Ann Storm" w:date="2021-12-01T14:19:00Z"/>
        </w:rPr>
      </w:pPr>
      <w:moveFromRangeStart w:id="2831" w:author="Elizabeth Ann Storm" w:date="2021-12-01T14:19:00Z" w:name="move89260801"/>
      <w:moveFrom w:id="2832" w:author="Elizabeth Ann Storm" w:date="2021-12-01T14:19:00Z">
        <w:del w:id="2833" w:author="Elizabeth Ann Storm" w:date="2021-12-10T20:07:00Z">
          <w:r w:rsidRPr="007A2142" w:rsidDel="006101A6">
            <w:delText xml:space="preserve">Despite being a studious thinker and problem-solver, I’m not much of a reader, and I’ve always processed information best </w:delText>
          </w:r>
          <w:r w:rsidR="003E433D" w:rsidRPr="007A2142" w:rsidDel="006101A6">
            <w:delText>kinesthetically</w:delText>
          </w:r>
          <w:r w:rsidRPr="007A2142" w:rsidDel="006101A6">
            <w:delText xml:space="preserve">, or with body motion involved. </w:delText>
          </w:r>
          <w:r w:rsidR="003E433D" w:rsidRPr="007A2142" w:rsidDel="006101A6">
            <w:delText xml:space="preserve">I could always find solace </w:delText>
          </w:r>
          <w:r w:rsidR="003E433D" w:rsidDel="006101A6">
            <w:delText>from the intellectual overload of early 21</w:delText>
          </w:r>
          <w:r w:rsidR="003E433D" w:rsidRPr="003E433D" w:rsidDel="006101A6">
            <w:rPr>
              <w:vertAlign w:val="superscript"/>
            </w:rPr>
            <w:delText>st</w:delText>
          </w:r>
          <w:r w:rsidR="003E433D" w:rsidDel="006101A6">
            <w:delText xml:space="preserve"> century public school education </w:delText>
          </w:r>
          <w:r w:rsidR="003E433D" w:rsidRPr="007A2142" w:rsidDel="006101A6">
            <w:delText xml:space="preserve">by refocusing inward and balancing my </w:delText>
          </w:r>
          <w:r w:rsidR="003E433D" w:rsidDel="006101A6">
            <w:delText>thinking</w:delText>
          </w:r>
          <w:r w:rsidR="003E433D" w:rsidRPr="007A2142" w:rsidDel="006101A6">
            <w:delText xml:space="preserve"> side </w:delText>
          </w:r>
          <w:r w:rsidR="00C84A35" w:rsidDel="006101A6">
            <w:delText>by</w:delText>
          </w:r>
          <w:r w:rsidR="003E433D" w:rsidDel="006101A6">
            <w:delText xml:space="preserve"> doing</w:delText>
          </w:r>
          <w:r w:rsidR="003E433D" w:rsidRPr="007A2142" w:rsidDel="006101A6">
            <w:delText xml:space="preserve"> handiwork and art making. </w:delText>
          </w:r>
          <w:r w:rsidRPr="007A2142" w:rsidDel="006101A6">
            <w:delText xml:space="preserve">This </w:delText>
          </w:r>
          <w:r w:rsidR="00C84A35" w:rsidDel="006101A6">
            <w:delText>would</w:delText>
          </w:r>
          <w:r w:rsidRPr="007A2142" w:rsidDel="006101A6">
            <w:delText xml:space="preserve"> be as simple as taking detailed, handwritten notes, or as complex as taking a mechanism apart and putting it back together to learn how it works.</w:delText>
          </w:r>
          <w:r w:rsidR="00C84A35" w:rsidDel="006101A6">
            <w:delText xml:space="preserve"> (fix this)</w:delText>
          </w:r>
          <w:bookmarkStart w:id="2834" w:name="_Toc90059387"/>
          <w:bookmarkStart w:id="2835" w:name="_Toc90309882"/>
          <w:bookmarkStart w:id="2836" w:name="_Toc90318097"/>
          <w:bookmarkStart w:id="2837" w:name="_Toc90374524"/>
          <w:bookmarkStart w:id="2838" w:name="_Toc90376131"/>
          <w:bookmarkStart w:id="2839" w:name="_Toc90376216"/>
          <w:bookmarkStart w:id="2840" w:name="_Toc90381283"/>
          <w:bookmarkStart w:id="2841" w:name="_Toc100588255"/>
          <w:bookmarkEnd w:id="2834"/>
          <w:bookmarkEnd w:id="2835"/>
          <w:bookmarkEnd w:id="2836"/>
          <w:bookmarkEnd w:id="2837"/>
          <w:bookmarkEnd w:id="2838"/>
          <w:bookmarkEnd w:id="2839"/>
          <w:bookmarkEnd w:id="2840"/>
          <w:bookmarkEnd w:id="2841"/>
        </w:del>
      </w:moveFrom>
    </w:p>
    <w:p w14:paraId="136E2EC4" w14:textId="6CD727F7" w:rsidR="007F426B" w:rsidRPr="007A2142" w:rsidDel="00805921" w:rsidRDefault="007F426B">
      <w:pPr>
        <w:rPr>
          <w:del w:id="2842" w:author="Elizabeth Ann Storm" w:date="2021-12-01T14:20:00Z"/>
        </w:rPr>
      </w:pPr>
      <w:moveFrom w:id="2843" w:author="Elizabeth Ann Storm" w:date="2021-12-01T14:19:00Z">
        <w:del w:id="2844" w:author="Elizabeth Ann Storm" w:date="2021-12-01T14:20:00Z">
          <w:r w:rsidRPr="007A2142" w:rsidDel="00805921">
            <w:delText xml:space="preserve">One of my preferred methods of learning hand crafts is to simply observe a skilled craftsperson working. </w:delText>
          </w:r>
        </w:del>
      </w:moveFrom>
      <w:moveFromRangeEnd w:id="2831"/>
      <w:del w:id="2845" w:author="Elizabeth Ann Storm" w:date="2021-12-01T14:20:00Z">
        <w:r w:rsidRPr="007A2142" w:rsidDel="00805921">
          <w:delText xml:space="preserve">My father, for example, is a jack of all trades around domestic building. Growing up, I watched him work with wood, paint, metal, earth, and live plants long before my own tinkering began. </w:delText>
        </w:r>
        <w:r w:rsidR="00C84A35" w:rsidDel="00805921">
          <w:delText>His</w:delText>
        </w:r>
        <w:r w:rsidRPr="007A2142" w:rsidDel="00805921">
          <w:delText xml:space="preserve"> ingenious uses of specialized tools revealed my father’s</w:delText>
        </w:r>
        <w:r w:rsidR="00C84A35" w:rsidDel="00805921">
          <w:delText xml:space="preserve"> </w:delText>
        </w:r>
        <w:r w:rsidRPr="007A2142" w:rsidDel="00805921">
          <w:delText xml:space="preserve">creativity. </w:delText>
        </w:r>
        <w:r w:rsidR="00C84A35" w:rsidDel="00805921">
          <w:delText xml:space="preserve">From </w:delText>
        </w:r>
        <w:r w:rsidRPr="007A2142" w:rsidDel="00805921">
          <w:delText>him and his deft use of specialized skills, I learned the power and importance of brave gesture and confident action</w:delText>
        </w:r>
        <w:r w:rsidR="00C84A35" w:rsidDel="00805921">
          <w:delText>, which I honor in current practice through gesture and action drawing.</w:delText>
        </w:r>
        <w:r w:rsidRPr="007A2142" w:rsidDel="00805921">
          <w:delText xml:space="preserve"> </w:delText>
        </w:r>
        <w:bookmarkStart w:id="2846" w:name="_Toc90059388"/>
        <w:bookmarkStart w:id="2847" w:name="_Toc90309883"/>
        <w:bookmarkStart w:id="2848" w:name="_Toc90318098"/>
        <w:bookmarkStart w:id="2849" w:name="_Toc90374525"/>
        <w:bookmarkStart w:id="2850" w:name="_Toc90376132"/>
        <w:bookmarkStart w:id="2851" w:name="_Toc90376217"/>
        <w:bookmarkStart w:id="2852" w:name="_Toc90381284"/>
        <w:bookmarkStart w:id="2853" w:name="_Toc100588256"/>
        <w:bookmarkEnd w:id="2846"/>
        <w:bookmarkEnd w:id="2847"/>
        <w:bookmarkEnd w:id="2848"/>
        <w:bookmarkEnd w:id="2849"/>
        <w:bookmarkEnd w:id="2850"/>
        <w:bookmarkEnd w:id="2851"/>
        <w:bookmarkEnd w:id="2852"/>
        <w:bookmarkEnd w:id="2853"/>
      </w:del>
    </w:p>
    <w:p w14:paraId="0504C456" w14:textId="3AF0A943" w:rsidR="007F426B" w:rsidRPr="007A2142" w:rsidDel="00805921" w:rsidRDefault="00C84A35">
      <w:pPr>
        <w:rPr>
          <w:del w:id="2854" w:author="Elizabeth Ann Storm" w:date="2021-12-01T14:20:00Z"/>
        </w:rPr>
      </w:pPr>
      <w:del w:id="2855" w:author="Elizabeth Ann Storm" w:date="2021-12-01T14:20:00Z">
        <w:r w:rsidRPr="007A2142" w:rsidDel="00805921">
          <w:delText>My mother, too, imparted her craft knowledge and handiwork to our home, generally finishing everything to a fine level of detail</w:delText>
        </w:r>
        <w:r w:rsidDel="00805921">
          <w:delText xml:space="preserve">. </w:delText>
        </w:r>
        <w:r w:rsidRPr="007A2142" w:rsidDel="00805921">
          <w:delText>Her work was informed less by the economy of gesture and action with tools as it was by an idiosyncratic, embodied knowledge of material and processes</w:delText>
        </w:r>
        <w:r w:rsidDel="00805921">
          <w:delText xml:space="preserve"> </w:delText>
        </w:r>
        <w:r w:rsidR="007F426B" w:rsidRPr="007A2142" w:rsidDel="00805921">
          <w:delText xml:space="preserve">like sewing, quilting, weaving, stenciling, faux painting, dyeing, clothes making, and gardening for flowers, food, and crafts. If I were to learn a process alongside her, we would work out each hand skill step by step so I could feel the motions involved in the act. </w:delText>
        </w:r>
        <w:bookmarkStart w:id="2856" w:name="_Toc90059389"/>
        <w:bookmarkStart w:id="2857" w:name="_Toc90309884"/>
        <w:bookmarkStart w:id="2858" w:name="_Toc90318099"/>
        <w:bookmarkStart w:id="2859" w:name="_Toc90374526"/>
        <w:bookmarkStart w:id="2860" w:name="_Toc90376133"/>
        <w:bookmarkStart w:id="2861" w:name="_Toc90376218"/>
        <w:bookmarkStart w:id="2862" w:name="_Toc90381285"/>
        <w:bookmarkStart w:id="2863" w:name="_Toc100588257"/>
        <w:bookmarkEnd w:id="2856"/>
        <w:bookmarkEnd w:id="2857"/>
        <w:bookmarkEnd w:id="2858"/>
        <w:bookmarkEnd w:id="2859"/>
        <w:bookmarkEnd w:id="2860"/>
        <w:bookmarkEnd w:id="2861"/>
        <w:bookmarkEnd w:id="2862"/>
        <w:bookmarkEnd w:id="2863"/>
      </w:del>
    </w:p>
    <w:p w14:paraId="41C3A9EF" w14:textId="2B836394" w:rsidR="006C3D85" w:rsidRPr="007A2142" w:rsidDel="00FB1217" w:rsidRDefault="00C84A35">
      <w:pPr>
        <w:rPr>
          <w:del w:id="2864" w:author="Elizabeth Ann Storm" w:date="2021-12-01T14:20:00Z"/>
          <w:moveTo w:id="2865" w:author="Elizabeth Ann Storm" w:date="2021-12-01T14:19:00Z"/>
        </w:rPr>
      </w:pPr>
      <w:del w:id="2866" w:author="Elizabeth Ann Storm" w:date="2021-12-01T14:20:00Z">
        <w:r w:rsidRPr="007A2142" w:rsidDel="00805921">
          <w:delText xml:space="preserve">My practice has </w:delText>
        </w:r>
      </w:del>
      <w:del w:id="2867" w:author="Elizabeth Ann Storm" w:date="2021-11-30T19:20:00Z">
        <w:r w:rsidRPr="007A2142" w:rsidDel="00E51F1B">
          <w:delText xml:space="preserve">undoubtedly </w:delText>
        </w:r>
      </w:del>
      <w:del w:id="2868" w:author="Elizabeth Ann Storm" w:date="2021-12-01T14:20:00Z">
        <w:r w:rsidRPr="007A2142" w:rsidDel="00805921">
          <w:delText xml:space="preserve">been influenced by this early education in the act of making inside my own home. </w:delText>
        </w:r>
        <w:r w:rsidR="007F426B" w:rsidRPr="007A2142" w:rsidDel="00805921">
          <w:delText>Continually creating and re-creating our family home exposed me to the interconnected web of material</w:delText>
        </w:r>
        <w:r w:rsidDel="00805921">
          <w:delText>s</w:delText>
        </w:r>
        <w:r w:rsidR="007F426B" w:rsidRPr="007A2142" w:rsidDel="00805921">
          <w:delText xml:space="preserve"> and process</w:delText>
        </w:r>
        <w:r w:rsidDel="00805921">
          <w:delText>es</w:delText>
        </w:r>
        <w:r w:rsidR="007F426B" w:rsidRPr="007A2142" w:rsidDel="00805921">
          <w:delText>, action</w:delText>
        </w:r>
        <w:r w:rsidDel="00805921">
          <w:delText>s,</w:delText>
        </w:r>
        <w:r w:rsidR="007F426B" w:rsidRPr="007A2142" w:rsidDel="00805921">
          <w:delText xml:space="preserve"> and craft that informs my practice and fuels my questioning of the siloed fine arts and it’s materials and processes. It’s something at the root of what I’m thinking about with materiality and embodiment</w:delText>
        </w:r>
      </w:del>
      <w:del w:id="2869" w:author="Elizabeth Ann Storm" w:date="2021-11-30T19:21:00Z">
        <w:r w:rsidR="007F426B" w:rsidRPr="007A2142" w:rsidDel="00E51F1B">
          <w:delText>, and when I ask, can materials embody their own content?</w:delText>
        </w:r>
      </w:del>
      <w:del w:id="2870" w:author="Elizabeth Ann Storm" w:date="2021-12-01T14:20:00Z">
        <w:r w:rsidR="007F426B" w:rsidRPr="007A2142" w:rsidDel="00805921">
          <w:delText xml:space="preserve"> </w:delText>
        </w:r>
      </w:del>
      <w:moveToRangeStart w:id="2871" w:author="Elizabeth Ann Storm" w:date="2021-12-01T14:19:00Z" w:name="move89260801"/>
      <w:moveTo w:id="2872" w:author="Elizabeth Ann Storm" w:date="2021-12-01T14:19:00Z">
        <w:del w:id="2873" w:author="Elizabeth Ann Storm" w:date="2021-12-01T14:49:00Z">
          <w:r w:rsidR="006C3D85" w:rsidRPr="007A2142" w:rsidDel="000319D3">
            <w:delText xml:space="preserve">Despite being a studious thinker and problem-solver, I’m not much of a reader, and I’ve always processed information best kinesthetically, or with body motion involved. </w:delText>
          </w:r>
        </w:del>
        <w:del w:id="2874" w:author="Elizabeth Ann Storm" w:date="2021-12-01T14:47:00Z">
          <w:r w:rsidR="006C3D85" w:rsidRPr="007A2142" w:rsidDel="008061A1">
            <w:delText xml:space="preserve">I could always find solace </w:delText>
          </w:r>
          <w:r w:rsidR="006C3D85" w:rsidDel="008061A1">
            <w:delText>from the intellectual overload of early 21</w:delText>
          </w:r>
          <w:r w:rsidR="006C3D85" w:rsidRPr="003E433D" w:rsidDel="008061A1">
            <w:rPr>
              <w:vertAlign w:val="superscript"/>
            </w:rPr>
            <w:delText>st</w:delText>
          </w:r>
          <w:r w:rsidR="006C3D85" w:rsidDel="008061A1">
            <w:delText xml:space="preserve"> century public school education </w:delText>
          </w:r>
          <w:r w:rsidR="006C3D85" w:rsidRPr="007A2142" w:rsidDel="008061A1">
            <w:delText xml:space="preserve">by refocusing inward and balancing my </w:delText>
          </w:r>
          <w:r w:rsidR="006C3D85" w:rsidDel="008061A1">
            <w:delText>thinking</w:delText>
          </w:r>
          <w:r w:rsidR="006C3D85" w:rsidRPr="007A2142" w:rsidDel="008061A1">
            <w:delText xml:space="preserve"> side </w:delText>
          </w:r>
          <w:r w:rsidR="006C3D85" w:rsidDel="008061A1">
            <w:delText>by doing</w:delText>
          </w:r>
          <w:r w:rsidR="006C3D85" w:rsidRPr="007A2142" w:rsidDel="008061A1">
            <w:delText xml:space="preserve"> handiwork and art making. This </w:delText>
          </w:r>
          <w:r w:rsidR="006C3D85" w:rsidDel="008061A1">
            <w:delText>would</w:delText>
          </w:r>
          <w:r w:rsidR="006C3D85" w:rsidRPr="007A2142" w:rsidDel="008061A1">
            <w:delText xml:space="preserve"> be as simple as taking detailed, handwritten notes, or as complex as taking a mechanism apart and putting it back together to learn how it works.</w:delText>
          </w:r>
        </w:del>
        <w:del w:id="2875" w:author="Elizabeth Ann Storm" w:date="2021-12-01T14:20:00Z">
          <w:r w:rsidR="006C3D85" w:rsidDel="00FB1217">
            <w:delText xml:space="preserve"> (fix this)</w:delText>
          </w:r>
          <w:bookmarkStart w:id="2876" w:name="_Toc90059390"/>
          <w:bookmarkStart w:id="2877" w:name="_Toc90309885"/>
          <w:bookmarkStart w:id="2878" w:name="_Toc90318100"/>
          <w:bookmarkStart w:id="2879" w:name="_Toc90374527"/>
          <w:bookmarkStart w:id="2880" w:name="_Toc90376134"/>
          <w:bookmarkStart w:id="2881" w:name="_Toc90376219"/>
          <w:bookmarkStart w:id="2882" w:name="_Toc90381286"/>
          <w:bookmarkStart w:id="2883" w:name="_Toc100588258"/>
          <w:bookmarkEnd w:id="2876"/>
          <w:bookmarkEnd w:id="2877"/>
          <w:bookmarkEnd w:id="2878"/>
          <w:bookmarkEnd w:id="2879"/>
          <w:bookmarkEnd w:id="2880"/>
          <w:bookmarkEnd w:id="2881"/>
          <w:bookmarkEnd w:id="2882"/>
          <w:bookmarkEnd w:id="2883"/>
        </w:del>
      </w:moveTo>
    </w:p>
    <w:p w14:paraId="264C1F49" w14:textId="1E6DCCA0" w:rsidR="005A6A34" w:rsidDel="006101A6" w:rsidRDefault="006C3D85">
      <w:pPr>
        <w:ind w:firstLine="0"/>
        <w:rPr>
          <w:del w:id="2884" w:author="Elizabeth Ann Storm" w:date="2021-12-10T20:07:00Z"/>
        </w:rPr>
        <w:pPrChange w:id="2885" w:author="Elizabeth Ann Storm" w:date="2021-12-01T14:52:00Z">
          <w:pPr/>
        </w:pPrChange>
      </w:pPr>
      <w:moveTo w:id="2886" w:author="Elizabeth Ann Storm" w:date="2021-12-01T14:19:00Z">
        <w:del w:id="2887" w:author="Elizabeth Ann Storm" w:date="2021-12-01T14:39:00Z">
          <w:r w:rsidRPr="007A2142" w:rsidDel="00D4088A">
            <w:delText>One of my preferred methods of learning hand crafts is to simply observe a skilled craftsperson working.</w:delText>
          </w:r>
        </w:del>
      </w:moveTo>
      <w:bookmarkStart w:id="2888" w:name="_Toc90059391"/>
      <w:bookmarkStart w:id="2889" w:name="_Toc90309886"/>
      <w:bookmarkStart w:id="2890" w:name="_Toc90318101"/>
      <w:bookmarkStart w:id="2891" w:name="_Toc90374528"/>
      <w:bookmarkStart w:id="2892" w:name="_Toc90376135"/>
      <w:bookmarkStart w:id="2893" w:name="_Toc90376220"/>
      <w:bookmarkStart w:id="2894" w:name="_Toc90381287"/>
      <w:bookmarkStart w:id="2895" w:name="_Toc100588259"/>
      <w:bookmarkEnd w:id="2888"/>
      <w:bookmarkEnd w:id="2889"/>
      <w:bookmarkEnd w:id="2890"/>
      <w:bookmarkEnd w:id="2891"/>
      <w:bookmarkEnd w:id="2892"/>
      <w:bookmarkEnd w:id="2893"/>
      <w:bookmarkEnd w:id="2894"/>
      <w:bookmarkEnd w:id="2895"/>
      <w:moveToRangeEnd w:id="2871"/>
    </w:p>
    <w:p w14:paraId="681F3820" w14:textId="7E441739" w:rsidR="00D4088A" w:rsidRPr="00D4088A" w:rsidDel="007C25EC" w:rsidRDefault="00FC7F4C">
      <w:pPr>
        <w:rPr>
          <w:del w:id="2896" w:author="Elizabeth Ann Storm" w:date="2021-12-01T14:43:00Z"/>
          <w:rPrChange w:id="2897" w:author="Elizabeth Ann Storm" w:date="2021-12-01T14:38:00Z">
            <w:rPr>
              <w:del w:id="2898" w:author="Elizabeth Ann Storm" w:date="2021-12-01T14:43:00Z"/>
              <w:rFonts w:eastAsiaTheme="minorHAnsi"/>
            </w:rPr>
          </w:rPrChange>
        </w:rPr>
        <w:pPrChange w:id="2899" w:author="Elizabeth Ann Storm" w:date="2021-12-01T14:38:00Z">
          <w:pPr>
            <w:pStyle w:val="Heading2"/>
          </w:pPr>
        </w:pPrChange>
      </w:pPr>
      <w:del w:id="2900" w:author="Elizabeth Ann Storm" w:date="2021-12-01T14:38:00Z">
        <w:r w:rsidDel="00D4088A">
          <w:rPr>
            <w:rFonts w:eastAsiaTheme="minorHAnsi"/>
          </w:rPr>
          <w:delText>“Sensory segmentation”</w:delText>
        </w:r>
      </w:del>
      <w:bookmarkStart w:id="2901" w:name="_Toc90059392"/>
      <w:bookmarkStart w:id="2902" w:name="_Toc90309887"/>
      <w:bookmarkStart w:id="2903" w:name="_Toc90318102"/>
      <w:bookmarkStart w:id="2904" w:name="_Toc90374529"/>
      <w:bookmarkStart w:id="2905" w:name="_Toc90376136"/>
      <w:bookmarkStart w:id="2906" w:name="_Toc90376221"/>
      <w:bookmarkStart w:id="2907" w:name="_Toc90381288"/>
      <w:bookmarkStart w:id="2908" w:name="_Toc100588260"/>
      <w:bookmarkEnd w:id="2901"/>
      <w:bookmarkEnd w:id="2902"/>
      <w:bookmarkEnd w:id="2903"/>
      <w:bookmarkEnd w:id="2904"/>
      <w:bookmarkEnd w:id="2905"/>
      <w:bookmarkEnd w:id="2906"/>
      <w:bookmarkEnd w:id="2907"/>
      <w:bookmarkEnd w:id="2908"/>
    </w:p>
    <w:p w14:paraId="23A97A45" w14:textId="7CF07C3B" w:rsidR="00FC7F4C" w:rsidRPr="007A2142" w:rsidDel="006101A6" w:rsidRDefault="00094B56" w:rsidP="00FC7F4C">
      <w:pPr>
        <w:rPr>
          <w:del w:id="2909" w:author="Elizabeth Ann Storm" w:date="2021-12-10T20:07:00Z"/>
        </w:rPr>
      </w:pPr>
      <w:del w:id="2910" w:author="Elizabeth Ann Storm" w:date="2021-12-10T20:07:00Z">
        <w:r w:rsidDel="006101A6">
          <w:delText xml:space="preserve">(I need to change the organization here…) </w:delText>
        </w:r>
        <w:r w:rsidR="00FC7F4C" w:rsidRPr="007A2142" w:rsidDel="006101A6">
          <w:delText xml:space="preserve">I struggle to make sense of the drawing, painting, and sculpture that is meant to form of basis of my contemporary approach to the fine arts. I attribute some of this to </w:delText>
        </w:r>
        <w:r w:rsidR="004F62DD" w:rsidDel="006101A6">
          <w:delText xml:space="preserve">historical discontinuity </w:delText>
        </w:r>
        <w:r w:rsidDel="006101A6">
          <w:delText xml:space="preserve">that the “fine arts” faced in </w:delText>
        </w:r>
        <w:r w:rsidR="004F62DD" w:rsidDel="006101A6">
          <w:delText>the cultural rupture</w:delText>
        </w:r>
        <w:r w:rsidDel="006101A6">
          <w:delText xml:space="preserve"> caused by Modernism, postmodernism </w:delText>
        </w:r>
        <w:r w:rsidR="00FC7F4C" w:rsidRPr="007A2142" w:rsidDel="006101A6">
          <w:delText>and the general cultural confusion that has resulted from of the creation</w:delText>
        </w:r>
      </w:del>
      <w:del w:id="2911" w:author="Elizabeth Ann Storm" w:date="2021-11-30T19:22:00Z">
        <w:r w:rsidR="00FC7F4C" w:rsidRPr="007A2142" w:rsidDel="00E51F1B">
          <w:delText xml:space="preserve"> and proliferation</w:delText>
        </w:r>
      </w:del>
      <w:del w:id="2912" w:author="Elizabeth Ann Storm" w:date="2021-12-10T20:07:00Z">
        <w:r w:rsidR="00FC7F4C" w:rsidRPr="007A2142" w:rsidDel="006101A6">
          <w:delText xml:space="preserve"> of nuclear weapons. </w:delText>
        </w:r>
        <w:r w:rsidR="004F62DD" w:rsidDel="006101A6">
          <w:delText>Artists that heralded the rise of postmodernism in this socio-political and cultur</w:delText>
        </w:r>
        <w:r w:rsidDel="006101A6">
          <w:delText>al</w:delText>
        </w:r>
        <w:r w:rsidR="004F62DD" w:rsidDel="006101A6">
          <w:delText xml:space="preserve"> environment were finding ways to cope with this new reality, one where man had divorced himself from nature in a heinously violent act that has </w:delText>
        </w:r>
        <w:r w:rsidDel="006101A6">
          <w:delText xml:space="preserve">proven to have </w:delText>
        </w:r>
        <w:r w:rsidR="004F62DD" w:rsidDel="006101A6">
          <w:delText>changed the face of the planet forever.</w:delText>
        </w:r>
        <w:r w:rsidR="004F62DD" w:rsidDel="006101A6">
          <w:rPr>
            <w:rStyle w:val="FootnoteReference"/>
          </w:rPr>
          <w:footnoteReference w:id="46"/>
        </w:r>
        <w:r w:rsidR="00FC7F4C" w:rsidRPr="007A2142" w:rsidDel="006101A6">
          <w:delText xml:space="preserve"> Perhaps </w:delText>
        </w:r>
        <w:r w:rsidR="004F62DD" w:rsidDel="006101A6">
          <w:delText xml:space="preserve">the </w:delText>
        </w:r>
        <w:r w:rsidR="00FC7F4C" w:rsidRPr="007A2142" w:rsidDel="006101A6">
          <w:delText>nonsensical-ness</w:delText>
        </w:r>
        <w:r w:rsidR="004F62DD" w:rsidDel="006101A6">
          <w:delText xml:space="preserve"> of Pollock’s drip paintings, the</w:delText>
        </w:r>
        <w:r w:rsidR="00FC7F4C" w:rsidRPr="007A2142" w:rsidDel="006101A6">
          <w:delText xml:space="preserve"> incompleteness</w:delText>
        </w:r>
        <w:r w:rsidR="004F62DD" w:rsidDel="006101A6">
          <w:delText xml:space="preserve"> of Frankenthaler’s and Krasner’s</w:delText>
        </w:r>
        <w:r w:rsidR="00FC7F4C" w:rsidRPr="007A2142" w:rsidDel="006101A6">
          <w:delText xml:space="preserve">, </w:delText>
        </w:r>
        <w:r w:rsidR="004F62DD" w:rsidDel="006101A6">
          <w:delText>the</w:delText>
        </w:r>
        <w:r w:rsidR="00FC7F4C" w:rsidRPr="007A2142" w:rsidDel="006101A6">
          <w:delText xml:space="preserve"> limited scope</w:delText>
        </w:r>
        <w:r w:rsidR="004F62DD" w:rsidDel="006101A6">
          <w:delText xml:space="preserve"> of Rau</w:delText>
        </w:r>
        <w:r w:rsidDel="006101A6">
          <w:delText>s</w:delText>
        </w:r>
        <w:r w:rsidR="004F62DD" w:rsidDel="006101A6">
          <w:delText>chenberg</w:delText>
        </w:r>
        <w:r w:rsidR="00FC7F4C" w:rsidRPr="007A2142" w:rsidDel="006101A6">
          <w:delText>, and closed frames of reference</w:delText>
        </w:r>
        <w:r w:rsidR="004F62DD" w:rsidDel="006101A6">
          <w:delText xml:space="preserve"> of Smithson (maybe change reference)</w:delText>
        </w:r>
        <w:r w:rsidR="00FC7F4C" w:rsidRPr="007A2142" w:rsidDel="006101A6">
          <w:delText xml:space="preserve"> are part of its message.</w:delText>
        </w:r>
        <w:r w:rsidDel="006101A6">
          <w:delText xml:space="preserve"> </w:delText>
        </w:r>
        <w:bookmarkStart w:id="2915" w:name="_Toc90059393"/>
        <w:bookmarkStart w:id="2916" w:name="_Toc90309888"/>
        <w:bookmarkStart w:id="2917" w:name="_Toc90318103"/>
        <w:bookmarkStart w:id="2918" w:name="_Toc90374530"/>
        <w:bookmarkStart w:id="2919" w:name="_Toc90376137"/>
        <w:bookmarkStart w:id="2920" w:name="_Toc90376222"/>
        <w:bookmarkStart w:id="2921" w:name="_Toc90381289"/>
        <w:bookmarkStart w:id="2922" w:name="_Toc100588261"/>
        <w:bookmarkEnd w:id="2915"/>
        <w:bookmarkEnd w:id="2916"/>
        <w:bookmarkEnd w:id="2917"/>
        <w:bookmarkEnd w:id="2918"/>
        <w:bookmarkEnd w:id="2919"/>
        <w:bookmarkEnd w:id="2920"/>
        <w:bookmarkEnd w:id="2921"/>
        <w:bookmarkEnd w:id="2922"/>
      </w:del>
    </w:p>
    <w:p w14:paraId="37C46B3B" w14:textId="7E2F1122" w:rsidR="00FC7F4C" w:rsidRPr="007A2142" w:rsidDel="008F0BCA" w:rsidRDefault="00FC7F4C" w:rsidP="00FC7F4C">
      <w:pPr>
        <w:rPr>
          <w:del w:id="2923" w:author="Elizabeth Ann Storm" w:date="2021-12-01T14:24:00Z"/>
        </w:rPr>
      </w:pPr>
      <w:del w:id="2924" w:author="Elizabeth Ann Storm" w:date="2021-12-01T14:24:00Z">
        <w:r w:rsidRPr="007A2142" w:rsidDel="008F0BCA">
          <w:delText xml:space="preserve"> The post-modernist and contemporary turn to new media is explored by art historian and critic Caroline A. Jones in “The Mediated Sensorium”. The essay places many of my questions about the art world, drawing/painting, </w:delText>
        </w:r>
        <w:r w:rsidR="00094B56" w:rsidDel="008F0BCA">
          <w:delText xml:space="preserve">and </w:delText>
        </w:r>
        <w:r w:rsidRPr="007A2142" w:rsidDel="008F0BCA">
          <w:delText>visual culture into a historical context by outlining the key turns in philosophical and aesthetic attitude. Beginning from mid-century modernism in the US, it takes the example of Clement Greenberg’s art criticism as a cultural driver</w:delText>
        </w:r>
        <w:r w:rsidR="00094B56" w:rsidDel="008F0BCA">
          <w:delText xml:space="preserve"> </w:delText>
        </w:r>
        <w:r w:rsidRPr="007A2142" w:rsidDel="008F0BCA">
          <w:delText>of the “sensory segmentation” that privileged painting and the visual sense from antiquity to postmodernism.</w:delText>
        </w:r>
        <w:r w:rsidR="00094B56" w:rsidDel="008F0BCA">
          <w:rPr>
            <w:rStyle w:val="FootnoteReference"/>
          </w:rPr>
          <w:footnoteReference w:id="47"/>
        </w:r>
        <w:r w:rsidRPr="007A2142" w:rsidDel="008F0BCA">
          <w:delText xml:space="preserve"> Jones recounts the shift away from the 20</w:delText>
        </w:r>
        <w:r w:rsidRPr="007A2142" w:rsidDel="008F0BCA">
          <w:rPr>
            <w:szCs w:val="24"/>
          </w:rPr>
          <w:delText>th</w:delText>
        </w:r>
        <w:r w:rsidRPr="007A2142" w:rsidDel="008F0BCA">
          <w:delText xml:space="preserve"> century isolation and elevation of the visual sense, to a contemporary 21</w:delText>
        </w:r>
        <w:r w:rsidRPr="007A2142" w:rsidDel="008F0BCA">
          <w:rPr>
            <w:szCs w:val="24"/>
          </w:rPr>
          <w:delText>st</w:delText>
        </w:r>
        <w:r w:rsidRPr="007A2142" w:rsidDel="008F0BCA">
          <w:delText xml:space="preserve"> century exploration of the full sense hierarchy. Her psycho-socio-political thesis asks “What do we gain by the deformations, exaggerations, or substitutions found in contemporary art?”, and answers, “… we are exposed to subliminal histories that we can choose to explore, alternatives to the sensory map bequeathed to us”</w:delText>
        </w:r>
        <w:r w:rsidR="00635A38" w:rsidDel="008F0BCA">
          <w:delText>.</w:delText>
        </w:r>
        <w:r w:rsidR="00635A38" w:rsidDel="008F0BCA">
          <w:rPr>
            <w:rStyle w:val="FootnoteReference"/>
          </w:rPr>
          <w:footnoteReference w:id="48"/>
        </w:r>
        <w:r w:rsidR="00635A38" w:rsidDel="008F0BCA">
          <w:delText xml:space="preserve"> </w:delText>
        </w:r>
        <w:r w:rsidRPr="007A2142" w:rsidDel="008F0BCA">
          <w:delText xml:space="preserve">The author’s </w:delText>
        </w:r>
      </w:del>
      <w:del w:id="2929" w:author="Elizabeth Ann Storm" w:date="2021-11-30T19:23:00Z">
        <w:r w:rsidRPr="007A2142" w:rsidDel="00C8004F">
          <w:delText>identificifation</w:delText>
        </w:r>
      </w:del>
      <w:del w:id="2930" w:author="Elizabeth Ann Storm" w:date="2021-12-01T14:24:00Z">
        <w:r w:rsidRPr="007A2142" w:rsidDel="008F0BCA">
          <w:delText xml:space="preserve"> of “the modernist sensorium” is useful for my practice to conceptualize the foundation of late 20</w:delText>
        </w:r>
        <w:r w:rsidRPr="007A2142" w:rsidDel="008F0BCA">
          <w:rPr>
            <w:szCs w:val="24"/>
          </w:rPr>
          <w:delText>th</w:delText>
        </w:r>
        <w:r w:rsidRPr="007A2142" w:rsidDel="008F0BCA">
          <w:delText xml:space="preserve"> century art history and begin to </w:delText>
        </w:r>
      </w:del>
      <w:del w:id="2931" w:author="Elizabeth Ann Storm" w:date="2021-12-01T14:12:00Z">
        <w:r w:rsidRPr="007A2142" w:rsidDel="00862D83">
          <w:delText xml:space="preserve"> </w:delText>
        </w:r>
      </w:del>
      <w:del w:id="2932" w:author="Elizabeth Ann Storm" w:date="2021-12-01T14:24:00Z">
        <w:r w:rsidRPr="007A2142" w:rsidDel="008F0BCA">
          <w:delText>imagine what comes next.</w:delText>
        </w:r>
        <w:r w:rsidR="00635A38" w:rsidDel="008F0BCA">
          <w:rPr>
            <w:rStyle w:val="FootnoteReference"/>
          </w:rPr>
          <w:footnoteReference w:id="49"/>
        </w:r>
        <w:bookmarkStart w:id="2935" w:name="_Toc90059394"/>
        <w:bookmarkStart w:id="2936" w:name="_Toc90309889"/>
        <w:bookmarkStart w:id="2937" w:name="_Toc90318104"/>
        <w:bookmarkStart w:id="2938" w:name="_Toc90374531"/>
        <w:bookmarkStart w:id="2939" w:name="_Toc90376138"/>
        <w:bookmarkStart w:id="2940" w:name="_Toc90376223"/>
        <w:bookmarkStart w:id="2941" w:name="_Toc90381290"/>
        <w:bookmarkStart w:id="2942" w:name="_Toc100588262"/>
        <w:bookmarkEnd w:id="2935"/>
        <w:bookmarkEnd w:id="2936"/>
        <w:bookmarkEnd w:id="2937"/>
        <w:bookmarkEnd w:id="2938"/>
        <w:bookmarkEnd w:id="2939"/>
        <w:bookmarkEnd w:id="2940"/>
        <w:bookmarkEnd w:id="2941"/>
        <w:bookmarkEnd w:id="2942"/>
      </w:del>
    </w:p>
    <w:p w14:paraId="055278D3" w14:textId="4EF0F607" w:rsidR="00FC7F4C" w:rsidDel="006101A6" w:rsidRDefault="00FC7F4C" w:rsidP="00FC7F4C">
      <w:pPr>
        <w:rPr>
          <w:del w:id="2943" w:author="Elizabeth Ann Storm" w:date="2021-12-10T20:07:00Z"/>
        </w:rPr>
      </w:pPr>
      <w:del w:id="2944" w:author="Elizabeth Ann Storm" w:date="2021-12-10T20:07:00Z">
        <w:r w:rsidRPr="007A2142" w:rsidDel="006101A6">
          <w:delText>The art made in my lifetime, since 1990, has been a bridge towards a “new sensorium,”</w:delText>
        </w:r>
        <w:r w:rsidR="00635A38" w:rsidRPr="007A2142" w:rsidDel="006101A6">
          <w:delText xml:space="preserve">. </w:delText>
        </w:r>
        <w:r w:rsidRPr="007A2142" w:rsidDel="006101A6">
          <w:delText>Jones quotes Donna Haraway’s name for the new sensorium “our, ‘technoscientific naturecultures”, which I find to be especially in alignment with my impression of art and visual culture today.</w:delText>
        </w:r>
        <w:r w:rsidR="00635A38" w:rsidDel="006101A6">
          <w:rPr>
            <w:rStyle w:val="FootnoteReference"/>
          </w:rPr>
          <w:footnoteReference w:id="50"/>
        </w:r>
        <w:r w:rsidRPr="007A2142" w:rsidDel="006101A6">
          <w:delTex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how.</w:delText>
        </w:r>
        <w:bookmarkStart w:id="2947" w:name="_Toc90059395"/>
        <w:bookmarkStart w:id="2948" w:name="_Toc90309890"/>
        <w:bookmarkStart w:id="2949" w:name="_Toc90318105"/>
        <w:bookmarkStart w:id="2950" w:name="_Toc90374532"/>
        <w:bookmarkStart w:id="2951" w:name="_Toc90376139"/>
        <w:bookmarkStart w:id="2952" w:name="_Toc90376224"/>
        <w:bookmarkStart w:id="2953" w:name="_Toc90381291"/>
        <w:bookmarkStart w:id="2954" w:name="_Toc100588263"/>
        <w:bookmarkEnd w:id="2947"/>
        <w:bookmarkEnd w:id="2948"/>
        <w:bookmarkEnd w:id="2949"/>
        <w:bookmarkEnd w:id="2950"/>
        <w:bookmarkEnd w:id="2951"/>
        <w:bookmarkEnd w:id="2952"/>
        <w:bookmarkEnd w:id="2953"/>
        <w:bookmarkEnd w:id="2954"/>
      </w:del>
    </w:p>
    <w:p w14:paraId="66A9DE66" w14:textId="5B7BE38D" w:rsidR="006D7F2F" w:rsidDel="00E02914" w:rsidRDefault="006D7F2F" w:rsidP="006D7F2F">
      <w:pPr>
        <w:pStyle w:val="Heading2"/>
        <w:rPr>
          <w:del w:id="2955" w:author="Elizabeth Ann Storm" w:date="2021-12-13T20:48:00Z"/>
          <w:rFonts w:eastAsiaTheme="minorHAnsi"/>
        </w:rPr>
      </w:pPr>
      <w:del w:id="2956" w:author="Elizabeth Ann Storm" w:date="2021-12-13T20:41:00Z">
        <w:r w:rsidDel="00FA08AD">
          <w:rPr>
            <w:rFonts w:eastAsiaTheme="minorHAnsi"/>
          </w:rPr>
          <w:delText xml:space="preserve">Sensory </w:delText>
        </w:r>
        <w:r w:rsidR="00635A38" w:rsidDel="00FA08AD">
          <w:rPr>
            <w:rFonts w:eastAsiaTheme="minorHAnsi"/>
          </w:rPr>
          <w:delText>i</w:delText>
        </w:r>
        <w:r w:rsidDel="00FA08AD">
          <w:rPr>
            <w:rFonts w:eastAsiaTheme="minorHAnsi"/>
          </w:rPr>
          <w:delText>ntegration</w:delText>
        </w:r>
      </w:del>
      <w:bookmarkStart w:id="2957" w:name="_Toc100588264"/>
      <w:ins w:id="2958" w:author="Elizabeth Ann Storm" w:date="2021-12-13T20:41:00Z">
        <w:r w:rsidR="00FA08AD">
          <w:rPr>
            <w:rFonts w:eastAsiaTheme="minorHAnsi"/>
          </w:rPr>
          <w:t>Subsection 2 - ?</w:t>
        </w:r>
      </w:ins>
      <w:bookmarkEnd w:id="2957"/>
    </w:p>
    <w:p w14:paraId="71D66E2A" w14:textId="77777777" w:rsidR="00FA08AD" w:rsidRDefault="00FA08AD">
      <w:pPr>
        <w:pStyle w:val="Heading2"/>
        <w:rPr>
          <w:ins w:id="2959" w:author="Elizabeth Ann Storm" w:date="2021-12-13T20:38:00Z"/>
        </w:rPr>
        <w:pPrChange w:id="2960" w:author="Elizabeth Ann Storm" w:date="2021-12-13T20:48:00Z">
          <w:pPr>
            <w:pStyle w:val="EndNoteBibliography"/>
            <w:spacing w:line="480" w:lineRule="auto"/>
          </w:pPr>
        </w:pPrChange>
      </w:pPr>
      <w:bookmarkStart w:id="2961" w:name="_Toc100588265"/>
      <w:bookmarkEnd w:id="2961"/>
    </w:p>
    <w:p w14:paraId="5E6DCB28" w14:textId="77777777" w:rsidR="00FA08AD" w:rsidRDefault="00FA08AD">
      <w:pPr>
        <w:rPr>
          <w:ins w:id="2962" w:author="Elizabeth Ann Storm" w:date="2021-12-13T20:38:00Z"/>
        </w:rPr>
        <w:pPrChange w:id="2963" w:author="Elizabeth Ann Storm" w:date="2021-12-13T20:39:00Z">
          <w:pPr>
            <w:spacing w:line="240" w:lineRule="auto"/>
          </w:pPr>
        </w:pPrChange>
      </w:pPr>
      <w:ins w:id="2964" w:author="Elizabeth Ann Storm" w:date="2021-12-13T20:38:00Z">
        <w:r w:rsidRPr="007A2142">
          <w:t>Using a process that contains a kernel of an impression</w:t>
        </w:r>
        <w:r>
          <w:t xml:space="preserve">, for example, </w:t>
        </w:r>
        <w:r w:rsidRPr="007A2142">
          <w:t xml:space="preserve">monoprint, frottage, </w:t>
        </w:r>
        <w:r>
          <w:t xml:space="preserve">or </w:t>
        </w:r>
        <w:r w:rsidRPr="007A2142">
          <w:t>action</w:t>
        </w:r>
        <w:r>
          <w:t xml:space="preserve"> marking,</w:t>
        </w:r>
        <w:r w:rsidRPr="007A2142">
          <w:t xml:space="preserve"> is one of my methods to allude to the pre-reflective experience</w:t>
        </w:r>
        <w:r>
          <w:t>.</w:t>
        </w:r>
        <w:r>
          <w:rPr>
            <w:rStyle w:val="FootnoteReference"/>
          </w:rPr>
          <w:footnoteReference w:id="51"/>
        </w:r>
        <w:r w:rsidRPr="007A2142">
          <w: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t>
        </w:r>
        <w:r>
          <w:t xml:space="preserve">, </w:t>
        </w:r>
        <w:r w:rsidRPr="007A2142">
          <w:t>gravitational bodies floating off in cosmic space</w:t>
        </w:r>
        <w:r>
          <w:t>, explosions, or flower blooms</w:t>
        </w:r>
        <w:r w:rsidRPr="007A2142">
          <w:t xml:space="preserve">. Micro versions of that black spot on a white field radiate in fractal scale from the central void, revealing minute perturbations in the water and the sheet of paper. </w:t>
        </w:r>
      </w:ins>
    </w:p>
    <w:p w14:paraId="3517A455" w14:textId="007393E4" w:rsidR="00FA08AD" w:rsidRPr="007A2142" w:rsidRDefault="00FA08AD">
      <w:pPr>
        <w:pStyle w:val="EndNoteBibliography"/>
        <w:spacing w:line="480" w:lineRule="auto"/>
        <w:rPr>
          <w:ins w:id="2967" w:author="Elizabeth Ann Storm" w:date="2021-12-13T20:38:00Z"/>
          <w:noProof w:val="0"/>
        </w:rPr>
        <w:pPrChange w:id="2968" w:author="Elizabeth Ann Storm" w:date="2021-12-13T20:39:00Z">
          <w:pPr>
            <w:pStyle w:val="EndNoteBibliography"/>
          </w:pPr>
        </w:pPrChange>
      </w:pPr>
      <w:ins w:id="2969" w:author="Elizabeth Ann Storm" w:date="2021-12-13T20:38:00Z">
        <w:r>
          <w:rPr>
            <w:noProof w:val="0"/>
          </w:rPr>
          <w:t>P</w:t>
        </w:r>
        <w:r w:rsidRPr="007A2142">
          <w:rPr>
            <w:noProof w:val="0"/>
          </w:rPr>
          <w:t xml:space="preserve">attern-visions </w:t>
        </w:r>
        <w:r>
          <w:rPr>
            <w:noProof w:val="0"/>
          </w:rPr>
          <w:t xml:space="preserve">evident in my work are </w:t>
        </w:r>
        <w:r w:rsidRPr="007A2142">
          <w:rPr>
            <w:noProof w:val="0"/>
          </w:rPr>
          <w:t xml:space="preserve">made possible by </w:t>
        </w:r>
        <w:r>
          <w:rPr>
            <w:noProof w:val="0"/>
          </w:rPr>
          <w:t>recent extensions</w:t>
        </w:r>
        <w:r w:rsidRPr="007A2142">
          <w:rPr>
            <w:noProof w:val="0"/>
          </w:rPr>
          <w:t xml:space="preserve"> </w:t>
        </w:r>
        <w:r>
          <w:rPr>
            <w:noProof w:val="0"/>
          </w:rPr>
          <w:t>of</w:t>
        </w:r>
        <w:r w:rsidRPr="007A2142">
          <w:rPr>
            <w:noProof w:val="0"/>
          </w:rPr>
          <w:t xml:space="preserve"> the </w:t>
        </w:r>
        <w:r>
          <w:rPr>
            <w:noProof w:val="0"/>
          </w:rPr>
          <w:t xml:space="preserve">human </w:t>
        </w:r>
        <w:r w:rsidRPr="007A2142">
          <w:rPr>
            <w:noProof w:val="0"/>
          </w:rPr>
          <w:t xml:space="preserve">perceptual field, by </w:t>
        </w:r>
        <w:r>
          <w:rPr>
            <w:noProof w:val="0"/>
          </w:rPr>
          <w:t xml:space="preserve">lens-based </w:t>
        </w:r>
        <w:r w:rsidRPr="007A2142">
          <w:rPr>
            <w:noProof w:val="0"/>
          </w:rPr>
          <w:t>optical</w:t>
        </w:r>
        <w:r>
          <w:rPr>
            <w:noProof w:val="0"/>
          </w:rPr>
          <w:t xml:space="preserve">-enhancement </w:t>
        </w:r>
        <w:r w:rsidRPr="007A2142">
          <w:rPr>
            <w:noProof w:val="0"/>
          </w:rPr>
          <w:t>devices in the case of the space telescope, aerial photography in the case of the alluvial planes</w:t>
        </w:r>
        <w:r>
          <w:rPr>
            <w:noProof w:val="0"/>
          </w:rPr>
          <w:t>, high-speed video in the case of explosions, and time-lapse photography in the case of blooming flowers</w:t>
        </w:r>
        <w:r w:rsidRPr="007A2142">
          <w:rPr>
            <w:noProof w:val="0"/>
          </w:rPr>
          <w:t>.</w:t>
        </w:r>
        <w:r>
          <w:rPr>
            <w:noProof w:val="0"/>
          </w:rPr>
          <w:t xml:space="preserve"> [Kemp references – Worthington, high speed camera 1904, structural intuitions </w:t>
        </w:r>
        <w:proofErr w:type="spellStart"/>
        <w:r>
          <w:rPr>
            <w:noProof w:val="0"/>
          </w:rPr>
          <w:t>pg</w:t>
        </w:r>
        <w:proofErr w:type="spellEnd"/>
        <w:r>
          <w:rPr>
            <w:noProof w:val="0"/>
          </w:rPr>
          <w:t xml:space="preserve"> 144]</w:t>
        </w:r>
      </w:ins>
      <w:ins w:id="2970" w:author="Elizabeth" w:date="2022-04-13T17:10:00Z">
        <w:r w:rsidR="004D43C1">
          <w:rPr>
            <w:noProof w:val="0"/>
          </w:rPr>
          <w:t xml:space="preserve"> </w:t>
        </w:r>
      </w:ins>
      <w:ins w:id="2971" w:author="Elizabeth" w:date="2022-04-13T17:13:00Z">
        <w:r w:rsidR="00F43607">
          <w:rPr>
            <w:noProof w:val="0"/>
          </w:rPr>
          <w:t>And</w:t>
        </w:r>
      </w:ins>
      <w:ins w:id="2972" w:author="Elizabeth" w:date="2022-04-13T17:10:00Z">
        <w:r w:rsidR="004D43C1">
          <w:rPr>
            <w:noProof w:val="0"/>
          </w:rPr>
          <w:t xml:space="preserve"> all of these patterns emerge from phenomena at human-scale too. (something about </w:t>
        </w:r>
        <w:proofErr w:type="spellStart"/>
        <w:r w:rsidR="004D43C1">
          <w:rPr>
            <w:noProof w:val="0"/>
          </w:rPr>
          <w:t>crary</w:t>
        </w:r>
        <w:proofErr w:type="spellEnd"/>
        <w:r w:rsidR="004D43C1">
          <w:rPr>
            <w:noProof w:val="0"/>
          </w:rPr>
          <w:t xml:space="preserve">- scale </w:t>
        </w:r>
      </w:ins>
      <w:ins w:id="2973" w:author="Elizabeth" w:date="2022-04-13T17:11:00Z">
        <w:r w:rsidR="004D43C1">
          <w:rPr>
            <w:noProof w:val="0"/>
          </w:rPr>
          <w:t>– what is that from?)</w:t>
        </w:r>
      </w:ins>
    </w:p>
    <w:p w14:paraId="670832CF" w14:textId="45D50557" w:rsidR="00FA08AD" w:rsidRPr="007A2142" w:rsidRDefault="00FA08AD">
      <w:pPr>
        <w:rPr>
          <w:ins w:id="2974" w:author="Elizabeth Ann Storm" w:date="2021-12-13T20:38:00Z"/>
        </w:rPr>
        <w:pPrChange w:id="2975" w:author="Elizabeth Ann Storm" w:date="2021-12-13T20:39:00Z">
          <w:pPr>
            <w:spacing w:line="240" w:lineRule="auto"/>
          </w:pPr>
        </w:pPrChange>
      </w:pPr>
      <w:ins w:id="2976" w:author="Elizabeth Ann Storm" w:date="2021-12-13T20:38:00Z">
        <w:r w:rsidRPr="007A2142">
          <w:t xml:space="preserve">The radial motion of water captured in the dried impression of ink on paper is an artifact of </w:t>
        </w:r>
        <w:r>
          <w:t>the</w:t>
        </w:r>
        <w:r w:rsidRPr="007A2142">
          <w:t xml:space="preserve"> instantaneous moment </w:t>
        </w:r>
        <w:r>
          <w:t xml:space="preserve">of ink contacting wet paper </w:t>
        </w:r>
        <w:r w:rsidRPr="007A2142">
          <w:t xml:space="preserve">that results in an elongated phase of </w:t>
        </w:r>
        <w:r w:rsidRPr="007A2142">
          <w:lastRenderedPageBreak/>
          <w:t xml:space="preserve">unpredictable change as the materials reach equilibrium. </w:t>
        </w:r>
        <w:r>
          <w:t xml:space="preserve">Rather than the static moment itself, the phase change is imaged in an interaction of gravity and evaporation. </w:t>
        </w:r>
        <w:r w:rsidRPr="007A2142">
          <w:t xml:space="preserve">The series is called </w:t>
        </w:r>
      </w:ins>
      <w:ins w:id="2977" w:author="Elizabeth" w:date="2022-04-13T17:17:00Z">
        <w:r w:rsidR="00632086">
          <w:t xml:space="preserve">“cut open an atom and you will find the sun” </w:t>
        </w:r>
      </w:ins>
      <w:ins w:id="2978" w:author="Elizabeth Ann Storm" w:date="2021-12-13T20:38:00Z">
        <w:del w:id="2979" w:author="Elizabeth" w:date="2022-04-13T17:17:00Z">
          <w:r w:rsidRPr="007A2142" w:rsidDel="00632086">
            <w:delText>[inser</w:delText>
          </w:r>
        </w:del>
        <w:del w:id="2980" w:author="Elizabeth" w:date="2022-04-13T17:16:00Z">
          <w:r w:rsidRPr="007A2142" w:rsidDel="00632086">
            <w:delText xml:space="preserve">t] </w:delText>
          </w:r>
        </w:del>
        <w:r w:rsidRPr="007A2142">
          <w:t>and the title references</w:t>
        </w:r>
      </w:ins>
      <w:ins w:id="2981" w:author="Elizabeth" w:date="2022-04-13T17:17:00Z">
        <w:r w:rsidR="00632086">
          <w:t xml:space="preserve"> a translation of the poet Rumi. </w:t>
        </w:r>
      </w:ins>
      <w:ins w:id="2982" w:author="Elizabeth Ann Storm" w:date="2021-12-13T20:38:00Z">
        <w:del w:id="2983" w:author="Elizabeth" w:date="2022-04-13T17:17:00Z">
          <w:r w:rsidRPr="007A2142" w:rsidDel="00632086">
            <w:delText xml:space="preserve"> chaos theory</w:delText>
          </w:r>
        </w:del>
        <w:del w:id="2984" w:author="Elizabeth" w:date="2022-04-14T13:53:00Z">
          <w:r w:rsidRPr="007A2142" w:rsidDel="00744A67">
            <w:delText xml:space="preserve"> and writings on this unlikely topic that became popular through the best seller Chaos.</w:delText>
          </w:r>
        </w:del>
        <w:r w:rsidRPr="007A2142">
          <w:t xml:space="preserve"> </w:t>
        </w:r>
        <w:r>
          <w:t>[</w:t>
        </w:r>
        <w:r w:rsidRPr="007A2142">
          <w:t>Relate</w:t>
        </w:r>
      </w:ins>
      <w:ins w:id="2985" w:author="Elizabeth" w:date="2022-04-14T13:53:00Z">
        <w:r w:rsidR="00744A67">
          <w:t xml:space="preserve"> to </w:t>
        </w:r>
      </w:ins>
      <w:ins w:id="2986" w:author="Elizabeth Ann Storm" w:date="2021-12-13T20:38:00Z">
        <w:r w:rsidRPr="007A2142">
          <w:t xml:space="preserve"> chaos to perception and material???</w:t>
        </w:r>
        <w:r>
          <w:t>]</w:t>
        </w:r>
        <w:r w:rsidRPr="007A2142">
          <w:t xml:space="preserve">  </w:t>
        </w:r>
      </w:ins>
    </w:p>
    <w:p w14:paraId="4092188C" w14:textId="519E25DF" w:rsidR="00FA08AD" w:rsidRDefault="00FA08AD">
      <w:pPr>
        <w:rPr>
          <w:ins w:id="2987" w:author="Elizabeth Ann Storm" w:date="2021-12-13T20:38:00Z"/>
        </w:rPr>
        <w:pPrChange w:id="2988" w:author="Elizabeth Ann Storm" w:date="2021-12-13T20:39:00Z">
          <w:pPr>
            <w:spacing w:line="240" w:lineRule="auto"/>
          </w:pPr>
        </w:pPrChange>
      </w:pPr>
      <w:ins w:id="2989" w:author="Elizabeth Ann Storm" w:date="2021-12-13T20:38:00Z">
        <w:r w:rsidRPr="007A2142">
          <w:t>As I refined my notions about materials and processes, I’ve simultaneously refined my subject matter for my thesis work to patterns displaying signature energy patterns</w:t>
        </w:r>
      </w:ins>
      <w:ins w:id="2990" w:author="Elizabeth" w:date="2022-04-14T13:55:00Z">
        <w:r w:rsidR="00744A67">
          <w:t xml:space="preserve">, </w:t>
        </w:r>
      </w:ins>
      <w:ins w:id="2991" w:author="Elizabeth Ann Storm" w:date="2021-12-13T20:38:00Z">
        <w:del w:id="2992" w:author="Elizabeth" w:date="2022-04-14T13:55:00Z">
          <w:r w:rsidRPr="007A2142" w:rsidDel="00744A67">
            <w:delText xml:space="preserve"> </w:delText>
          </w:r>
        </w:del>
        <w:r w:rsidRPr="007A2142">
          <w:t>such as th</w:t>
        </w:r>
      </w:ins>
      <w:ins w:id="2993" w:author="Elizabeth" w:date="2022-04-14T13:55:00Z">
        <w:r w:rsidR="00744A67">
          <w:t>ose that arise from watery processes and gravity</w:t>
        </w:r>
      </w:ins>
      <w:ins w:id="2994" w:author="Elizabeth Ann Storm" w:date="2021-12-13T20:38:00Z">
        <w:del w:id="2995" w:author="Elizabeth" w:date="2022-04-14T13:55:00Z">
          <w:r w:rsidRPr="007A2142" w:rsidDel="00744A67">
            <w:delText>is</w:delText>
          </w:r>
        </w:del>
        <w:r w:rsidRPr="007A2142">
          <w:t xml:space="preserve">. The energy patterns leave physical traces in the material manifestation. Living, organic materials in dynamic processes with their environment display these patterns </w:t>
        </w:r>
      </w:ins>
      <w:ins w:id="2996" w:author="Elizabeth" w:date="2022-04-14T13:55:00Z">
        <w:r w:rsidR="00744A67">
          <w:t>in a similar</w:t>
        </w:r>
      </w:ins>
      <w:ins w:id="2997" w:author="Elizabeth Ann Storm" w:date="2021-12-13T20:38:00Z">
        <w:del w:id="2998" w:author="Elizabeth" w:date="2022-04-14T13:55:00Z">
          <w:r w:rsidRPr="007A2142" w:rsidDel="00744A67">
            <w:delText>the same</w:delText>
          </w:r>
        </w:del>
        <w:r w:rsidRPr="007A2142">
          <w:t xml:space="preserve"> way that inert materials do.</w:t>
        </w:r>
      </w:ins>
      <w:ins w:id="2999" w:author="Elizabeth" w:date="2022-04-14T13:53:00Z">
        <w:r w:rsidR="00744A67">
          <w:t xml:space="preserve"> </w:t>
        </w:r>
      </w:ins>
      <w:ins w:id="3000" w:author="Elizabeth Ann Storm" w:date="2021-12-13T20:38:00Z">
        <w:del w:id="3001" w:author="Elizabeth" w:date="2022-04-14T13:56:00Z">
          <w:r w:rsidRPr="007A2142" w:rsidDel="00744A67">
            <w:delText xml:space="preserve"> </w:delText>
          </w:r>
        </w:del>
        <w:r>
          <w:t xml:space="preserve">(more here) [something about the manifestation of non-human and non-living energies] </w:t>
        </w:r>
      </w:ins>
      <w:ins w:id="3002" w:author="Elizabeth" w:date="2022-04-13T17:18:00Z">
        <w:r w:rsidR="00632086">
          <w:t xml:space="preserve">(something about </w:t>
        </w:r>
      </w:ins>
      <w:ins w:id="3003" w:author="Elizabeth" w:date="2022-04-13T17:21:00Z">
        <w:r w:rsidR="00632086">
          <w:t>quoting John Ruskin in Structural Intuitions – “</w:t>
        </w:r>
        <w:r w:rsidR="00CB3328">
          <w:t xml:space="preserve">Try always, whenever you look at a form, to see the lines in it which have had power over its past </w:t>
        </w:r>
      </w:ins>
      <w:ins w:id="3004" w:author="Elizabeth" w:date="2022-04-13T17:22:00Z">
        <w:r w:rsidR="00CB3328">
          <w:t>fate and which will have power over its futurity.”</w:t>
        </w:r>
        <w:r w:rsidR="00CB3328">
          <w:rPr>
            <w:rStyle w:val="FootnoteReference"/>
          </w:rPr>
          <w:footnoteReference w:id="52"/>
        </w:r>
      </w:ins>
    </w:p>
    <w:p w14:paraId="3FC49B89" w14:textId="77777777" w:rsidR="00FA08AD" w:rsidRDefault="00FA08AD">
      <w:pPr>
        <w:rPr>
          <w:ins w:id="3007" w:author="Elizabeth Ann Storm" w:date="2021-12-13T20:38:00Z"/>
        </w:rPr>
        <w:pPrChange w:id="3008" w:author="Elizabeth Ann Storm" w:date="2021-12-13T20:39:00Z">
          <w:pPr>
            <w:spacing w:line="240" w:lineRule="auto"/>
          </w:pPr>
        </w:pPrChange>
      </w:pPr>
      <w:ins w:id="3009" w:author="Elizabeth Ann Storm" w:date="2021-12-13T20:38:00Z">
        <w:r>
          <w:t>Something about the mercurial nature of water has always mystified the curious. Observing dynamic phenomena like the movement of water in droplets and pools also has a history in the development of sensing technologies, as we have seen in the case of Worthington’s high-speed, stop-motion photography of water. [contrast familiarity of stop-motion photo with photo of grand canyon, for example, showing water’s dynamic effects in two ‘</w:t>
        </w:r>
        <w:proofErr w:type="spellStart"/>
        <w:r>
          <w:t>timezones</w:t>
        </w:r>
        <w:proofErr w:type="spellEnd"/>
        <w:r>
          <w:t>’]</w:t>
        </w:r>
      </w:ins>
    </w:p>
    <w:p w14:paraId="4A303589" w14:textId="26558370" w:rsidR="006D7F2F" w:rsidRPr="007A2142" w:rsidRDefault="006D7F2F">
      <w:pPr>
        <w:pStyle w:val="EndNoteBibliography"/>
        <w:spacing w:line="480" w:lineRule="auto"/>
        <w:pPrChange w:id="3010" w:author="Elizabeth Ann Storm" w:date="2021-12-13T20:39:00Z">
          <w:pPr/>
        </w:pPrChange>
      </w:pPr>
      <w:r w:rsidRPr="007A2142">
        <w:rPr>
          <w:noProof w:val="0"/>
        </w:rPr>
        <w:t>This is where I find myself investigating, at the slight intersection of traditional notions of art mediums and new media, navigating the edge of my own embodied perception</w:t>
      </w:r>
      <w:ins w:id="3011" w:author="Elizabeth Ann Storm" w:date="2021-12-13T20:35:00Z">
        <w:r w:rsidR="00BE24A8">
          <w:rPr>
            <w:noProof w:val="0"/>
          </w:rPr>
          <w:t xml:space="preserve">. </w:t>
        </w:r>
      </w:ins>
      <w:del w:id="3012" w:author="Elizabeth Ann Storm" w:date="2021-12-13T20:35:00Z">
        <w:r w:rsidRPr="007A2142" w:rsidDel="00BE24A8">
          <w:rPr>
            <w:noProof w:val="0"/>
          </w:rPr>
          <w:delText xml:space="preserve">; </w:delText>
        </w:r>
      </w:del>
      <w:ins w:id="3013" w:author="Elizabeth Ann Storm" w:date="2021-12-13T20:35:00Z">
        <w:r w:rsidR="00BE24A8">
          <w:rPr>
            <w:noProof w:val="0"/>
          </w:rPr>
          <w:t>W</w:t>
        </w:r>
      </w:ins>
      <w:del w:id="3014" w:author="Elizabeth Ann Storm" w:date="2021-12-13T20:35:00Z">
        <w:r w:rsidRPr="007A2142" w:rsidDel="00BE24A8">
          <w:rPr>
            <w:noProof w:val="0"/>
          </w:rPr>
          <w:delText>w</w:delText>
        </w:r>
      </w:del>
      <w:r w:rsidRPr="007A2142">
        <w:rPr>
          <w:noProof w:val="0"/>
        </w:rPr>
        <w:t xml:space="preserve">hat do I notice, now knowing my perceptual apparatus is mediated through not only my senses and the whole sensory body, but extensions thereof? </w:t>
      </w:r>
    </w:p>
    <w:p w14:paraId="3682B7F7" w14:textId="156D7CF4" w:rsidR="006D7F2F" w:rsidDel="00BE24A8" w:rsidRDefault="006D7F2F" w:rsidP="006D7F2F">
      <w:pPr>
        <w:rPr>
          <w:del w:id="3015" w:author="Elizabeth Ann Storm" w:date="2021-12-10T20:07:00Z"/>
        </w:rPr>
      </w:pPr>
      <w:r w:rsidRPr="007A2142">
        <w:lastRenderedPageBreak/>
        <w:t xml:space="preserve">Alongside a </w:t>
      </w:r>
      <w:del w:id="3016" w:author="Elizabeth" w:date="2022-04-14T14:22:00Z">
        <w:r w:rsidRPr="007A2142" w:rsidDel="006E0828">
          <w:delText xml:space="preserve">purposeful </w:delText>
        </w:r>
      </w:del>
      <w:r w:rsidRPr="007A2142">
        <w:t xml:space="preserve">pre-reflective experience, I also </w:t>
      </w:r>
      <w:del w:id="3017" w:author="Elizabeth" w:date="2022-04-14T14:22:00Z">
        <w:r w:rsidRPr="007A2142" w:rsidDel="006E0828">
          <w:delText xml:space="preserve">employ </w:delText>
        </w:r>
      </w:del>
      <w:ins w:id="3018" w:author="Elizabeth" w:date="2022-04-14T14:22:00Z">
        <w:r w:rsidR="006E0828">
          <w:t>make use of</w:t>
        </w:r>
        <w:r w:rsidR="006E0828" w:rsidRPr="007A2142">
          <w:t xml:space="preserve"> </w:t>
        </w:r>
      </w:ins>
      <w:r w:rsidRPr="007A2142">
        <w:t xml:space="preserve">lens-based technologies to augment, supplement, and contrast </w:t>
      </w:r>
      <w:del w:id="3019" w:author="Elizabeth" w:date="2022-04-14T14:22:00Z">
        <w:r w:rsidRPr="007A2142" w:rsidDel="006E0828">
          <w:delText xml:space="preserve">that </w:delText>
        </w:r>
      </w:del>
      <w:ins w:id="3020" w:author="Elizabeth" w:date="2022-04-14T14:22:00Z">
        <w:r w:rsidR="006E0828">
          <w:t>my</w:t>
        </w:r>
        <w:r w:rsidR="006E0828" w:rsidRPr="007A2142">
          <w:t xml:space="preserve"> </w:t>
        </w:r>
      </w:ins>
      <w:r w:rsidRPr="007A2142">
        <w:t>pure</w:t>
      </w:r>
      <w:r w:rsidR="00635A38">
        <w:t>l</w:t>
      </w:r>
      <w:r w:rsidRPr="007A2142">
        <w:t>y subjective awareness. The seemingly benign but pervasive cell phone camera, the high-tech high-speed video camera, and digital projections are some tools I use to expand on my bodily perception. My practice</w:t>
      </w:r>
      <w:del w:id="3021" w:author="Elizabeth" w:date="2022-04-14T13:57:00Z">
        <w:r w:rsidRPr="007A2142" w:rsidDel="00744A67">
          <w:delText>s</w:delText>
        </w:r>
      </w:del>
      <w:r w:rsidRPr="007A2142">
        <w:t xml:space="preserve"> couples these visuo-spatial, extra-sensory perceptions with time-dependent, organic cultivation of forms</w:t>
      </w:r>
      <w:ins w:id="3022" w:author="Elizabeth" w:date="2022-04-14T14:25:00Z">
        <w:r w:rsidR="00B94168">
          <w:t xml:space="preserve"> through n</w:t>
        </w:r>
      </w:ins>
      <w:del w:id="3023" w:author="Elizabeth" w:date="2022-04-14T14:25:00Z">
        <w:r w:rsidRPr="007A2142" w:rsidDel="00B94168">
          <w:delText>, and n</w:delText>
        </w:r>
      </w:del>
      <w:r w:rsidRPr="007A2142">
        <w:t xml:space="preserve">on-traditional, direct impressions of gestures and actions in space to explore the intersections of </w:t>
      </w:r>
      <w:del w:id="3024" w:author="Elizabeth" w:date="2022-04-14T13:58:00Z">
        <w:r w:rsidRPr="007A2142" w:rsidDel="00744A67">
          <w:delText xml:space="preserve">scientific </w:delText>
        </w:r>
      </w:del>
      <w:ins w:id="3025" w:author="Elizabeth" w:date="2022-04-14T14:31:00Z">
        <w:r w:rsidR="00652FA8">
          <w:t>speculative</w:t>
        </w:r>
      </w:ins>
      <w:ins w:id="3026" w:author="Elizabeth" w:date="2022-04-14T13:58:00Z">
        <w:r w:rsidR="00744A67" w:rsidRPr="007A2142">
          <w:t xml:space="preserve"> </w:t>
        </w:r>
      </w:ins>
      <w:r w:rsidRPr="007A2142">
        <w:t>thinking and technology with embodied experience.</w:t>
      </w:r>
      <w:ins w:id="3027" w:author="Elizabeth" w:date="2022-04-14T13:58:00Z">
        <w:r w:rsidR="00F97159">
          <w:t xml:space="preserve"> </w:t>
        </w:r>
      </w:ins>
      <w:ins w:id="3028" w:author="Elizabeth" w:date="2022-04-14T14:12:00Z">
        <w:r w:rsidR="000E31F1">
          <w:t>My work</w:t>
        </w:r>
      </w:ins>
      <w:ins w:id="3029" w:author="Elizabeth" w:date="2022-04-14T14:11:00Z">
        <w:r w:rsidR="000E31F1">
          <w:t xml:space="preserve"> </w:t>
        </w:r>
      </w:ins>
      <w:del w:id="3030" w:author="Elizabeth" w:date="2022-04-14T14:11:00Z">
        <w:r w:rsidRPr="007A2142" w:rsidDel="000E31F1">
          <w:delText xml:space="preserve"> </w:delText>
        </w:r>
      </w:del>
      <w:ins w:id="3031" w:author="Elizabeth" w:date="2022-04-14T14:11:00Z">
        <w:r w:rsidR="000E31F1">
          <w:t>combine</w:t>
        </w:r>
      </w:ins>
      <w:ins w:id="3032" w:author="Elizabeth" w:date="2022-04-14T14:12:00Z">
        <w:r w:rsidR="000E31F1">
          <w:t>s</w:t>
        </w:r>
      </w:ins>
      <w:del w:id="3033" w:author="Elizabeth" w:date="2022-04-14T14:11:00Z">
        <w:r w:rsidRPr="007A2142" w:rsidDel="000E31F1">
          <w:delText>Combining</w:delText>
        </w:r>
      </w:del>
      <w:r w:rsidRPr="007A2142">
        <w:t xml:space="preserve"> tactile, bodily processes and traditional materials with electronic sensing and high-tech lens technologies </w:t>
      </w:r>
      <w:ins w:id="3034" w:author="Elizabeth" w:date="2022-04-14T14:12:00Z">
        <w:r w:rsidR="000E31F1">
          <w:t>and in doing so, gives my body a place to integrate</w:t>
        </w:r>
      </w:ins>
      <w:ins w:id="3035" w:author="Elizabeth" w:date="2022-04-14T14:32:00Z">
        <w:r w:rsidR="00652FA8">
          <w:t xml:space="preserve"> and digest</w:t>
        </w:r>
      </w:ins>
      <w:ins w:id="3036" w:author="Elizabeth" w:date="2022-04-14T14:12:00Z">
        <w:r w:rsidR="000E31F1">
          <w:t xml:space="preserve"> th</w:t>
        </w:r>
      </w:ins>
      <w:ins w:id="3037" w:author="Elizabeth" w:date="2022-04-14T14:31:00Z">
        <w:r w:rsidR="00652FA8">
          <w:t>is 21</w:t>
        </w:r>
        <w:r w:rsidR="00652FA8" w:rsidRPr="00652FA8">
          <w:rPr>
            <w:vertAlign w:val="superscript"/>
            <w:rPrChange w:id="3038" w:author="Elizabeth" w:date="2022-04-14T14:31:00Z">
              <w:rPr/>
            </w:rPrChange>
          </w:rPr>
          <w:t>st</w:t>
        </w:r>
        <w:r w:rsidR="00652FA8">
          <w:t xml:space="preserve"> centu</w:t>
        </w:r>
      </w:ins>
      <w:ins w:id="3039" w:author="Elizabeth" w:date="2022-04-14T14:32:00Z">
        <w:r w:rsidR="00652FA8">
          <w:t>ry</w:t>
        </w:r>
      </w:ins>
      <w:ins w:id="3040" w:author="Elizabeth" w:date="2022-04-14T14:12:00Z">
        <w:r w:rsidR="000E31F1">
          <w:t xml:space="preserve"> expanded perception.</w:t>
        </w:r>
      </w:ins>
      <w:del w:id="3041" w:author="Elizabeth" w:date="2022-04-14T14:12:00Z">
        <w:r w:rsidRPr="007A2142" w:rsidDel="000E31F1">
          <w:delText>places my body into the process of integrating</w:delText>
        </w:r>
      </w:del>
      <w:ins w:id="3042" w:author="Elizabeth Ann Storm" w:date="2021-12-01T15:00:00Z">
        <w:del w:id="3043" w:author="Elizabeth" w:date="2022-04-14T14:12:00Z">
          <w:r w:rsidR="00220C9F" w:rsidDel="000E31F1">
            <w:delText xml:space="preserve"> my expanded perceptions into</w:delText>
          </w:r>
        </w:del>
        <w:r w:rsidR="00220C9F">
          <w:t xml:space="preserve"> </w:t>
        </w:r>
        <w:del w:id="3044" w:author="Elizabeth" w:date="2022-04-14T14:12:00Z">
          <w:r w:rsidR="00220C9F" w:rsidDel="000E31F1">
            <w:delText xml:space="preserve">a </w:delText>
          </w:r>
        </w:del>
      </w:ins>
      <w:del w:id="3045" w:author="Elizabeth" w:date="2022-04-14T14:12:00Z">
        <w:r w:rsidRPr="007A2142" w:rsidDel="000E31F1">
          <w:delText>. … (something come back later)</w:delText>
        </w:r>
      </w:del>
    </w:p>
    <w:p w14:paraId="25274E3E" w14:textId="234A8A7F" w:rsidR="00BE24A8" w:rsidRDefault="00BE24A8" w:rsidP="002425EC">
      <w:pPr>
        <w:rPr>
          <w:ins w:id="3046" w:author="Elizabeth Ann Storm" w:date="2021-12-13T20:37:00Z"/>
        </w:rPr>
      </w:pPr>
    </w:p>
    <w:p w14:paraId="7DAFEBEC" w14:textId="77777777" w:rsidR="00BE24A8" w:rsidRPr="00FA08AD" w:rsidRDefault="00BE24A8">
      <w:pPr>
        <w:pStyle w:val="NoSpacing"/>
        <w:spacing w:line="480" w:lineRule="auto"/>
        <w:rPr>
          <w:ins w:id="3047" w:author="Elizabeth Ann Storm" w:date="2021-12-13T20:37:00Z"/>
          <w:rFonts w:eastAsiaTheme="minorHAnsi"/>
          <w:rPrChange w:id="3048" w:author="Elizabeth Ann Storm" w:date="2021-12-13T20:38:00Z">
            <w:rPr>
              <w:ins w:id="3049" w:author="Elizabeth Ann Storm" w:date="2021-12-13T20:37:00Z"/>
            </w:rPr>
          </w:rPrChange>
        </w:rPr>
        <w:pPrChange w:id="3050" w:author="Elizabeth Ann Storm" w:date="2021-12-13T20:38:00Z">
          <w:pPr/>
        </w:pPrChange>
      </w:pPr>
    </w:p>
    <w:p w14:paraId="38D5E5F4" w14:textId="00E39C02" w:rsidR="002425EC" w:rsidRDefault="002425EC" w:rsidP="006D7F2F">
      <w:pPr>
        <w:rPr>
          <w:ins w:id="3051" w:author="Elizabeth Ann Storm" w:date="2021-12-10T20:07:00Z"/>
          <w:rFonts w:eastAsiaTheme="minorHAnsi"/>
        </w:rPr>
      </w:pPr>
    </w:p>
    <w:p w14:paraId="6B3B8841" w14:textId="003C8C2A" w:rsidR="006D7F2F" w:rsidDel="002425EC" w:rsidRDefault="006D7F2F">
      <w:pPr>
        <w:pStyle w:val="Heading2"/>
        <w:ind w:left="0" w:firstLine="0"/>
        <w:rPr>
          <w:del w:id="3052" w:author="Elizabeth Ann Storm" w:date="2021-12-10T20:07:00Z"/>
          <w:rFonts w:eastAsiaTheme="minorHAnsi"/>
        </w:rPr>
        <w:pPrChange w:id="3053" w:author="Elizabeth Ann Storm" w:date="2021-12-10T20:07:00Z">
          <w:pPr>
            <w:pStyle w:val="Heading2"/>
          </w:pPr>
        </w:pPrChange>
      </w:pPr>
      <w:del w:id="3054" w:author="Elizabeth Ann Storm" w:date="2021-12-10T20:07:00Z">
        <w:r w:rsidDel="002425EC">
          <w:rPr>
            <w:rFonts w:eastAsiaTheme="minorHAnsi"/>
          </w:rPr>
          <w:delText xml:space="preserve">Material </w:delText>
        </w:r>
        <w:r w:rsidR="00635A38" w:rsidDel="002425EC">
          <w:rPr>
            <w:rFonts w:eastAsiaTheme="minorHAnsi"/>
          </w:rPr>
          <w:delText>i</w:delText>
        </w:r>
        <w:r w:rsidDel="002425EC">
          <w:rPr>
            <w:rFonts w:eastAsiaTheme="minorHAnsi"/>
          </w:rPr>
          <w:delText>mmersion</w:delText>
        </w:r>
      </w:del>
    </w:p>
    <w:p w14:paraId="6A3F0EB5" w14:textId="53988A8C" w:rsidR="006D7F2F" w:rsidRPr="007A2142" w:rsidDel="00F22E9A" w:rsidRDefault="00635A38">
      <w:pPr>
        <w:rPr>
          <w:del w:id="3055" w:author="Elizabeth Ann Storm" w:date="2021-12-13T20:16:00Z"/>
        </w:rPr>
      </w:pPr>
      <w:del w:id="3056" w:author="Elizabeth Ann Storm" w:date="2021-12-13T20:16:00Z">
        <w:r w:rsidDel="00F22E9A">
          <w:delText xml:space="preserve">(I need to fix all of this, maybe moving it to other sections…) </w:delText>
        </w:r>
        <w:r w:rsidR="006D7F2F" w:rsidRPr="007A2142" w:rsidDel="00F22E9A">
          <w:delText>I look to “nature” as an orienting principle in this vast terrain. My curiosity for the way things work can be endlessly satiated on observing the workings of natural systems.  Nature is a traditional and steadfast subject of the artist from time immemorial. To define my understanding of what I mean by “nature”, I have to mention the ideologies of the 19</w:delText>
        </w:r>
        <w:r w:rsidR="006D7F2F" w:rsidRPr="007A2142" w:rsidDel="00F22E9A">
          <w:rPr>
            <w:szCs w:val="24"/>
          </w:rPr>
          <w:delText>th</w:delText>
        </w:r>
        <w:r w:rsidR="006D7F2F" w:rsidRPr="007A2142" w:rsidDel="00F22E9A">
          <w:delText xml:space="preserve"> century notions of nature as “out there,” the wild places, the romantic, Emersonian nature “untouched by man”, the Aristotelian nature of natural philosophy or the natural sciences that places matter and forces in reducible and build able frames of reference, and the “technoscientific natureculture” of today. </w:delText>
        </w:r>
      </w:del>
    </w:p>
    <w:p w14:paraId="10241D15" w14:textId="71B3E7A1" w:rsidR="006D7F2F" w:rsidRPr="007A2142" w:rsidDel="00141B1D" w:rsidRDefault="006D7F2F" w:rsidP="006D7F2F">
      <w:pPr>
        <w:rPr>
          <w:del w:id="3057" w:author="Elizabeth Ann Storm" w:date="2021-12-01T14:38:00Z"/>
        </w:rPr>
      </w:pPr>
      <w:del w:id="3058" w:author="Elizabeth Ann Storm" w:date="2021-12-01T14:38:00Z">
        <w:r w:rsidRPr="007A2142" w:rsidDel="00141B1D">
          <w:delTex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process is more likely to contain both medium and material, and I’ve begun to look at my work by including this angle. </w:delText>
        </w:r>
      </w:del>
    </w:p>
    <w:p w14:paraId="547C749C" w14:textId="1AD2878B" w:rsidR="006D7F2F" w:rsidRPr="007A2142" w:rsidDel="00141B1D" w:rsidRDefault="006D7F2F" w:rsidP="006D7F2F">
      <w:pPr>
        <w:rPr>
          <w:del w:id="3059" w:author="Elizabeth Ann Storm" w:date="2021-12-01T14:38:00Z"/>
        </w:rPr>
      </w:pPr>
      <w:del w:id="3060" w:author="Elizabeth Ann Storm" w:date="2021-12-01T14:38:00Z">
        <w:r w:rsidRPr="007A2142" w:rsidDel="00141B1D">
          <w:delText>In the recent past, I continue to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delText>
        </w:r>
      </w:del>
    </w:p>
    <w:p w14:paraId="45927789" w14:textId="3DD85812" w:rsidR="006D7F2F" w:rsidRPr="007A2142" w:rsidDel="00141B1D" w:rsidRDefault="006D7F2F" w:rsidP="006D7F2F">
      <w:pPr>
        <w:rPr>
          <w:del w:id="3061" w:author="Elizabeth Ann Storm" w:date="2021-12-01T14:38:00Z"/>
        </w:rPr>
      </w:pPr>
      <w:del w:id="3062" w:author="Elizabeth Ann Storm" w:date="2021-12-01T14:38:00Z">
        <w:r w:rsidRPr="007A2142" w:rsidDel="00141B1D">
          <w:delText xml:space="preserve">Part of this redefinition of the materials of my medium, of drawing and painting, and of the “artist’s studio”, has been a reconnection with my bodily experience in the act of creation. What drew me early on to recalibrate my approach to materials was that I wanted to be immersed in them. Most oil and acrylic paints are just antithetical to this very notion, requiring plastic barriers and distancing tools to properly use. The whole idea turned me off, and so I learned to love charcoal and ink and paper. I’ve found the character of these materials to mirror an ephemerality of experience that they are most adept at capturing. They also recall, not only the western art history of sketches and designs in graphite or charcoal or crayon or ink on paper, vellum, or papyrus and their ephemerality, but the simultaneous permanence associated with marks on prepared surfaces. </w:delText>
        </w:r>
      </w:del>
    </w:p>
    <w:p w14:paraId="1F00AE12" w14:textId="0184198C" w:rsidR="006D7F2F" w:rsidRPr="007A2142" w:rsidDel="00141B1D" w:rsidRDefault="006D7F2F" w:rsidP="006D7F2F">
      <w:pPr>
        <w:rPr>
          <w:del w:id="3063" w:author="Elizabeth Ann Storm" w:date="2021-12-01T14:38:00Z"/>
        </w:rPr>
      </w:pPr>
      <w:del w:id="3064" w:author="Elizabeth Ann Storm" w:date="2021-12-01T14:38:00Z">
        <w:r w:rsidRPr="007A2142" w:rsidDel="00141B1D">
          <w:delText>These marked surfaces, from the earliest known clay tablet, meant to be recycled, to the ubiquitous sketchbook page, constitute an essential aspect of material history, recording characteristics of and evolutions in thought both visually and in writing, which initially evolved hand in hand. I find the ephemerality and transience of these early thought forms to be so poetic. It speaks to the impulse to get something, to get a thought, an impression, a feeling, to mark it down outside your head just to check yourself, to reflect on that experience you must have just had. The point of reflection, the means of recording, carries the character of the medium, and the form of transcription inevitably influences the remembering, but these things ar</w:delText>
        </w:r>
      </w:del>
      <w:del w:id="3065" w:author="Elizabeth Ann Storm" w:date="2021-12-01T14:37:00Z">
        <w:r w:rsidRPr="007A2142" w:rsidDel="00595AD9">
          <w:delText xml:space="preserve"> wonky </w:delText>
        </w:r>
      </w:del>
      <w:del w:id="3066" w:author="Elizabeth Ann Storm" w:date="2021-12-01T14:38:00Z">
        <w:r w:rsidRPr="007A2142" w:rsidDel="00141B1D">
          <w:delText>revealed with time. Time will only tell what becomes of our volumes of physical and digital records alike.</w:delText>
        </w:r>
      </w:del>
    </w:p>
    <w:p w14:paraId="7822A035" w14:textId="7666FBFF" w:rsidR="006D7F2F" w:rsidDel="00F22E9A" w:rsidRDefault="006D7F2F" w:rsidP="006D7F2F">
      <w:pPr>
        <w:rPr>
          <w:del w:id="3067" w:author="Elizabeth Ann Storm" w:date="2021-12-13T20:16:00Z"/>
        </w:rPr>
      </w:pPr>
      <w:del w:id="3068" w:author="Elizabeth Ann Storm" w:date="2021-12-01T14:38:00Z">
        <w:r w:rsidRPr="007A2142" w:rsidDel="00141B1D">
          <w:delText xml:space="preserve">I use materials that have an elemental, ephemeral materiality, in an expanded practice centered around a traditional medium, drawing, retaining its embedded sense of transience to reflect on the intersections and </w:delText>
        </w:r>
        <w:r w:rsidR="00635A38" w:rsidRPr="007A2142" w:rsidDel="00141B1D">
          <w:delText>contrasts</w:delText>
        </w:r>
        <w:r w:rsidRPr="007A2142" w:rsidDel="00141B1D">
          <w:delText xml:space="preserve"> this seemingly unchanging medium has with contemporary new media. My practice requires my physical integration with my materials and processes to reach a level of embodied, </w:delText>
        </w:r>
        <w:r w:rsidR="00635A38" w:rsidRPr="007A2142" w:rsidDel="00141B1D">
          <w:delText>kinesthetic</w:delText>
        </w:r>
        <w:r w:rsidRPr="007A2142" w:rsidDel="00141B1D">
          <w:delText xml:space="preserve"> understanding, leading me to what I consider as “natural” materials. </w:delText>
        </w:r>
      </w:del>
      <w:del w:id="3069" w:author="Elizabeth Ann Storm" w:date="2021-12-13T20:16:00Z">
        <w:r w:rsidRPr="007A2142" w:rsidDel="00F22E9A">
          <w:delText>With this in mind, I will expand on my concept of nature as outlined above. (Ephemerality of experience, matter or nature experiencing itself)</w:delText>
        </w:r>
      </w:del>
    </w:p>
    <w:p w14:paraId="17EA8A41" w14:textId="38BC8F88" w:rsidR="00083BB7" w:rsidRDefault="00083BB7">
      <w:pPr>
        <w:spacing w:line="240" w:lineRule="auto"/>
        <w:ind w:firstLine="0"/>
      </w:pPr>
      <w:r>
        <w:br w:type="page"/>
      </w:r>
    </w:p>
    <w:p w14:paraId="34DB1452" w14:textId="10EF59B8" w:rsidR="00083BB7" w:rsidRDefault="00083BB7" w:rsidP="00083BB7">
      <w:pPr>
        <w:pStyle w:val="Heading1"/>
        <w:numPr>
          <w:ilvl w:val="0"/>
          <w:numId w:val="2"/>
        </w:numPr>
        <w:rPr>
          <w:rFonts w:eastAsiaTheme="minorHAnsi"/>
        </w:rPr>
      </w:pPr>
      <w:bookmarkStart w:id="3070" w:name="_Toc100588266"/>
      <w:r>
        <w:rPr>
          <w:rFonts w:eastAsiaTheme="minorHAnsi"/>
        </w:rPr>
        <w:lastRenderedPageBreak/>
        <w:t>A wheel inside a wheel exhibition</w:t>
      </w:r>
      <w:bookmarkEnd w:id="3070"/>
    </w:p>
    <w:p w14:paraId="4951A582" w14:textId="13C861C3" w:rsidR="00083BB7" w:rsidDel="008055F8" w:rsidRDefault="009446CD">
      <w:pPr>
        <w:pStyle w:val="BodyText"/>
        <w:spacing w:line="240" w:lineRule="auto"/>
        <w:ind w:left="432"/>
        <w:rPr>
          <w:del w:id="3071" w:author="Elizabeth Ann Storm" w:date="2021-12-01T14:14:00Z"/>
        </w:rPr>
        <w:pPrChange w:id="3072" w:author="Elizabeth" w:date="2022-04-14T14:32:00Z">
          <w:pPr>
            <w:pStyle w:val="BodyText"/>
          </w:pPr>
        </w:pPrChange>
      </w:pPr>
      <w:ins w:id="3073" w:author="Elizabeth" w:date="2022-04-14T14:53:00Z">
        <w:r>
          <w:rPr>
            <w:i/>
            <w:iCs/>
          </w:rPr>
          <w:t xml:space="preserve">a wheel inside </w:t>
        </w:r>
      </w:ins>
      <w:ins w:id="3074" w:author="Elizabeth" w:date="2022-04-14T14:54:00Z">
        <w:r>
          <w:rPr>
            <w:i/>
            <w:iCs/>
          </w:rPr>
          <w:t>a wheel</w:t>
        </w:r>
        <w:r>
          <w:t xml:space="preserve"> picks up themes I began exploring in </w:t>
        </w:r>
      </w:ins>
      <w:ins w:id="3075" w:author="Elizabeth Ann Storm" w:date="2021-12-10T20:08:00Z">
        <w:del w:id="3076" w:author="Elizabeth" w:date="2022-04-14T14:32:00Z">
          <w:r w:rsidR="00EE741B" w:rsidDel="00652FA8">
            <w:delText>Recap exhibition</w:delText>
          </w:r>
        </w:del>
      </w:ins>
      <w:del w:id="3077" w:author="Elizabeth Ann Storm" w:date="2021-12-01T14:14:00Z">
        <w:r w:rsidR="00083BB7" w:rsidDel="00B51E94">
          <w:delText>Blah blah blah</w:delText>
        </w:r>
      </w:del>
    </w:p>
    <w:p w14:paraId="53158934" w14:textId="6AF28671" w:rsidR="008055F8" w:rsidDel="00652FA8" w:rsidRDefault="008055F8">
      <w:pPr>
        <w:pStyle w:val="BodyText"/>
        <w:spacing w:line="240" w:lineRule="auto"/>
        <w:ind w:left="432"/>
        <w:rPr>
          <w:ins w:id="3078" w:author="Elizabeth Ann Storm" w:date="2021-12-13T16:10:00Z"/>
          <w:del w:id="3079" w:author="Elizabeth" w:date="2022-04-14T14:32:00Z"/>
        </w:rPr>
        <w:pPrChange w:id="3080" w:author="Elizabeth" w:date="2022-04-14T14:32:00Z">
          <w:pPr>
            <w:pStyle w:val="BodyText"/>
          </w:pPr>
        </w:pPrChange>
      </w:pPr>
    </w:p>
    <w:p w14:paraId="1A864216" w14:textId="77777777" w:rsidR="00B23C0E" w:rsidRDefault="00B23C0E">
      <w:pPr>
        <w:pStyle w:val="EndNoteBibliography"/>
        <w:spacing w:line="480" w:lineRule="auto"/>
        <w:ind w:left="432" w:firstLine="0"/>
        <w:rPr>
          <w:ins w:id="3081" w:author="Elizabeth Ann Storm" w:date="2021-12-13T16:12:00Z"/>
          <w:noProof w:val="0"/>
        </w:rPr>
        <w:pPrChange w:id="3082" w:author="Elizabeth" w:date="2022-04-14T14:32:00Z">
          <w:pPr>
            <w:pStyle w:val="EndNoteBibliography"/>
            <w:spacing w:line="480" w:lineRule="auto"/>
          </w:pPr>
        </w:pPrChange>
      </w:pPr>
    </w:p>
    <w:p w14:paraId="01365C56" w14:textId="77777777" w:rsidR="00083BB7" w:rsidRDefault="00083BB7">
      <w:pPr>
        <w:pStyle w:val="BodyText"/>
        <w:pPrChange w:id="3083" w:author="Elizabeth Ann Storm" w:date="2021-12-01T14:15:00Z">
          <w:pPr>
            <w:spacing w:line="240" w:lineRule="auto"/>
            <w:ind w:firstLine="0"/>
          </w:pPr>
        </w:pPrChange>
      </w:pPr>
      <w:r>
        <w:br w:type="page"/>
      </w:r>
    </w:p>
    <w:p w14:paraId="774EDC31" w14:textId="7ADC8534" w:rsidR="00083BB7" w:rsidRDefault="00083BB7" w:rsidP="00083BB7">
      <w:pPr>
        <w:pStyle w:val="Heading1"/>
        <w:numPr>
          <w:ilvl w:val="0"/>
          <w:numId w:val="2"/>
        </w:numPr>
        <w:rPr>
          <w:rFonts w:eastAsiaTheme="minorHAnsi"/>
        </w:rPr>
      </w:pPr>
      <w:bookmarkStart w:id="3084" w:name="_Toc100588267"/>
      <w:r>
        <w:rPr>
          <w:rFonts w:eastAsiaTheme="minorHAnsi"/>
        </w:rPr>
        <w:lastRenderedPageBreak/>
        <w:t>Conclusion</w:t>
      </w:r>
      <w:bookmarkEnd w:id="3084"/>
    </w:p>
    <w:p w14:paraId="78EF205C" w14:textId="6A14EFE3" w:rsidR="00083BB7" w:rsidRPr="00083BB7" w:rsidRDefault="00083BB7" w:rsidP="00083BB7">
      <w:r>
        <w:t>Conclusions, insigh</w:t>
      </w:r>
      <w:r w:rsidR="00635A38">
        <w:t>ts</w:t>
      </w:r>
      <w:r w:rsidR="00111E9D">
        <w:t xml:space="preserve">. </w:t>
      </w:r>
    </w:p>
    <w:p w14:paraId="7DCFEC7B" w14:textId="77777777" w:rsidR="006D7F2F" w:rsidRPr="006D7F2F" w:rsidRDefault="006D7F2F" w:rsidP="006D7F2F"/>
    <w:p w14:paraId="37B33D85" w14:textId="77777777" w:rsidR="006D7F2F" w:rsidRPr="006D7F2F" w:rsidRDefault="006D7F2F" w:rsidP="006D7F2F"/>
    <w:p w14:paraId="36C1ED59" w14:textId="77777777" w:rsidR="00FC7F4C" w:rsidRPr="00FC7F4C" w:rsidRDefault="00FC7F4C" w:rsidP="00FC7F4C"/>
    <w:p w14:paraId="74C27613" w14:textId="77777777" w:rsidR="007F426B" w:rsidRPr="007F426B" w:rsidRDefault="007F426B" w:rsidP="007F426B"/>
    <w:p w14:paraId="0AA2EA1C" w14:textId="7C59E1EB" w:rsidR="00480235" w:rsidRPr="00083BB7" w:rsidRDefault="00480235" w:rsidP="00083BB7">
      <w:pPr>
        <w:pStyle w:val="Heading1"/>
        <w:numPr>
          <w:ilvl w:val="0"/>
          <w:numId w:val="0"/>
        </w:numPr>
        <w:ind w:left="432"/>
      </w:pPr>
      <w:r w:rsidRPr="00EC103B">
        <w:br w:type="page"/>
      </w:r>
    </w:p>
    <w:p w14:paraId="26FBE481" w14:textId="5D53514A" w:rsidR="006D4354" w:rsidRPr="00EC103B" w:rsidRDefault="00AA373D" w:rsidP="00FA4FF8">
      <w:pPr>
        <w:pStyle w:val="Heading1"/>
        <w:numPr>
          <w:ilvl w:val="0"/>
          <w:numId w:val="0"/>
        </w:numPr>
        <w:spacing w:before="0" w:after="0"/>
        <w:rPr>
          <w:szCs w:val="24"/>
        </w:rPr>
      </w:pPr>
      <w:bookmarkStart w:id="3085" w:name="_Toc100588268"/>
      <w:r>
        <w:rPr>
          <w:szCs w:val="24"/>
        </w:rPr>
        <w:lastRenderedPageBreak/>
        <w:t>Bibliography</w:t>
      </w:r>
      <w:bookmarkEnd w:id="3085"/>
    </w:p>
    <w:p w14:paraId="3EDE6564" w14:textId="77777777" w:rsidR="007E0565" w:rsidRPr="007E0565" w:rsidRDefault="00AA373D" w:rsidP="007E0565">
      <w:pPr>
        <w:pStyle w:val="EndNoteBibliography"/>
        <w:spacing w:after="240"/>
        <w:ind w:left="720" w:hanging="720"/>
      </w:pPr>
      <w:r>
        <w:rPr>
          <w:szCs w:val="24"/>
        </w:rPr>
        <w:fldChar w:fldCharType="begin"/>
      </w:r>
      <w:r>
        <w:rPr>
          <w:szCs w:val="24"/>
        </w:rPr>
        <w:instrText xml:space="preserve"> ADDIN EN.REFLIST </w:instrText>
      </w:r>
      <w:r>
        <w:rPr>
          <w:szCs w:val="24"/>
        </w:rPr>
        <w:fldChar w:fldCharType="separate"/>
      </w:r>
      <w:r w:rsidR="007E0565" w:rsidRPr="007E0565">
        <w:t xml:space="preserve">Benjamin, Walter, Harry Zhon, Hannah Arendt, and Leon Wieseltier. </w:t>
      </w:r>
      <w:r w:rsidR="007E0565" w:rsidRPr="007E0565">
        <w:rPr>
          <w:i/>
        </w:rPr>
        <w:t>Illuminations / Walter Benjamin ; Translated by Harry Zohn ; Edited and with an Introduction by Hannah Arendt ; Preface by Leon Wieseltier.</w:t>
      </w:r>
      <w:r w:rsidR="007E0565" w:rsidRPr="007E0565">
        <w:t xml:space="preserve"> New York: Schocken Books, 2007.</w:t>
      </w:r>
    </w:p>
    <w:p w14:paraId="59B658EA" w14:textId="77777777" w:rsidR="007E0565" w:rsidRPr="007E0565" w:rsidRDefault="007E0565" w:rsidP="007E0565">
      <w:pPr>
        <w:pStyle w:val="EndNoteBibliography"/>
        <w:spacing w:after="240"/>
        <w:ind w:left="720" w:hanging="720"/>
      </w:pPr>
      <w:r w:rsidRPr="007E0565">
        <w:t xml:space="preserve">Blake, William. </w:t>
      </w:r>
      <w:r w:rsidRPr="007E0565">
        <w:rPr>
          <w:i/>
        </w:rPr>
        <w:t>The Marriage of Heaven and Hell / by William Blake, with an Introduction and Commentary by Sir Geoffrey Keynes.</w:t>
      </w:r>
      <w:r w:rsidRPr="007E0565">
        <w:t xml:space="preserve"> Edited by Geoffrey Keynes. New York: Oxford University Press, 1994.</w:t>
      </w:r>
    </w:p>
    <w:p w14:paraId="51BED61F" w14:textId="77777777" w:rsidR="007E0565" w:rsidRPr="007E0565" w:rsidRDefault="007E0565" w:rsidP="007E0565">
      <w:pPr>
        <w:pStyle w:val="EndNoteBibliography"/>
        <w:spacing w:after="240"/>
        <w:ind w:left="720" w:hanging="720"/>
      </w:pPr>
      <w:r w:rsidRPr="007E0565">
        <w:t xml:space="preserve">Crary, Jonathan. "Techniques of the Observer." </w:t>
      </w:r>
      <w:r w:rsidRPr="007E0565">
        <w:rPr>
          <w:i/>
        </w:rPr>
        <w:t xml:space="preserve">October </w:t>
      </w:r>
      <w:r w:rsidRPr="007E0565">
        <w:t>45 (1988): 3-35.</w:t>
      </w:r>
    </w:p>
    <w:p w14:paraId="482B7022" w14:textId="77777777" w:rsidR="007E0565" w:rsidRPr="007E0565" w:rsidRDefault="007E0565" w:rsidP="007E0565">
      <w:pPr>
        <w:pStyle w:val="EndNoteBibliography"/>
        <w:spacing w:after="240"/>
        <w:ind w:left="720" w:hanging="720"/>
      </w:pPr>
      <w:r w:rsidRPr="007E0565">
        <w:t xml:space="preserve">Doane, Mary Ann. "Indexicality: Trace and Sign: Introduction." </w:t>
      </w:r>
      <w:r w:rsidRPr="007E0565">
        <w:rPr>
          <w:i/>
        </w:rPr>
        <w:t xml:space="preserve">differences </w:t>
      </w:r>
      <w:r w:rsidRPr="007E0565">
        <w:t>18, no. 1 (2007): 1-6.</w:t>
      </w:r>
    </w:p>
    <w:p w14:paraId="66B49EF2" w14:textId="77777777" w:rsidR="007E0565" w:rsidRPr="007E0565" w:rsidRDefault="007E0565" w:rsidP="007E0565">
      <w:pPr>
        <w:pStyle w:val="EndNoteBibliography"/>
        <w:spacing w:after="240"/>
        <w:ind w:left="720" w:hanging="720"/>
      </w:pPr>
      <w:r w:rsidRPr="007E0565">
        <w:t xml:space="preserve">Foster, Hal. </w:t>
      </w:r>
      <w:r w:rsidRPr="007E0565">
        <w:rPr>
          <w:i/>
        </w:rPr>
        <w:t>Vision and Visuality.</w:t>
      </w:r>
      <w:r w:rsidRPr="007E0565">
        <w:t xml:space="preserve"> [in English] Seattle: Bay Press, 2009.</w:t>
      </w:r>
    </w:p>
    <w:p w14:paraId="2780E19E" w14:textId="77777777" w:rsidR="007E0565" w:rsidRPr="007E0565" w:rsidRDefault="007E0565" w:rsidP="007E0565">
      <w:pPr>
        <w:pStyle w:val="EndNoteBibliography"/>
        <w:spacing w:after="240"/>
        <w:ind w:left="720" w:hanging="720"/>
      </w:pPr>
      <w:r w:rsidRPr="007E0565">
        <w:t xml:space="preserve">Huxley, Aldous. </w:t>
      </w:r>
      <w:r w:rsidRPr="007E0565">
        <w:rPr>
          <w:i/>
        </w:rPr>
        <w:t>The Doors of Perception and Heaven and Hell.</w:t>
      </w:r>
      <w:r w:rsidRPr="007E0565">
        <w:t xml:space="preserve"> [in English] New York: Harper Perennial Classics, 1960.</w:t>
      </w:r>
    </w:p>
    <w:p w14:paraId="6BC6F46F" w14:textId="77777777" w:rsidR="007E0565" w:rsidRPr="007E0565" w:rsidRDefault="007E0565" w:rsidP="007E0565">
      <w:pPr>
        <w:pStyle w:val="EndNoteBibliography"/>
        <w:spacing w:after="240"/>
        <w:ind w:left="720" w:hanging="720"/>
      </w:pPr>
      <w:r w:rsidRPr="007E0565">
        <w:t xml:space="preserve">Jones, Caroline A., and Bill Arning. </w:t>
      </w:r>
      <w:r w:rsidRPr="007E0565">
        <w:rPr>
          <w:i/>
        </w:rPr>
        <w:t>Sensorium : Embodied Experience, Technology, and Contemporary Art / Edited by Caroline A. Jones.</w:t>
      </w:r>
      <w:r w:rsidRPr="007E0565">
        <w:t xml:space="preserve"> 1st MIT Press ed. ed. Cambridge: MIT Press, 2006.</w:t>
      </w:r>
    </w:p>
    <w:p w14:paraId="3FBA731D" w14:textId="77777777" w:rsidR="007E0565" w:rsidRPr="007E0565" w:rsidRDefault="007E0565" w:rsidP="007E0565">
      <w:pPr>
        <w:pStyle w:val="EndNoteBibliography"/>
        <w:spacing w:after="240"/>
        <w:ind w:left="720" w:hanging="720"/>
      </w:pPr>
      <w:r w:rsidRPr="007E0565">
        <w:t xml:space="preserve">Kemp, Martin. </w:t>
      </w:r>
      <w:r w:rsidRPr="007E0565">
        <w:rPr>
          <w:i/>
        </w:rPr>
        <w:t>Structural Intuitions : Seeing Shapes in Art and Science.</w:t>
      </w:r>
      <w:r w:rsidRPr="007E0565">
        <w:t xml:space="preserve"> [in English] Charlotesville: University of Virginia Press, 2016.</w:t>
      </w:r>
    </w:p>
    <w:p w14:paraId="789F05BD" w14:textId="77777777" w:rsidR="007E0565" w:rsidRPr="007E0565" w:rsidRDefault="007E0565" w:rsidP="007E0565">
      <w:pPr>
        <w:pStyle w:val="EndNoteBibliography"/>
        <w:spacing w:after="240"/>
        <w:ind w:left="720" w:hanging="720"/>
      </w:pPr>
      <w:r w:rsidRPr="007E0565">
        <w:t xml:space="preserve">Krauss, Rosalind. "Notes on the Index: Seventies Art in America. Part 2." </w:t>
      </w:r>
      <w:r w:rsidRPr="007E0565">
        <w:rPr>
          <w:i/>
        </w:rPr>
        <w:t xml:space="preserve">October </w:t>
      </w:r>
      <w:r w:rsidRPr="007E0565">
        <w:t>4 (1977): 58-67.</w:t>
      </w:r>
    </w:p>
    <w:p w14:paraId="11BEFF81" w14:textId="77777777" w:rsidR="007E0565" w:rsidRPr="007E0565" w:rsidRDefault="007E0565" w:rsidP="007E0565">
      <w:pPr>
        <w:pStyle w:val="EndNoteBibliography"/>
        <w:spacing w:after="240"/>
        <w:ind w:left="720" w:hanging="720"/>
      </w:pPr>
      <w:r w:rsidRPr="007E0565">
        <w:t xml:space="preserve">McKenna, Terence. "History Ends in Green." </w:t>
      </w:r>
      <w:r w:rsidRPr="007E0565">
        <w:rPr>
          <w:i/>
        </w:rPr>
        <w:t>Esalen Institute</w:t>
      </w:r>
      <w:r w:rsidRPr="007E0565">
        <w:t xml:space="preserve"> (1989).</w:t>
      </w:r>
    </w:p>
    <w:p w14:paraId="6CBDD0E4" w14:textId="77777777" w:rsidR="007E0565" w:rsidRPr="007E0565" w:rsidRDefault="007E0565" w:rsidP="007E0565">
      <w:pPr>
        <w:pStyle w:val="EndNoteBibliography"/>
        <w:ind w:left="720" w:hanging="720"/>
        <w:rPr>
          <w:i/>
        </w:rPr>
      </w:pPr>
      <w:r w:rsidRPr="007E0565">
        <w:t xml:space="preserve">McLuhan, Marshall. </w:t>
      </w:r>
      <w:r w:rsidRPr="007E0565">
        <w:rPr>
          <w:i/>
        </w:rPr>
        <w:t>The Medium Is the Massage / Marshall Mcluhan, Quentin Fiore</w:t>
      </w:r>
    </w:p>
    <w:p w14:paraId="2CF1CD43" w14:textId="77777777" w:rsidR="007E0565" w:rsidRPr="007E0565" w:rsidRDefault="007E0565" w:rsidP="007E0565">
      <w:pPr>
        <w:pStyle w:val="EndNoteBibliography"/>
        <w:spacing w:after="240"/>
        <w:ind w:left="720" w:hanging="720"/>
      </w:pPr>
      <w:r w:rsidRPr="007E0565">
        <w:rPr>
          <w:i/>
        </w:rPr>
        <w:t>Co-Ordinated by Jerome Agel.</w:t>
      </w:r>
      <w:r w:rsidRPr="007E0565">
        <w:t xml:space="preserve"> Edited by Quentin Fiore and Jerome Agel. New York: Bantam, 1967.</w:t>
      </w:r>
    </w:p>
    <w:p w14:paraId="4485F55F" w14:textId="77777777" w:rsidR="007E0565" w:rsidRPr="007E0565" w:rsidRDefault="007E0565" w:rsidP="007E0565">
      <w:pPr>
        <w:pStyle w:val="EndNoteBibliography"/>
        <w:ind w:left="720" w:hanging="720"/>
      </w:pPr>
      <w:r w:rsidRPr="007E0565">
        <w:t xml:space="preserve">Shanken, Edward A. </w:t>
      </w:r>
      <w:r w:rsidRPr="007E0565">
        <w:rPr>
          <w:i/>
        </w:rPr>
        <w:t>Systems / Edited by Edward A. Shanken.</w:t>
      </w:r>
      <w:r w:rsidRPr="007E0565">
        <w:t xml:space="preserve"> Cambridge: MIT Press, 2015.</w:t>
      </w:r>
    </w:p>
    <w:p w14:paraId="033EBCF1" w14:textId="16368481" w:rsidR="00AA373D" w:rsidRPr="00EC103B" w:rsidRDefault="00AA373D" w:rsidP="00AA373D">
      <w:pPr>
        <w:rPr>
          <w:szCs w:val="24"/>
        </w:rPr>
      </w:pPr>
      <w:r>
        <w:rPr>
          <w:szCs w:val="24"/>
        </w:rPr>
        <w:fldChar w:fldCharType="end"/>
      </w:r>
    </w:p>
    <w:p w14:paraId="5F23F2F4" w14:textId="012C6CD6" w:rsidR="00480235" w:rsidRPr="00EC103B" w:rsidRDefault="00AA373D" w:rsidP="00AA373D">
      <w:pPr>
        <w:spacing w:line="240" w:lineRule="auto"/>
        <w:ind w:firstLine="0"/>
        <w:rPr>
          <w:rFonts w:eastAsia="Times New Roman"/>
          <w:b/>
          <w:bCs/>
          <w:szCs w:val="24"/>
        </w:rPr>
      </w:pPr>
      <w:r>
        <w:rPr>
          <w:rFonts w:eastAsia="Times New Roman"/>
          <w:b/>
          <w:bCs/>
          <w:szCs w:val="24"/>
        </w:rPr>
        <w:br w:type="page"/>
      </w:r>
    </w:p>
    <w:p w14:paraId="66EF9CCD" w14:textId="77777777" w:rsidR="006D4354" w:rsidRPr="00EC103B" w:rsidRDefault="006D4354" w:rsidP="00FA4FF8">
      <w:pPr>
        <w:pStyle w:val="Heading1"/>
        <w:numPr>
          <w:ilvl w:val="0"/>
          <w:numId w:val="0"/>
        </w:numPr>
        <w:spacing w:before="0" w:after="0"/>
        <w:rPr>
          <w:szCs w:val="24"/>
        </w:rPr>
      </w:pPr>
      <w:bookmarkStart w:id="3086" w:name="_Toc100588269"/>
      <w:r w:rsidRPr="00EC103B">
        <w:rPr>
          <w:szCs w:val="24"/>
        </w:rPr>
        <w:lastRenderedPageBreak/>
        <w:t>APPENDICES</w:t>
      </w:r>
      <w:bookmarkEnd w:id="3086"/>
      <w:r w:rsidRPr="00EC103B">
        <w:rPr>
          <w:szCs w:val="24"/>
        </w:rPr>
        <w:t xml:space="preserve"> </w:t>
      </w:r>
    </w:p>
    <w:p w14:paraId="115F4954" w14:textId="77777777" w:rsidR="003F0C6F" w:rsidRPr="00EC103B" w:rsidRDefault="003F0C6F" w:rsidP="00574AFB">
      <w:pPr>
        <w:pStyle w:val="Heading2"/>
        <w:numPr>
          <w:ilvl w:val="0"/>
          <w:numId w:val="0"/>
        </w:numPr>
        <w:spacing w:before="0"/>
        <w:rPr>
          <w:szCs w:val="24"/>
        </w:rPr>
      </w:pPr>
      <w:bookmarkStart w:id="3087" w:name="_Toc100588270"/>
      <w:r w:rsidRPr="00EC103B">
        <w:rPr>
          <w:szCs w:val="24"/>
        </w:rPr>
        <w:t>Appendix A</w:t>
      </w:r>
      <w:bookmarkEnd w:id="3087"/>
    </w:p>
    <w:p w14:paraId="0F8CE1BA" w14:textId="77777777" w:rsidR="0020108C" w:rsidRPr="00EC103B" w:rsidRDefault="0020108C" w:rsidP="00574AFB">
      <w:pPr>
        <w:pStyle w:val="Heading3"/>
        <w:numPr>
          <w:ilvl w:val="0"/>
          <w:numId w:val="0"/>
        </w:numPr>
        <w:spacing w:before="0"/>
        <w:ind w:left="720"/>
        <w:rPr>
          <w:rFonts w:cs="Times New Roman"/>
          <w:szCs w:val="24"/>
        </w:rPr>
      </w:pPr>
      <w:bookmarkStart w:id="3088" w:name="_Toc100588271"/>
      <w:r w:rsidRPr="00EC103B">
        <w:rPr>
          <w:rFonts w:cs="Times New Roman"/>
          <w:szCs w:val="24"/>
        </w:rPr>
        <w:t>Appendix A.1</w:t>
      </w:r>
      <w:bookmarkEnd w:id="3088"/>
    </w:p>
    <w:p w14:paraId="2ABC579E" w14:textId="77777777" w:rsidR="0020108C" w:rsidRPr="00EC103B" w:rsidRDefault="0020108C" w:rsidP="00574AFB">
      <w:pPr>
        <w:pStyle w:val="Heading3"/>
        <w:numPr>
          <w:ilvl w:val="0"/>
          <w:numId w:val="0"/>
        </w:numPr>
        <w:spacing w:before="0"/>
        <w:ind w:left="720"/>
        <w:rPr>
          <w:rFonts w:cs="Times New Roman"/>
          <w:szCs w:val="24"/>
        </w:rPr>
      </w:pPr>
      <w:bookmarkStart w:id="3089" w:name="_Toc100588272"/>
      <w:r w:rsidRPr="00EC103B">
        <w:rPr>
          <w:rFonts w:cs="Times New Roman"/>
          <w:szCs w:val="24"/>
        </w:rPr>
        <w:t>Appendix A.2</w:t>
      </w:r>
      <w:bookmarkEnd w:id="3089"/>
    </w:p>
    <w:p w14:paraId="167A00F9" w14:textId="77777777" w:rsidR="003F0C6F" w:rsidRPr="00EC103B" w:rsidRDefault="003F0C6F" w:rsidP="00574AFB">
      <w:pPr>
        <w:pStyle w:val="Heading2"/>
        <w:numPr>
          <w:ilvl w:val="0"/>
          <w:numId w:val="0"/>
        </w:numPr>
        <w:spacing w:before="0"/>
        <w:rPr>
          <w:szCs w:val="24"/>
        </w:rPr>
      </w:pPr>
      <w:bookmarkStart w:id="3090" w:name="_Toc100588273"/>
      <w:r w:rsidRPr="00EC103B">
        <w:rPr>
          <w:szCs w:val="24"/>
        </w:rPr>
        <w:t>Appendix B</w:t>
      </w:r>
      <w:bookmarkEnd w:id="3090"/>
    </w:p>
    <w:p w14:paraId="61840940" w14:textId="77777777" w:rsidR="003F0C6F" w:rsidRPr="00EC103B" w:rsidRDefault="003F0C6F" w:rsidP="00574AFB">
      <w:pPr>
        <w:pStyle w:val="Heading2"/>
        <w:numPr>
          <w:ilvl w:val="0"/>
          <w:numId w:val="0"/>
        </w:numPr>
        <w:spacing w:before="0"/>
        <w:rPr>
          <w:szCs w:val="24"/>
        </w:rPr>
      </w:pPr>
      <w:bookmarkStart w:id="3091" w:name="_Toc100588274"/>
      <w:r w:rsidRPr="00EC103B">
        <w:rPr>
          <w:szCs w:val="24"/>
        </w:rPr>
        <w:t>Appendix C</w:t>
      </w:r>
      <w:bookmarkEnd w:id="3091"/>
    </w:p>
    <w:p w14:paraId="2163D051" w14:textId="77777777" w:rsidR="00E345A1" w:rsidRPr="00EC103B" w:rsidRDefault="00E345A1" w:rsidP="00574AFB">
      <w:pPr>
        <w:rPr>
          <w:szCs w:val="24"/>
        </w:rPr>
      </w:pPr>
    </w:p>
    <w:p w14:paraId="549B9C3E" w14:textId="77777777" w:rsidR="005D5295" w:rsidRDefault="005D5295" w:rsidP="00E345A1">
      <w:pPr>
        <w:rPr>
          <w:szCs w:val="24"/>
        </w:rPr>
      </w:pPr>
    </w:p>
    <w:p w14:paraId="73CB23EE" w14:textId="77777777" w:rsidR="005D5295" w:rsidRDefault="005D5295" w:rsidP="00E345A1">
      <w:pPr>
        <w:rPr>
          <w:szCs w:val="24"/>
        </w:rPr>
      </w:pPr>
    </w:p>
    <w:p w14:paraId="4CB81B9D" w14:textId="347AEEBE" w:rsidR="00AA373D" w:rsidRPr="00EC103B" w:rsidRDefault="00AA373D">
      <w:pPr>
        <w:rPr>
          <w:szCs w:val="24"/>
        </w:rPr>
      </w:pPr>
    </w:p>
    <w:sectPr w:rsidR="00AA373D" w:rsidRPr="00EC103B" w:rsidSect="0009592F">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99" w:author="Elizabeth Ann Storm" w:date="2021-12-14T12:24:00Z" w:initials="EAS">
    <w:p w14:paraId="6805970C" w14:textId="77777777" w:rsidR="0089719B" w:rsidRDefault="0089719B">
      <w:pPr>
        <w:pStyle w:val="CommentText"/>
        <w:rPr>
          <w:rStyle w:val="CommentReference"/>
        </w:rPr>
      </w:pPr>
    </w:p>
    <w:p w14:paraId="14B39D2F" w14:textId="3DE3D23F" w:rsidR="00477809" w:rsidRDefault="002E64E1">
      <w:pPr>
        <w:pStyle w:val="CommentText"/>
      </w:pPr>
      <w:r>
        <w:rPr>
          <w:noProof/>
        </w:rPr>
        <w:t>e</w:t>
      </w:r>
    </w:p>
  </w:comment>
  <w:comment w:id="600" w:author="Elizabeth" w:date="2022-04-18T15:40:00Z" w:initials="E">
    <w:p w14:paraId="14507787" w14:textId="6E062984" w:rsidR="0089719B" w:rsidRDefault="0089719B">
      <w:pPr>
        <w:pStyle w:val="CommentText"/>
      </w:pPr>
      <w:r>
        <w:rPr>
          <w:rStyle w:val="CommentReference"/>
        </w:rPr>
        <w:annotationRef/>
      </w:r>
    </w:p>
  </w:comment>
  <w:comment w:id="685" w:author="Elizabeth Ann Storm" w:date="2021-12-14T12:23:00Z" w:initials="EAS">
    <w:p w14:paraId="2C450954" w14:textId="6F83A35F" w:rsidR="00477809" w:rsidRDefault="0047780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B39D2F" w15:done="0"/>
  <w15:commentEx w15:paraId="14507787" w15:paraIdParent="14B39D2F" w15:done="0"/>
  <w15:commentEx w15:paraId="2C4509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0B67" w16cex:dateUtc="2021-12-14T17:24:00Z"/>
  <w16cex:commentExtensible w16cex:durableId="26080507" w16cex:dateUtc="2022-04-18T19:40:00Z"/>
  <w16cex:commentExtensible w16cex:durableId="25630B5B" w16cex:dateUtc="2021-12-14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B39D2F" w16cid:durableId="25630B67"/>
  <w16cid:commentId w16cid:paraId="14507787" w16cid:durableId="26080507"/>
  <w16cid:commentId w16cid:paraId="2C450954" w16cid:durableId="25630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237C9" w14:textId="77777777" w:rsidR="00C13C63" w:rsidRDefault="00C13C63" w:rsidP="00EE7231">
      <w:pPr>
        <w:spacing w:line="240" w:lineRule="auto"/>
      </w:pPr>
      <w:r>
        <w:separator/>
      </w:r>
    </w:p>
  </w:endnote>
  <w:endnote w:type="continuationSeparator" w:id="0">
    <w:p w14:paraId="48851BF9" w14:textId="77777777" w:rsidR="00C13C63" w:rsidRDefault="00C13C63" w:rsidP="00EE7231">
      <w:pPr>
        <w:spacing w:line="240" w:lineRule="auto"/>
      </w:pPr>
      <w:r>
        <w:continuationSeparator/>
      </w:r>
    </w:p>
  </w:endnote>
  <w:endnote w:type="continuationNotice" w:id="1">
    <w:p w14:paraId="4B8E0CCB" w14:textId="77777777" w:rsidR="00C13C63" w:rsidRDefault="00C13C6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CA5D2" w14:textId="77777777" w:rsidR="0020108C" w:rsidRDefault="00201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D6B4A" w14:textId="77777777" w:rsidR="00C13C63" w:rsidRDefault="00C13C63" w:rsidP="00EE7231">
      <w:pPr>
        <w:spacing w:line="240" w:lineRule="auto"/>
      </w:pPr>
      <w:r>
        <w:separator/>
      </w:r>
    </w:p>
  </w:footnote>
  <w:footnote w:type="continuationSeparator" w:id="0">
    <w:p w14:paraId="7562417F" w14:textId="77777777" w:rsidR="00C13C63" w:rsidRDefault="00C13C63" w:rsidP="00EE7231">
      <w:pPr>
        <w:spacing w:line="240" w:lineRule="auto"/>
      </w:pPr>
      <w:r>
        <w:continuationSeparator/>
      </w:r>
    </w:p>
  </w:footnote>
  <w:footnote w:type="continuationNotice" w:id="1">
    <w:p w14:paraId="6A090C9C" w14:textId="77777777" w:rsidR="00C13C63" w:rsidRDefault="00C13C63">
      <w:pPr>
        <w:spacing w:line="240" w:lineRule="auto"/>
      </w:pPr>
    </w:p>
  </w:footnote>
  <w:footnote w:id="2">
    <w:p w14:paraId="3B632B7A" w14:textId="2E508240" w:rsidR="00E14C17" w:rsidRDefault="00E14C17">
      <w:pPr>
        <w:pStyle w:val="FootnoteText"/>
      </w:pPr>
      <w:ins w:id="393" w:author="Elizabeth Ann Storm" w:date="2021-12-12T17:48:00Z">
        <w:r>
          <w:rPr>
            <w:rStyle w:val="FootnoteReference"/>
          </w:rPr>
          <w:footnoteRef/>
        </w:r>
        <w:r>
          <w:t xml:space="preserve"> Who went on to become a Doctor of Philosophy in astrophysics, no less!</w:t>
        </w:r>
      </w:ins>
    </w:p>
  </w:footnote>
  <w:footnote w:id="3">
    <w:p w14:paraId="06AB2D0B" w14:textId="4C38CCD3" w:rsidR="00AE4F1B" w:rsidDel="00DC7C92" w:rsidRDefault="00AE4F1B">
      <w:pPr>
        <w:pStyle w:val="FootnoteText"/>
        <w:rPr>
          <w:del w:id="748" w:author="Elizabeth" w:date="2022-04-12T15:31:00Z"/>
        </w:rPr>
      </w:pPr>
      <w:ins w:id="749" w:author="Elizabeth Ann Storm" w:date="2021-12-13T14:55:00Z">
        <w:del w:id="750" w:author="Elizabeth" w:date="2022-04-12T15:31:00Z">
          <w:r w:rsidDel="00DC7C92">
            <w:rPr>
              <w:rStyle w:val="FootnoteReference"/>
            </w:rPr>
            <w:footnoteRef/>
          </w:r>
          <w:r w:rsidDel="00DC7C92">
            <w:delText xml:space="preserve"> </w:delText>
          </w:r>
        </w:del>
      </w:ins>
      <w:del w:id="751" w:author="Elizabeth" w:date="2022-04-12T15:31:00Z">
        <w:r w:rsidR="00421C53" w:rsidDel="00DC7C92">
          <w:fldChar w:fldCharType="begin"/>
        </w:r>
        <w:r w:rsidR="00421C53" w:rsidDel="00DC7C92">
          <w:delInstrText xml:space="preserve"> ADDIN EN.CITE &lt;EndNote&gt;&lt;Cite&gt;&lt;Author&gt;Jones&lt;/Author&gt;&lt;Year&gt;2006&lt;/Year&gt;&lt;RecNum&gt;7&lt;/RecNum&gt;&lt;DisplayText&gt;(Jones and Arning 2006)&lt;/DisplayText&gt;&lt;record&gt;&lt;rec-number&gt;7&lt;/rec-number&gt;&lt;foreign-keys&gt;&lt;key app="EN" db-id="eze99a2rrvva02ers99vzefhefzwfpaxrzff" timestamp="1649778085"&gt;7&lt;/key&gt;&lt;/foreign-keys&gt;&lt;ref-type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R="00421C53" w:rsidDel="00DC7C92">
          <w:fldChar w:fldCharType="separate"/>
        </w:r>
        <w:r w:rsidR="00421C53" w:rsidDel="00DC7C92">
          <w:rPr>
            <w:noProof/>
          </w:rPr>
          <w:delText>(Jones and Arning 2006)</w:delText>
        </w:r>
        <w:r w:rsidR="00421C53" w:rsidDel="00DC7C92">
          <w:fldChar w:fldCharType="end"/>
        </w:r>
      </w:del>
      <w:ins w:id="752" w:author="Elizabeth Ann Storm" w:date="2021-12-13T14:55:00Z">
        <w:del w:id="753" w:author="Elizabeth" w:date="2022-04-12T15:31:00Z">
          <w:r w:rsidDel="00DC7C92">
            <w:delText>“</w:delText>
          </w:r>
        </w:del>
      </w:ins>
      <w:ins w:id="754" w:author="Elizabeth Ann Storm" w:date="2021-12-13T14:56:00Z">
        <w:del w:id="755" w:author="Elizabeth" w:date="2022-04-12T15:31:00Z">
          <w:r w:rsidR="00ED6823" w:rsidDel="00DC7C92">
            <w:delText>Modernist</w:delText>
          </w:r>
        </w:del>
      </w:ins>
      <w:ins w:id="756" w:author="Elizabeth Ann Storm" w:date="2021-12-13T14:55:00Z">
        <w:del w:id="757" w:author="Elizabeth" w:date="2022-04-12T15:31:00Z">
          <w:r w:rsidDel="00DC7C92">
            <w:delText xml:space="preserve"> sensorium”</w:delText>
          </w:r>
        </w:del>
      </w:ins>
      <w:ins w:id="758" w:author="Elizabeth Ann Storm" w:date="2021-12-13T14:56:00Z">
        <w:del w:id="759" w:author="Elizabeth" w:date="2022-04-12T15:31:00Z">
          <w:r w:rsidR="00ED6823" w:rsidDel="00DC7C92">
            <w:delText>, Caroline A. Jones</w:delText>
          </w:r>
        </w:del>
      </w:ins>
    </w:p>
  </w:footnote>
  <w:footnote w:id="4">
    <w:p w14:paraId="57727E89" w14:textId="3D777E2D" w:rsidR="00454F54" w:rsidRDefault="00454F54">
      <w:pPr>
        <w:pStyle w:val="FootnoteText"/>
      </w:pPr>
      <w:ins w:id="1028" w:author="Elizabeth" w:date="2022-04-16T14:19:00Z">
        <w:r>
          <w:rPr>
            <w:rStyle w:val="FootnoteReference"/>
          </w:rPr>
          <w:footnoteRef/>
        </w:r>
        <w:r>
          <w:t xml:space="preserve"> </w:t>
        </w:r>
      </w:ins>
      <w:ins w:id="1029" w:author="Elizabeth" w:date="2022-04-17T18:00:00Z">
        <w:r w:rsidR="002B3C69">
          <w:t xml:space="preserve">Martin </w:t>
        </w:r>
      </w:ins>
      <w:ins w:id="1030" w:author="Elizabeth" w:date="2022-04-16T14:21:00Z">
        <w:r>
          <w:t>Jay</w:t>
        </w:r>
      </w:ins>
      <w:ins w:id="1031" w:author="Elizabeth" w:date="2022-04-16T14:20:00Z">
        <w:r>
          <w:t xml:space="preserve">, </w:t>
        </w:r>
        <w:proofErr w:type="spellStart"/>
        <w:r>
          <w:rPr>
            <w:i/>
            <w:iCs/>
          </w:rPr>
          <w:t>Scopic</w:t>
        </w:r>
        <w:proofErr w:type="spellEnd"/>
        <w:r>
          <w:rPr>
            <w:i/>
            <w:iCs/>
          </w:rPr>
          <w:t xml:space="preserve"> Regimes of Modernity</w:t>
        </w:r>
        <w:r>
          <w:t xml:space="preserve"> in </w:t>
        </w:r>
      </w:ins>
      <w:r>
        <w:fldChar w:fldCharType="begin"/>
      </w:r>
      <w:r w:rsidR="00330829">
        <w:instrText xml:space="preserve"> ADDIN EN.CITE &lt;EndNote&gt;&lt;Cite&gt;&lt;Author&gt;Foster&lt;/Author&gt;&lt;Year&gt;2009&lt;/Year&gt;&lt;RecNum&gt;1&lt;/RecNum&gt;&lt;DisplayText&gt;Hal Foster, &lt;style face="italic"&gt;Vision and Visuality&lt;/style&gt; (Seattle: Bay Press, 2009).&lt;/DisplayText&gt;&lt;record&gt;&lt;rec-number&gt;1&lt;/rec-number&gt;&lt;foreign-keys&gt;&lt;key app="EN" db-id="9rvtrefv09ea0ue5z0t55dtxt0dt52a0d22v" timestamp="1649968134"&gt;1&lt;/key&gt;&lt;/foreign-keys&gt;&lt;ref-type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Hal Foster, </w:t>
      </w:r>
      <w:r w:rsidR="00330829" w:rsidRPr="00330829">
        <w:rPr>
          <w:i/>
          <w:noProof/>
        </w:rPr>
        <w:t>Vision and Visuality</w:t>
      </w:r>
      <w:r w:rsidR="00330829">
        <w:rPr>
          <w:noProof/>
        </w:rPr>
        <w:t xml:space="preserve"> (Seattle: Bay Press, 2009).</w:t>
      </w:r>
      <w:r>
        <w:fldChar w:fldCharType="end"/>
      </w:r>
      <w:ins w:id="1032" w:author="Elizabeth" w:date="2022-04-16T14:20:00Z">
        <w:r>
          <w:t xml:space="preserve"> </w:t>
        </w:r>
      </w:ins>
      <w:ins w:id="1033" w:author="Elizabeth" w:date="2022-04-16T14:21:00Z">
        <w:r w:rsidR="00F76CD8">
          <w:t>5-</w:t>
        </w:r>
      </w:ins>
      <w:ins w:id="1034" w:author="Elizabeth" w:date="2022-04-16T14:22:00Z">
        <w:r w:rsidR="00F76CD8">
          <w:t>6</w:t>
        </w:r>
      </w:ins>
    </w:p>
  </w:footnote>
  <w:footnote w:id="5">
    <w:p w14:paraId="3251A22D" w14:textId="47BF7507" w:rsidR="00B94AC7" w:rsidDel="00C0428C" w:rsidRDefault="00B94AC7">
      <w:pPr>
        <w:pStyle w:val="FootnoteText"/>
        <w:rPr>
          <w:del w:id="1290" w:author="Elizabeth Ann Storm" w:date="2021-12-13T17:32:00Z"/>
        </w:rPr>
      </w:pPr>
      <w:del w:id="1291" w:author="Elizabeth Ann Storm" w:date="2021-12-13T17:32:00Z">
        <w:r w:rsidDel="00C0428C">
          <w:rPr>
            <w:rStyle w:val="FootnoteReference"/>
          </w:rPr>
          <w:footnoteRef/>
        </w:r>
        <w:r w:rsidDel="00C0428C">
          <w:delText xml:space="preserve"> </w:delText>
        </w:r>
        <w:r w:rsidDel="00C0428C">
          <w:fldChar w:fldCharType="begin"/>
        </w:r>
        <w:r w:rsidR="00862CE7" w:rsidDel="00C0428C">
          <w:delInstrText xml:space="preserve"> ADDIN EN.CITE &lt;EndNote&gt;&lt;Cite&gt;&lt;Author&gt;Berger&lt;/Author&gt;&lt;Year&gt;1977&lt;/Year&gt;&lt;RecNum&gt;3&lt;/RecNum&gt;&lt;Pages&gt;15&lt;/Pages&gt;&lt;DisplayText&gt;John Berger, &lt;style face="italic"&gt;Ways of Seeing / a Book Made by John Berger [and Others]&lt;/style&gt;, ed. Sven Blomberg, et al. (New York: Penguin Books, 1977), 15.&lt;/DisplayText&gt;&lt;record&gt;&lt;rec-number&gt;3&lt;/rec-number&gt;&lt;foreign-keys&gt;&lt;key app="EN" db-id="2vf0rfz0jz9a28effx059evsfe0w5psrafdr" timestamp="1637527301"&gt;3&lt;/key&gt;&lt;/foreign-keys&gt;&lt;ref-type name="Book"&gt;6&lt;/ref-type&gt;&lt;contributors&gt;&lt;authors&gt;&lt;author&gt;Berger, John&lt;/author&gt;&lt;/authors&gt;&lt;secondary-authors&gt;&lt;author&gt;Blomberg, Sven&lt;/author&gt;&lt;author&gt;Fox, Chris&lt;/author&gt;&lt;author&gt;Dibb, Michael&lt;/author&gt;&lt;author&gt;Hollis, Richard&lt;/author&gt;&lt;/secondary-authors&gt;&lt;/contributors&gt;&lt;titles&gt;&lt;title&gt;Ways of seeing / a book made by John Berger [and others]&lt;/title&gt;&lt;/titles&gt;&lt;keywords&gt;&lt;keyword&gt;Visual perception&lt;/keyword&gt;&lt;keyword&gt;Art -- Technique&lt;/keyword&gt;&lt;/keywords&gt;&lt;dates&gt;&lt;year&gt;1977&lt;/year&gt;&lt;/dates&gt;&lt;pub-location&gt;New York&lt;/pub-location&gt;&lt;publisher&gt;Penguin Books&lt;/publisher&gt;&lt;urls&gt;&lt;/urls&gt;&lt;/record&gt;&lt;/Cite&gt;&lt;/EndNote&gt;</w:delInstrText>
        </w:r>
        <w:r w:rsidDel="00C0428C">
          <w:fldChar w:fldCharType="separate"/>
        </w:r>
        <w:r w:rsidR="00862CE7" w:rsidDel="00C0428C">
          <w:rPr>
            <w:noProof/>
          </w:rPr>
          <w:delText xml:space="preserve">John Berger, </w:delText>
        </w:r>
        <w:r w:rsidR="00862CE7" w:rsidRPr="00862CE7" w:rsidDel="00C0428C">
          <w:rPr>
            <w:i/>
            <w:noProof/>
          </w:rPr>
          <w:delText>Ways of Seeing / a Book Made by John Berger [and Others]</w:delText>
        </w:r>
        <w:r w:rsidR="00862CE7" w:rsidDel="00C0428C">
          <w:rPr>
            <w:noProof/>
          </w:rPr>
          <w:delText>, ed. Sven Blomberg, et al. (New York: Penguin Books, 1977), 15.</w:delText>
        </w:r>
        <w:r w:rsidDel="00C0428C">
          <w:fldChar w:fldCharType="end"/>
        </w:r>
      </w:del>
    </w:p>
  </w:footnote>
  <w:footnote w:id="6">
    <w:p w14:paraId="34DF8A13" w14:textId="1E601252" w:rsidR="00F42B27" w:rsidRDefault="00F42B27">
      <w:pPr>
        <w:pStyle w:val="FootnoteText"/>
      </w:pPr>
      <w:ins w:id="1407" w:author="Elizabeth Ann Storm" w:date="2021-12-14T16:02:00Z">
        <w:r>
          <w:rPr>
            <w:rStyle w:val="FootnoteReference"/>
          </w:rPr>
          <w:footnoteRef/>
        </w:r>
        <w:r>
          <w:t xml:space="preserve"> </w:t>
        </w:r>
        <w:del w:id="1408" w:author="Elizabeth" w:date="2022-04-14T16:30:00Z">
          <w:r w:rsidDel="00142C69">
            <w:delText>Crary</w:delText>
          </w:r>
        </w:del>
      </w:ins>
      <w:del w:id="1409" w:author="Elizabeth" w:date="2022-04-14T16:30:00Z">
        <w:r w:rsidR="00142C69" w:rsidDel="00142C69">
          <w:delText xml:space="preserve"> </w:delText>
        </w:r>
      </w:del>
      <w:r w:rsidR="00142C69">
        <w:fldChar w:fldCharType="begin"/>
      </w:r>
      <w:r w:rsidR="00330829">
        <w:instrText xml:space="preserve"> ADDIN EN.CITE &lt;EndNote&gt;&lt;Cite&gt;&lt;Author&gt;Crary&lt;/Author&gt;&lt;Year&gt;1988&lt;/Year&gt;&lt;RecNum&gt;102&lt;/RecNum&gt;&lt;DisplayText&gt;Jonathan Crary, &amp;quot;Techniques of the Observer,&amp;quot; &lt;style face="italic"&gt;October&lt;/style&gt; 45 (1988).&lt;/DisplayText&gt;&lt;record&gt;&lt;rec-number&gt;102&lt;/rec-number&gt;&lt;foreign-keys&gt;&lt;key app="EN" db-id="52fpfpxt3xswsaervvgvfpf3x0xadf2x90r9" timestamp="1649968239"&gt;102&lt;/key&gt;&lt;/foreign-keys&gt;&lt;ref-type name="Journal Article"&gt;17&lt;/ref-type&gt;&lt;contributors&gt;&lt;authors&gt;&lt;author&gt;Crary, Jonathan&lt;/author&gt;&lt;/authors&gt;&lt;/contributors&gt;&lt;titles&gt;&lt;title&gt;Techniques of the Observer&lt;/title&gt;&lt;secondary-title&gt;October&lt;/secondary-title&gt;&lt;/titles&gt;&lt;periodical&gt;&lt;full-title&gt;October&lt;/full-title&gt;&lt;/periodical&gt;&lt;pages&gt;3-35&lt;/pages&gt;&lt;volume&gt;45&lt;/volume&gt;&lt;dates&gt;&lt;year&gt;1988&lt;/year&gt;&lt;/dates&gt;&lt;publisher&gt;The MIT Press&lt;/publisher&gt;&lt;isbn&gt;01622870, 1536013X&lt;/isbn&gt;&lt;urls&gt;&lt;related-urls&gt;&lt;url&gt;http://www.jstor.org/stable/779041&lt;/url&gt;&lt;/related-urls&gt;&lt;/urls&gt;&lt;custom1&gt;Full publication date: Summer, 1988&lt;/custom1&gt;&lt;electronic-resource-num&gt;10.2307/779041&lt;/electronic-resource-num&gt;&lt;remote-database-name&gt;JSTOR&lt;/remote-database-name&gt;&lt;access-date&gt;2022/04/14/&lt;/access-date&gt;&lt;/record&gt;&lt;/Cite&gt;&lt;/EndNote&gt;</w:instrText>
      </w:r>
      <w:r w:rsidR="00142C69">
        <w:fldChar w:fldCharType="separate"/>
      </w:r>
      <w:r w:rsidR="00330829">
        <w:rPr>
          <w:noProof/>
        </w:rPr>
        <w:t xml:space="preserve">Jonathan Crary, "Techniques of the Observer," </w:t>
      </w:r>
      <w:r w:rsidR="00330829" w:rsidRPr="00330829">
        <w:rPr>
          <w:i/>
          <w:noProof/>
        </w:rPr>
        <w:t>October</w:t>
      </w:r>
      <w:r w:rsidR="00330829">
        <w:rPr>
          <w:noProof/>
        </w:rPr>
        <w:t xml:space="preserve"> 45 (1988).</w:t>
      </w:r>
      <w:r w:rsidR="00142C69">
        <w:fldChar w:fldCharType="end"/>
      </w:r>
      <w:ins w:id="1410" w:author="Elizabeth Ann Storm" w:date="2021-12-14T16:02:00Z">
        <w:del w:id="1411" w:author="Elizabeth" w:date="2022-04-14T16:31:00Z">
          <w:r w:rsidDel="000E7617">
            <w:delText>,</w:delText>
          </w:r>
        </w:del>
        <w:r>
          <w:t xml:space="preserve"> 9</w:t>
        </w:r>
      </w:ins>
    </w:p>
  </w:footnote>
  <w:footnote w:id="7">
    <w:p w14:paraId="4F64B736" w14:textId="77777777" w:rsidR="00715FAB" w:rsidDel="00142C69" w:rsidRDefault="00715FAB" w:rsidP="00715FAB">
      <w:pPr>
        <w:pStyle w:val="FootnoteText"/>
        <w:rPr>
          <w:ins w:id="1505" w:author="Elizabeth Ann Storm" w:date="2021-12-14T16:10:00Z"/>
          <w:del w:id="1506" w:author="Elizabeth" w:date="2022-04-14T16:24:00Z"/>
        </w:rPr>
      </w:pPr>
      <w:ins w:id="1507" w:author="Elizabeth Ann Storm" w:date="2021-12-14T16:10:00Z">
        <w:del w:id="1508" w:author="Elizabeth" w:date="2022-04-14T16:24:00Z">
          <w:r w:rsidDel="00142C69">
            <w:rPr>
              <w:rStyle w:val="FootnoteReference"/>
            </w:rPr>
            <w:footnoteRef/>
          </w:r>
          <w:r w:rsidDel="00142C69">
            <w:delText xml:space="preserve"> Crary, 22</w:delText>
          </w:r>
        </w:del>
      </w:ins>
    </w:p>
  </w:footnote>
  <w:footnote w:id="8">
    <w:p w14:paraId="7B0FB016" w14:textId="3D73D058" w:rsidR="006700A6" w:rsidRDefault="006700A6">
      <w:pPr>
        <w:pStyle w:val="FootnoteText"/>
      </w:pPr>
      <w:ins w:id="1519" w:author="Elizabeth Ann Storm" w:date="2021-12-14T16:56:00Z">
        <w:r>
          <w:rPr>
            <w:rStyle w:val="FootnoteReference"/>
          </w:rPr>
          <w:footnoteRef/>
        </w:r>
        <w:r>
          <w:t xml:space="preserve"> Rosalind Krauss, “The Im/pulse to See”, in </w:t>
        </w:r>
      </w:ins>
      <w:r>
        <w:fldChar w:fldCharType="begin"/>
      </w:r>
      <w:r w:rsidR="00330829">
        <w:instrText xml:space="preserve"> ADDIN EN.CITE &lt;EndNote&gt;&lt;Cite&gt;&lt;Author&gt;Foster&lt;/Author&gt;&lt;Year&gt;2009&lt;/Year&gt;&lt;RecNum&gt;103&lt;/RecNum&gt;&lt;DisplayText&gt;Foster, &lt;style face="italic"&gt;Vision and Visuality&lt;/style&gt;.&lt;/DisplayText&gt;&lt;record&gt;&lt;rec-number&gt;103&lt;/rec-number&gt;&lt;foreign-keys&gt;&lt;key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Foster, </w:t>
      </w:r>
      <w:r w:rsidR="00330829" w:rsidRPr="00330829">
        <w:rPr>
          <w:i/>
          <w:noProof/>
        </w:rPr>
        <w:t>Vision and Visuality</w:t>
      </w:r>
      <w:r w:rsidR="00330829">
        <w:rPr>
          <w:noProof/>
        </w:rPr>
        <w:t>.</w:t>
      </w:r>
      <w:r>
        <w:fldChar w:fldCharType="end"/>
      </w:r>
      <w:ins w:id="1520" w:author="Elizabeth Ann Storm" w:date="2021-12-14T16:58:00Z">
        <w:r>
          <w:t xml:space="preserve"> 58</w:t>
        </w:r>
      </w:ins>
    </w:p>
  </w:footnote>
  <w:footnote w:id="9">
    <w:p w14:paraId="5838CF59" w14:textId="4FEE3896" w:rsidR="00F01E5B" w:rsidRDefault="00F01E5B">
      <w:pPr>
        <w:pStyle w:val="FootnoteText"/>
      </w:pPr>
      <w:ins w:id="1543" w:author="Elizabeth" w:date="2022-04-17T17:25:00Z">
        <w:r>
          <w:rPr>
            <w:rStyle w:val="FootnoteReference"/>
          </w:rPr>
          <w:footnoteRef/>
        </w:r>
        <w:r>
          <w:t xml:space="preserve"> </w:t>
        </w:r>
      </w:ins>
      <w:r>
        <w:fldChar w:fldCharType="begin"/>
      </w:r>
      <w:r>
        <w:instrText xml:space="preserve"> ADDIN EN.CITE &lt;EndNote&gt;&lt;Cite&gt;&lt;Author&gt;Crary&lt;/Author&gt;&lt;Year&gt;1988&lt;/Year&gt;&lt;RecNum&gt;102&lt;/RecNum&gt;&lt;DisplayText&gt;Crary, &amp;quot;Techniques of the Observer.&amp;quot;&lt;/DisplayText&gt;&lt;record&gt;&lt;rec-number&gt;102&lt;/rec-number&gt;&lt;foreign-keys&gt;&lt;key app="EN" db-id="52fpfpxt3xswsaervvgvfpf3x0xadf2x90r9" timestamp="1649968239"&gt;102&lt;/key&gt;&lt;/foreign-keys&gt;&lt;ref-type name="Journal Article"&gt;17&lt;/ref-type&gt;&lt;contributors&gt;&lt;authors&gt;&lt;author&gt;Crary, Jonathan&lt;/author&gt;&lt;/authors&gt;&lt;/contributors&gt;&lt;titles&gt;&lt;title&gt;Techniques of the Observer&lt;/title&gt;&lt;secondary-title&gt;October&lt;/secondary-title&gt;&lt;/titles&gt;&lt;periodical&gt;&lt;full-title&gt;October&lt;/full-title&gt;&lt;/periodical&gt;&lt;pages&gt;3-35&lt;/pages&gt;&lt;volume&gt;45&lt;/volume&gt;&lt;dates&gt;&lt;year&gt;1988&lt;/year&gt;&lt;/dates&gt;&lt;publisher&gt;The MIT Press&lt;/publisher&gt;&lt;isbn&gt;01622870, 1536013X&lt;/isbn&gt;&lt;urls&gt;&lt;related-urls&gt;&lt;url&gt;http://www.jstor.org/stable/779041&lt;/url&gt;&lt;/related-urls&gt;&lt;/urls&gt;&lt;custom1&gt;Full publication date: Summer, 1988&lt;/custom1&gt;&lt;electronic-resource-num&gt;10.2307/779041&lt;/electronic-resource-num&gt;&lt;remote-database-name&gt;JSTOR&lt;/remote-database-name&gt;&lt;access-date&gt;2022/04/14/&lt;/access-date&gt;&lt;/record&gt;&lt;/Cite&gt;&lt;/EndNote&gt;</w:instrText>
      </w:r>
      <w:r>
        <w:fldChar w:fldCharType="separate"/>
      </w:r>
      <w:r>
        <w:rPr>
          <w:noProof/>
        </w:rPr>
        <w:t>Crary, "Techniques of the Observer."</w:t>
      </w:r>
      <w:r>
        <w:fldChar w:fldCharType="end"/>
      </w:r>
      <w:ins w:id="1544" w:author="Elizabeth" w:date="2022-04-17T17:25:00Z">
        <w:r>
          <w:t xml:space="preserve"> 33</w:t>
        </w:r>
      </w:ins>
    </w:p>
  </w:footnote>
  <w:footnote w:id="10">
    <w:p w14:paraId="240DC8D2" w14:textId="58E247F1" w:rsidR="008A63B7" w:rsidDel="00FE51F6" w:rsidRDefault="008A63B7">
      <w:pPr>
        <w:pStyle w:val="FootnoteText"/>
        <w:rPr>
          <w:del w:id="1555" w:author="Elizabeth" w:date="2022-04-17T17:22:00Z"/>
        </w:rPr>
      </w:pPr>
      <w:ins w:id="1556" w:author="Elizabeth Ann Storm" w:date="2021-12-14T15:46:00Z">
        <w:del w:id="1557" w:author="Elizabeth" w:date="2022-04-17T17:22:00Z">
          <w:r w:rsidDel="00FE51F6">
            <w:rPr>
              <w:rStyle w:val="FootnoteReference"/>
            </w:rPr>
            <w:footnoteRef/>
          </w:r>
          <w:r w:rsidDel="00FE51F6">
            <w:delText xml:space="preserve"> Crary</w:delText>
          </w:r>
        </w:del>
      </w:ins>
      <w:del w:id="1558" w:author="Elizabeth" w:date="2022-04-17T17:22:00Z">
        <w:r w:rsidR="00F10EA2" w:rsidDel="00FE51F6">
          <w:delText xml:space="preserve"> </w:delText>
        </w:r>
        <w:r w:rsidR="00F10EA2" w:rsidDel="00FE51F6">
          <w:fldChar w:fldCharType="begin"/>
        </w:r>
        <w:r w:rsidR="00330829" w:rsidDel="00FE51F6">
          <w:delInstrText xml:space="preserve"> ADDIN EN.CITE &lt;EndNote&gt;&lt;Cite&gt;&lt;Author&gt;Crary&lt;/Author&gt;&lt;Year&gt;1988&lt;/Year&gt;&lt;RecNum&gt;102&lt;/RecNum&gt;&lt;DisplayText&gt;Crary, &amp;quot;Techniques of the Observer.&amp;quot;&lt;/DisplayText&gt;&lt;record&gt;&lt;rec-number&gt;102&lt;/rec-number&gt;&lt;foreign-keys&gt;&lt;key app="EN" db-id="52fpfpxt3xswsaervvgvfpf3x0xadf2x90r9" timestamp="1649968239"&gt;102&lt;/key&gt;&lt;/foreign-keys&gt;&lt;ref-type name="Journal Article"&gt;17&lt;/ref-type&gt;&lt;contributors&gt;&lt;authors&gt;&lt;author&gt;Crary, Jonathan&lt;/author&gt;&lt;/authors&gt;&lt;/contributors&gt;&lt;titles&gt;&lt;title&gt;Techniques of the Observer&lt;/title&gt;&lt;secondary-title&gt;October&lt;/secondary-title&gt;&lt;/titles&gt;&lt;periodical&gt;&lt;full-title&gt;October&lt;/full-title&gt;&lt;/periodical&gt;&lt;pages&gt;3-35&lt;/pages&gt;&lt;volume&gt;45&lt;/volume&gt;&lt;dates&gt;&lt;year&gt;1988&lt;/year&gt;&lt;/dates&gt;&lt;publisher&gt;The MIT Press&lt;/publisher&gt;&lt;isbn&gt;01622870, 1536013X&lt;/isbn&gt;&lt;urls&gt;&lt;related-urls&gt;&lt;url&gt;http://www.jstor.org/stable/779041&lt;/url&gt;&lt;/related-urls&gt;&lt;/urls&gt;&lt;custom1&gt;Full publication date: Summer, 1988&lt;/custom1&gt;&lt;electronic-resource-num&gt;10.2307/779041&lt;/electronic-resource-num&gt;&lt;remote-database-name&gt;JSTOR&lt;/remote-database-name&gt;&lt;access-date&gt;2022/04/14/&lt;/access-date&gt;&lt;/record&gt;&lt;/Cite&gt;&lt;/EndNote&gt;</w:delInstrText>
        </w:r>
        <w:r w:rsidR="00F10EA2" w:rsidDel="00FE51F6">
          <w:fldChar w:fldCharType="separate"/>
        </w:r>
        <w:r w:rsidR="00330829" w:rsidDel="00FE51F6">
          <w:rPr>
            <w:noProof/>
          </w:rPr>
          <w:delText>Crary, "Techniques of the Observer."</w:delText>
        </w:r>
        <w:r w:rsidR="00F10EA2" w:rsidDel="00FE51F6">
          <w:fldChar w:fldCharType="end"/>
        </w:r>
      </w:del>
      <w:ins w:id="1559" w:author="Elizabeth Ann Storm" w:date="2021-12-14T15:46:00Z">
        <w:del w:id="1560" w:author="Elizabeth" w:date="2022-04-17T17:22:00Z">
          <w:r w:rsidDel="00FE51F6">
            <w:delText>, 25</w:delText>
          </w:r>
        </w:del>
      </w:ins>
    </w:p>
  </w:footnote>
  <w:footnote w:id="11">
    <w:p w14:paraId="021D8AB0" w14:textId="4443F49A" w:rsidR="00F14C85" w:rsidRDefault="00F14C85">
      <w:pPr>
        <w:pStyle w:val="FootnoteText"/>
      </w:pPr>
      <w:ins w:id="1590" w:author="Elizabeth Ann Storm" w:date="2021-12-14T16:44:00Z">
        <w:r>
          <w:rPr>
            <w:rStyle w:val="FootnoteReference"/>
          </w:rPr>
          <w:footnoteRef/>
        </w:r>
        <w:r>
          <w:t xml:space="preserve"> </w:t>
        </w:r>
        <w:proofErr w:type="spellStart"/>
        <w:r>
          <w:t>Jonanthan</w:t>
        </w:r>
        <w:proofErr w:type="spellEnd"/>
        <w:r>
          <w:t xml:space="preserve"> </w:t>
        </w:r>
        <w:proofErr w:type="spellStart"/>
        <w:r>
          <w:t>Crary</w:t>
        </w:r>
        <w:proofErr w:type="spellEnd"/>
        <w:r>
          <w:t>, “M</w:t>
        </w:r>
      </w:ins>
      <w:ins w:id="1591" w:author="Elizabeth Ann Storm" w:date="2021-12-14T16:45:00Z">
        <w:r>
          <w:t xml:space="preserve">odernizing Vision”, in </w:t>
        </w:r>
      </w:ins>
      <w:r>
        <w:fldChar w:fldCharType="begin"/>
      </w:r>
      <w:r w:rsidR="00330829">
        <w:instrText xml:space="preserve"> ADDIN EN.CITE &lt;EndNote&gt;&lt;Cite&gt;&lt;Author&gt;Foster&lt;/Author&gt;&lt;Year&gt;2009&lt;/Year&gt;&lt;RecNum&gt;103&lt;/RecNum&gt;&lt;DisplayText&gt;Foster, &lt;style face="italic"&gt;Vision and Visuality&lt;/style&gt;.&lt;/DisplayText&gt;&lt;record&gt;&lt;rec-number&gt;103&lt;/rec-number&gt;&lt;foreign-keys&gt;&lt;key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Foster, </w:t>
      </w:r>
      <w:r w:rsidR="00330829" w:rsidRPr="00330829">
        <w:rPr>
          <w:i/>
          <w:noProof/>
        </w:rPr>
        <w:t>Vision and Visuality</w:t>
      </w:r>
      <w:r w:rsidR="00330829">
        <w:rPr>
          <w:noProof/>
        </w:rPr>
        <w:t>.</w:t>
      </w:r>
      <w:r>
        <w:fldChar w:fldCharType="end"/>
      </w:r>
    </w:p>
  </w:footnote>
  <w:footnote w:id="12">
    <w:p w14:paraId="5F718CF3" w14:textId="742F8038" w:rsidR="002D0271" w:rsidRDefault="002D0271">
      <w:pPr>
        <w:pStyle w:val="FootnoteText"/>
        <w:rPr>
          <w:ins w:id="1606" w:author="Elizabeth" w:date="2022-04-18T14:07:00Z"/>
        </w:rPr>
      </w:pPr>
      <w:ins w:id="1607" w:author="Elizabeth Ann Storm" w:date="2021-12-14T17:04:00Z">
        <w:r>
          <w:rPr>
            <w:rStyle w:val="FootnoteReference"/>
          </w:rPr>
          <w:footnoteRef/>
        </w:r>
        <w:r>
          <w:t xml:space="preserve"> Rosalind Krauss “The im/pulse to see” in </w:t>
        </w:r>
      </w:ins>
      <w:r w:rsidR="008E3FBF">
        <w:fldChar w:fldCharType="begin"/>
      </w:r>
      <w:r w:rsidR="008E3FBF">
        <w:instrText xml:space="preserve"> ADDIN EN.CITE &lt;EndNote&gt;&lt;Cite&gt;&lt;Author&gt;Foster&lt;/Author&gt;&lt;Year&gt;2009&lt;/Year&gt;&lt;RecNum&gt;1&lt;/RecNum&gt;&lt;DisplayText&gt;ibid.&lt;/DisplayText&gt;&lt;record&gt;&lt;rec-number&gt;1&lt;/rec-number&gt;&lt;foreign-keys&gt;&lt;key app="EN" db-id="20z2vsef39xsdoe9afap0azvf0a9r0e9r2s9" timestamp="1650230711"&gt;1&lt;/key&gt;&lt;/foreign-keys&gt;&lt;ref-type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rsidR="008E3FBF">
        <w:fldChar w:fldCharType="separate"/>
      </w:r>
      <w:r w:rsidR="008E3FBF">
        <w:rPr>
          <w:noProof/>
        </w:rPr>
        <w:t>ibid.</w:t>
      </w:r>
      <w:r w:rsidR="008E3FBF">
        <w:fldChar w:fldCharType="end"/>
      </w:r>
      <w:del w:id="1608" w:author="Elizabeth" w:date="2022-04-18T14:00:00Z">
        <w:r w:rsidDel="008E3FBF">
          <w:fldChar w:fldCharType="begin"/>
        </w:r>
        <w:r w:rsidR="008E3FBF" w:rsidDel="008E3FBF">
          <w:delInstrText xml:space="preserve"> ADDIN EN.CITE &lt;EndNote&gt;&lt;Cite&gt;&lt;Author&gt;Foster&lt;/Author&gt;&lt;Year&gt;2009&lt;/Year&gt;&lt;RecNum&gt;103&lt;/RecNum&gt;&lt;DisplayText&gt;ibid.; ibid.&lt;/DisplayText&gt;&lt;record&gt;&lt;rec-number&gt;103&lt;/rec-number&gt;&lt;foreign-keys&gt;&lt;key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Cite&gt;&lt;Author&gt;Foster&lt;/Author&gt;&lt;Year&gt;2009&lt;/Year&gt;&lt;RecNum&gt;1&lt;/RecNum&gt;&lt;record&gt;&lt;rec-number&gt;1&lt;/rec-number&gt;&lt;foreign-keys&gt;&lt;key app="EN" db-id="20z2vsef39xsdoe9afap0azvf0a9r0e9r2s9" timestamp="1650230711"&gt;1&lt;/key&gt;&lt;/foreign-keys&gt;&lt;ref-type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delInstrText>
        </w:r>
        <w:r w:rsidDel="008E3FBF">
          <w:fldChar w:fldCharType="separate"/>
        </w:r>
        <w:r w:rsidR="008E3FBF" w:rsidDel="008E3FBF">
          <w:rPr>
            <w:noProof/>
          </w:rPr>
          <w:delText>ibid.; ibid.</w:delText>
        </w:r>
        <w:r w:rsidDel="008E3FBF">
          <w:fldChar w:fldCharType="end"/>
        </w:r>
      </w:del>
    </w:p>
    <w:p w14:paraId="5D56DFAD" w14:textId="77777777" w:rsidR="005C4522" w:rsidRDefault="005C4522">
      <w:pPr>
        <w:pStyle w:val="FootnoteText"/>
      </w:pPr>
    </w:p>
  </w:footnote>
  <w:footnote w:id="13">
    <w:p w14:paraId="0BA68D5C" w14:textId="47B1B8CB" w:rsidR="00862CE7" w:rsidDel="00AC4473" w:rsidRDefault="00862CE7">
      <w:pPr>
        <w:pStyle w:val="FootnoteText"/>
        <w:rPr>
          <w:del w:id="1642" w:author="Elizabeth Ann Storm" w:date="2021-12-13T15:52:00Z"/>
        </w:rPr>
      </w:pPr>
      <w:del w:id="1643" w:author="Elizabeth Ann Storm" w:date="2021-12-13T15:52:00Z">
        <w:r w:rsidDel="00AC4473">
          <w:rPr>
            <w:rStyle w:val="FootnoteReference"/>
          </w:rPr>
          <w:footnoteRef/>
        </w:r>
        <w:r w:rsidDel="00AC4473">
          <w:delText xml:space="preserve"> Insert citation from encyclopoedia</w:delText>
        </w:r>
      </w:del>
    </w:p>
  </w:footnote>
  <w:footnote w:id="14">
    <w:p w14:paraId="54461701" w14:textId="190921E1" w:rsidR="003F752E" w:rsidDel="001D0BF8" w:rsidRDefault="003F752E">
      <w:pPr>
        <w:pStyle w:val="FootnoteText"/>
        <w:rPr>
          <w:del w:id="1692" w:author="Elizabeth Ann Storm" w:date="2021-12-13T19:03:00Z"/>
        </w:rPr>
      </w:pPr>
      <w:del w:id="1693"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delInstrText>
        </w:r>
        <w:r w:rsidDel="001D0BF8">
          <w:fldChar w:fldCharType="separate"/>
        </w:r>
        <w:r w:rsidDel="001D0BF8">
          <w:rPr>
            <w:noProof/>
          </w:rPr>
          <w:delText>Terence McKenna, 1989.</w:delText>
        </w:r>
        <w:r w:rsidDel="001D0BF8">
          <w:fldChar w:fldCharType="end"/>
        </w:r>
        <w:r w:rsidDel="001D0BF8">
          <w:delText xml:space="preserve"> (citation needs reformatting for Lecture format)</w:delText>
        </w:r>
      </w:del>
    </w:p>
  </w:footnote>
  <w:footnote w:id="15">
    <w:p w14:paraId="65A63D45" w14:textId="5D3225F9" w:rsidR="003F752E" w:rsidDel="001D0BF8" w:rsidRDefault="003F752E">
      <w:pPr>
        <w:pStyle w:val="FootnoteText"/>
        <w:rPr>
          <w:del w:id="1702" w:author="Elizabeth Ann Storm" w:date="2021-12-13T19:03:00Z"/>
        </w:rPr>
      </w:pPr>
      <w:del w:id="1703" w:author="Elizabeth Ann Storm" w:date="2021-12-13T19:03:00Z">
        <w:r w:rsidDel="001D0BF8">
          <w:rPr>
            <w:rStyle w:val="FootnoteReference"/>
          </w:rPr>
          <w:footnoteRef/>
        </w:r>
        <w:r w:rsidDel="001D0BF8">
          <w:delText xml:space="preserve"> Ibid.</w:delText>
        </w:r>
      </w:del>
    </w:p>
  </w:footnote>
  <w:footnote w:id="16">
    <w:p w14:paraId="3D206E8E" w14:textId="4BC63440" w:rsidR="003F752E" w:rsidDel="002D4EB0" w:rsidRDefault="003F752E">
      <w:pPr>
        <w:pStyle w:val="FootnoteText"/>
        <w:rPr>
          <w:del w:id="1714" w:author="Elizabeth Ann Storm" w:date="2021-12-01T13:04:00Z"/>
        </w:rPr>
      </w:pPr>
      <w:del w:id="1715" w:author="Elizabeth Ann Storm" w:date="2021-12-01T13:04:00Z">
        <w:r w:rsidDel="002D4EB0">
          <w:rPr>
            <w:rStyle w:val="FootnoteReference"/>
          </w:rPr>
          <w:footnoteRef/>
        </w:r>
        <w:r w:rsidDel="002D4EB0">
          <w:delText xml:space="preserve"> </w:delText>
        </w:r>
        <w:r w:rsidR="003551CE" w:rsidDel="002D4EB0">
          <w:fldChar w:fldCharType="begin"/>
        </w:r>
        <w:r w:rsidR="003551CE" w:rsidDel="002D4EB0">
          <w:del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R="003551CE" w:rsidDel="002D4EB0">
          <w:fldChar w:fldCharType="separate"/>
        </w:r>
        <w:r w:rsidR="003551CE" w:rsidDel="002D4EB0">
          <w:rPr>
            <w:noProof/>
          </w:rPr>
          <w:delText xml:space="preserve">Martin Kemp, </w:delText>
        </w:r>
        <w:r w:rsidR="003551CE" w:rsidRPr="003551CE" w:rsidDel="002D4EB0">
          <w:rPr>
            <w:i/>
            <w:noProof/>
          </w:rPr>
          <w:delText>Structural Intuitions : Seeing Shapes in Art and Science</w:delText>
        </w:r>
        <w:r w:rsidR="003551CE" w:rsidDel="002D4EB0">
          <w:rPr>
            <w:noProof/>
          </w:rPr>
          <w:delText xml:space="preserve"> (Charlotesville: University of Virginia Press, 2016).</w:delText>
        </w:r>
        <w:r w:rsidR="003551CE" w:rsidDel="002D4EB0">
          <w:fldChar w:fldCharType="end"/>
        </w:r>
      </w:del>
    </w:p>
  </w:footnote>
  <w:footnote w:id="17">
    <w:p w14:paraId="51094705" w14:textId="18562FD8" w:rsidR="002108A2" w:rsidRPr="002108A2" w:rsidDel="001D0BF8" w:rsidRDefault="002108A2">
      <w:pPr>
        <w:pStyle w:val="FootnoteText"/>
        <w:rPr>
          <w:del w:id="1740" w:author="Elizabeth Ann Storm" w:date="2021-12-13T19:03:00Z"/>
          <w:i/>
          <w:noProof/>
        </w:rPr>
      </w:pPr>
      <w:del w:id="1741"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&lt;EndNote&gt;&lt;Cite&gt;&lt;Author&gt;McLuhan&lt;/Author&gt;&lt;Year&gt;1967&lt;/Year&gt;&lt;RecNum&gt;7&lt;/RecNum&gt;&lt;DisplayText&gt;Marshall McLuhan, &lt;style face="italic"&gt;The Medium Is the Massage / Marshall Mcluhan, Quentin Fiore&amp;#xD;Co-Ordinated by Jerome Agel&lt;/style&gt;, ed. Quentin Fiore and Jerome Agel (New York: Bantam,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delInstrText>
        </w:r>
        <w:r w:rsidDel="001D0BF8">
          <w:fldChar w:fldCharType="separate"/>
        </w:r>
        <w:r w:rsidDel="001D0BF8">
          <w:rPr>
            <w:noProof/>
          </w:rPr>
          <w:delText xml:space="preserve">Marshall McLuhan, </w:delText>
        </w:r>
        <w:r w:rsidRPr="002108A2" w:rsidDel="001D0BF8">
          <w:rPr>
            <w:i/>
            <w:noProof/>
          </w:rPr>
          <w:delText>The Medium Is the Massage / Marshall Mcluhan, Quentin Fiore</w:delText>
        </w:r>
      </w:del>
    </w:p>
    <w:p w14:paraId="6F8EF7DE" w14:textId="52792865" w:rsidR="002108A2" w:rsidRPr="00EF709F" w:rsidDel="001D0BF8" w:rsidRDefault="002108A2">
      <w:pPr>
        <w:pStyle w:val="FootnoteText"/>
        <w:rPr>
          <w:del w:id="1742" w:author="Elizabeth Ann Storm" w:date="2021-12-13T19:03:00Z"/>
          <w:vertAlign w:val="subscript"/>
        </w:rPr>
      </w:pPr>
      <w:del w:id="1743" w:author="Elizabeth Ann Storm" w:date="2021-12-13T19:03:00Z">
        <w:r w:rsidRPr="002108A2" w:rsidDel="001D0BF8">
          <w:rPr>
            <w:i/>
            <w:noProof/>
          </w:rPr>
          <w:delText>Co-Ordinated by Jerome Agel</w:delText>
        </w:r>
        <w:r w:rsidDel="001D0BF8">
          <w:rPr>
            <w:noProof/>
          </w:rPr>
          <w:delText>, ed. Quentin Fiore and Jerome Agel (New York: Bantam, 1967).</w:delText>
        </w:r>
        <w:r w:rsidDel="001D0BF8">
          <w:fldChar w:fldCharType="end"/>
        </w:r>
        <w:r w:rsidR="00EF709F" w:rsidDel="001D0BF8">
          <w:rPr>
            <w:vertAlign w:val="subscript"/>
          </w:rPr>
          <w:delText>+</w:delText>
        </w:r>
      </w:del>
    </w:p>
  </w:footnote>
  <w:footnote w:id="18">
    <w:p w14:paraId="5EE2AA96" w14:textId="30271A4D" w:rsidR="00EF709F" w:rsidDel="001D0BF8" w:rsidRDefault="00EF709F">
      <w:pPr>
        <w:pStyle w:val="FootnoteText"/>
        <w:rPr>
          <w:del w:id="1759" w:author="Elizabeth Ann Storm" w:date="2021-12-13T19:03:00Z"/>
        </w:rPr>
      </w:pPr>
      <w:del w:id="1760"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&lt;EndNote&gt;&lt;Cite&gt;&lt;Author&gt;Kemp&lt;/Author&gt;&lt;Year&gt;2016&lt;/Year&gt;&lt;RecNum&gt;5&lt;/RecNum&gt;&lt;DisplayText&gt;Kemp, &lt;style face="italic"&gt;Structural Intuitions : Seeing Shapes in Art and Science&lt;/style&gt;.&lt;/DisplayText&gt;&lt;record&gt;&lt;rec-number&gt;5&lt;/rec-number&gt;&lt;foreign-keys&gt;&lt;key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Del="001D0BF8">
          <w:fldChar w:fldCharType="separate"/>
        </w:r>
        <w:r w:rsidDel="001D0BF8">
          <w:rPr>
            <w:noProof/>
          </w:rPr>
          <w:delText xml:space="preserve">Kemp, </w:delText>
        </w:r>
        <w:r w:rsidRPr="00EF709F" w:rsidDel="001D0BF8">
          <w:rPr>
            <w:i/>
            <w:noProof/>
          </w:rPr>
          <w:delText>Structural Intuitions : Seeing Shapes in Art and Science</w:delText>
        </w:r>
        <w:r w:rsidDel="001D0BF8">
          <w:rPr>
            <w:noProof/>
          </w:rPr>
          <w:delText>.</w:delText>
        </w:r>
        <w:r w:rsidDel="001D0BF8">
          <w:fldChar w:fldCharType="end"/>
        </w:r>
      </w:del>
    </w:p>
  </w:footnote>
  <w:footnote w:id="19">
    <w:p w14:paraId="77AD1A39" w14:textId="32F0D86C" w:rsidR="00EF709F" w:rsidDel="001D0BF8" w:rsidRDefault="00EF709F">
      <w:pPr>
        <w:pStyle w:val="FootnoteText"/>
        <w:rPr>
          <w:del w:id="1778" w:author="Elizabeth Ann Storm" w:date="2021-12-13T19:03:00Z"/>
        </w:rPr>
      </w:pPr>
      <w:del w:id="1779" w:author="Elizabeth Ann Storm" w:date="2021-12-13T19:03:00Z">
        <w:r w:rsidDel="001D0BF8">
          <w:rPr>
            <w:rStyle w:val="FootnoteReference"/>
          </w:rPr>
          <w:footnoteRef/>
        </w:r>
        <w:r w:rsidDel="001D0BF8">
          <w:delText xml:space="preserve"> </w:delText>
        </w:r>
        <w:r w:rsidR="00220822" w:rsidDel="001D0BF8">
          <w:fldChar w:fldCharType="begin"/>
        </w:r>
        <w:r w:rsidR="00220822" w:rsidDel="001D0BF8">
          <w:del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delInstrText>
        </w:r>
        <w:r w:rsidR="00220822" w:rsidDel="001D0BF8">
          <w:fldChar w:fldCharType="separate"/>
        </w:r>
        <w:r w:rsidR="00220822" w:rsidDel="001D0BF8">
          <w:rPr>
            <w:noProof/>
          </w:rPr>
          <w:delText xml:space="preserve">Edward A. Shanken, </w:delText>
        </w:r>
        <w:r w:rsidR="00220822" w:rsidRPr="00220822" w:rsidDel="001D0BF8">
          <w:rPr>
            <w:i/>
            <w:noProof/>
          </w:rPr>
          <w:delText>Systems / Edited by Edward A. Shanken</w:delText>
        </w:r>
        <w:r w:rsidR="00220822" w:rsidDel="001D0BF8">
          <w:rPr>
            <w:noProof/>
          </w:rPr>
          <w:delText xml:space="preserve"> (Cambridge: MIT Press, 2015).</w:delText>
        </w:r>
        <w:r w:rsidR="00220822" w:rsidDel="001D0BF8">
          <w:fldChar w:fldCharType="end"/>
        </w:r>
      </w:del>
    </w:p>
  </w:footnote>
  <w:footnote w:id="20">
    <w:p w14:paraId="14460722" w14:textId="2F1D8B41" w:rsidR="00220822" w:rsidDel="00B23C0E" w:rsidRDefault="00220822">
      <w:pPr>
        <w:pStyle w:val="FootnoteText"/>
        <w:rPr>
          <w:del w:id="1865" w:author="Elizabeth Ann Storm" w:date="2021-12-13T19:07:00Z"/>
        </w:rPr>
      </w:pPr>
      <w:del w:id="1866" w:author="Elizabeth Ann Storm" w:date="2021-12-13T19:07:00Z">
        <w:r w:rsidDel="00B23C0E">
          <w:rPr>
            <w:rStyle w:val="FootnoteReference"/>
          </w:rPr>
          <w:footnoteRef/>
        </w:r>
        <w:r w:rsidDel="00B23C0E">
          <w:delText xml:space="preserve"> </w:delText>
        </w:r>
        <w:r w:rsidR="00E57042" w:rsidDel="00B23C0E">
          <w:fldChar w:fldCharType="begin"/>
        </w:r>
        <w:r w:rsidR="00E57042" w:rsidDel="00B23C0E">
          <w:del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delInstrText>
        </w:r>
        <w:r w:rsidR="00E57042" w:rsidDel="00B23C0E">
          <w:fldChar w:fldCharType="separate"/>
        </w:r>
        <w:r w:rsidR="00E57042" w:rsidDel="00B23C0E">
          <w:rPr>
            <w:noProof/>
          </w:rPr>
          <w:delText xml:space="preserve">Aldous Huxley, </w:delText>
        </w:r>
        <w:r w:rsidR="00E57042" w:rsidRPr="00E57042" w:rsidDel="00B23C0E">
          <w:rPr>
            <w:i/>
            <w:noProof/>
          </w:rPr>
          <w:delText>The Doors of Perception and Heaven and Hell</w:delText>
        </w:r>
        <w:r w:rsidR="00E57042" w:rsidDel="00B23C0E">
          <w:rPr>
            <w:noProof/>
          </w:rPr>
          <w:delText xml:space="preserve"> (New York: Harper Perennial Classics, 1960).</w:delText>
        </w:r>
        <w:r w:rsidR="00E57042" w:rsidDel="00B23C0E">
          <w:fldChar w:fldCharType="end"/>
        </w:r>
      </w:del>
    </w:p>
  </w:footnote>
  <w:footnote w:id="21">
    <w:p w14:paraId="16B420D2" w14:textId="6F851A03" w:rsidR="00E57042" w:rsidDel="00B23C0E" w:rsidRDefault="00E57042">
      <w:pPr>
        <w:pStyle w:val="FootnoteText"/>
        <w:rPr>
          <w:del w:id="1876" w:author="Elizabeth Ann Storm" w:date="2021-12-13T19:07:00Z"/>
        </w:rPr>
      </w:pPr>
      <w:del w:id="1877" w:author="Elizabeth Ann Storm" w:date="2021-12-13T19:07:00Z">
        <w:r w:rsidDel="00B23C0E">
          <w:rPr>
            <w:rStyle w:val="FootnoteReference"/>
          </w:rPr>
          <w:footnoteRef/>
        </w:r>
        <w:r w:rsidDel="00B23C0E">
          <w:delText xml:space="preserve"> </w:delText>
        </w:r>
        <w:r w:rsidR="00B12A62" w:rsidDel="00B23C0E">
          <w:fldChar w:fldCharType="begin"/>
        </w:r>
        <w:r w:rsidR="00B12A62" w:rsidDel="00B23C0E">
          <w:del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delInstrText>
        </w:r>
        <w:r w:rsidR="00B12A62" w:rsidDel="00B23C0E">
          <w:fldChar w:fldCharType="separate"/>
        </w:r>
        <w:r w:rsidR="00B12A62" w:rsidDel="00B23C0E">
          <w:rPr>
            <w:noProof/>
          </w:rPr>
          <w:delText xml:space="preserve">William Blake, </w:delText>
        </w:r>
        <w:r w:rsidR="00B12A62" w:rsidRPr="00B12A62" w:rsidDel="00B23C0E">
          <w:rPr>
            <w:i/>
            <w:noProof/>
          </w:rPr>
          <w:delText>The Marriage of Heaven and Hell / by William Blake, with an Introduction and Commentary by Sir Geoffrey Keynes</w:delText>
        </w:r>
        <w:r w:rsidR="00B12A62" w:rsidDel="00B23C0E">
          <w:rPr>
            <w:noProof/>
          </w:rPr>
          <w:delText>, ed. Geoffrey Keynes (New York: Oxford University Press, 1994).</w:delText>
        </w:r>
        <w:r w:rsidR="00B12A62" w:rsidDel="00B23C0E">
          <w:fldChar w:fldCharType="end"/>
        </w:r>
      </w:del>
    </w:p>
  </w:footnote>
  <w:footnote w:id="22">
    <w:p w14:paraId="755A4849" w14:textId="3D1CE786" w:rsidR="00601EBE" w:rsidRDefault="00601EBE">
      <w:pPr>
        <w:pStyle w:val="FootnoteText"/>
      </w:pPr>
      <w:ins w:id="1905" w:author="Elizabeth" w:date="2022-04-11T14:16:00Z">
        <w:r>
          <w:rPr>
            <w:rStyle w:val="FootnoteReference"/>
          </w:rPr>
          <w:footnoteRef/>
        </w:r>
        <w:r>
          <w:t xml:space="preserve"> standard stoppages reference (museum collection)</w:t>
        </w:r>
      </w:ins>
    </w:p>
  </w:footnote>
  <w:footnote w:id="23">
    <w:p w14:paraId="10FCC105" w14:textId="2AB9F79E" w:rsidR="00601EBE" w:rsidRDefault="00601EBE">
      <w:pPr>
        <w:pStyle w:val="FootnoteText"/>
      </w:pPr>
      <w:ins w:id="1908" w:author="Elizabeth" w:date="2022-04-11T14:16:00Z">
        <w:r>
          <w:rPr>
            <w:rStyle w:val="FootnoteReference"/>
          </w:rPr>
          <w:footnoteRef/>
        </w:r>
        <w:r>
          <w:t xml:space="preserve"> Frottages reference (museum collection)</w:t>
        </w:r>
      </w:ins>
    </w:p>
  </w:footnote>
  <w:footnote w:id="24">
    <w:p w14:paraId="7FAF7EC6" w14:textId="3C32C414" w:rsidR="00601EBE" w:rsidRDefault="00601EBE">
      <w:pPr>
        <w:pStyle w:val="FootnoteText"/>
      </w:pPr>
      <w:ins w:id="1911" w:author="Elizabeth" w:date="2022-04-11T14:16:00Z">
        <w:r>
          <w:rPr>
            <w:rStyle w:val="FootnoteReference"/>
          </w:rPr>
          <w:footnoteRef/>
        </w:r>
        <w:r>
          <w:t xml:space="preserve"> Drip </w:t>
        </w:r>
      </w:ins>
      <w:ins w:id="1912" w:author="Elizabeth" w:date="2022-04-11T14:17:00Z">
        <w:r>
          <w:t>painting reference (museum collection)</w:t>
        </w:r>
      </w:ins>
    </w:p>
  </w:footnote>
  <w:footnote w:id="25">
    <w:p w14:paraId="2D82D881" w14:textId="6EDCDDAA" w:rsidR="00C40A1B" w:rsidRPr="00C40A1B" w:rsidRDefault="00C40A1B">
      <w:pPr>
        <w:pStyle w:val="FootnoteText"/>
        <w:rPr>
          <w:rPrChange w:id="1939" w:author="Elizabeth" w:date="2022-04-16T15:49:00Z">
            <w:rPr/>
          </w:rPrChange>
        </w:rPr>
      </w:pPr>
      <w:ins w:id="1940" w:author="Elizabeth" w:date="2022-04-16T15:48:00Z">
        <w:r>
          <w:rPr>
            <w:rStyle w:val="FootnoteReference"/>
          </w:rPr>
          <w:footnoteRef/>
        </w:r>
        <w:r>
          <w:t xml:space="preserve"> Also known as </w:t>
        </w:r>
        <w:r>
          <w:rPr>
            <w:i/>
            <w:iCs/>
          </w:rPr>
          <w:t>silverpoint</w:t>
        </w:r>
      </w:ins>
      <w:ins w:id="1941" w:author="Elizabeth" w:date="2022-04-16T15:49:00Z">
        <w:r>
          <w:t xml:space="preserve">, or broadly, </w:t>
        </w:r>
        <w:proofErr w:type="spellStart"/>
        <w:r>
          <w:rPr>
            <w:i/>
            <w:iCs/>
          </w:rPr>
          <w:t>metalpoint</w:t>
        </w:r>
        <w:proofErr w:type="spellEnd"/>
        <w:r>
          <w:t xml:space="preserve">. </w:t>
        </w:r>
      </w:ins>
    </w:p>
  </w:footnote>
  <w:footnote w:id="26">
    <w:p w14:paraId="44BC58E8" w14:textId="3D85EDBA" w:rsidR="00A50EE0" w:rsidRDefault="00A50EE0">
      <w:pPr>
        <w:pStyle w:val="FootnoteText"/>
      </w:pPr>
      <w:ins w:id="1949" w:author="Elizabeth" w:date="2022-04-16T16:38:00Z">
        <w:r>
          <w:rPr>
            <w:rStyle w:val="FootnoteReference"/>
          </w:rPr>
          <w:footnoteRef/>
        </w:r>
        <w:r>
          <w:t xml:space="preserve"> </w:t>
        </w:r>
      </w:ins>
      <w:r>
        <w:fldChar w:fldCharType="begin"/>
      </w:r>
      <w:r w:rsidR="00330829">
        <w:instrText xml:space="preserve"> ADDIN EN.CITE &lt;EndNote&gt;&lt;Cite&gt;&lt;Author&gt;Doane&lt;/Author&gt;&lt;Year&gt;2007&lt;/Year&gt;&lt;RecNum&gt;103&lt;/RecNum&gt;&lt;DisplayText&gt;Mary Ann Doane, &amp;quot;Indexicality: Trace and Sign: Introduction,&amp;quot; &lt;style face="italic"&gt;differences&lt;/style&gt; 18, no. 1 (2007).&lt;/DisplayText&gt;&lt;record&gt;&lt;rec-number&gt;103&lt;/rec-number&gt;&lt;foreign-keys&gt;&lt;key app="EN" db-id="52fpfpxt3xswsaervvgvfpf3x0xadf2x90r9" timestamp="1650141639"&gt;103&lt;/key&gt;&lt;/foreign-keys&gt;&lt;ref-type name="Journal Article"&gt;17&lt;/ref-type&gt;&lt;contributors&gt;&lt;authors&gt;&lt;author&gt;Doane, Mary Ann&lt;/author&gt;&lt;/authors&gt;&lt;/contributors&gt;&lt;titles&gt;&lt;title&gt;Indexicality: Trace and Sign: Introduction&lt;/title&gt;&lt;secondary-title&gt;differences&lt;/secondary-title&gt;&lt;/titles&gt;&lt;periodical&gt;&lt;full-title&gt;differences&lt;/full-title&gt;&lt;/periodical&gt;&lt;pages&gt;1-6&lt;/pages&gt;&lt;volume&gt;18&lt;/volume&gt;&lt;number&gt;1&lt;/number&gt;&lt;dates&gt;&lt;year&gt;2007&lt;/year&gt;&lt;/dates&gt;&lt;isbn&gt;1040-7391&lt;/isbn&gt;&lt;urls&gt;&lt;related-urls&gt;&lt;url&gt;https://doi.org/10.1215/10407391-2006-020&lt;/url&gt;&lt;/related-urls&gt;&lt;/urls&gt;&lt;electronic-resource-num&gt;10.1215/10407391-2006-020&lt;/electronic-resource-num&gt;&lt;access-date&gt;4/16/2022&lt;/access-date&gt;&lt;/record&gt;&lt;/Cite&gt;&lt;/EndNote&gt;</w:instrText>
      </w:r>
      <w:r>
        <w:fldChar w:fldCharType="separate"/>
      </w:r>
      <w:r w:rsidR="00330829">
        <w:rPr>
          <w:noProof/>
        </w:rPr>
        <w:t xml:space="preserve">Mary Ann Doane, "Indexicality: Trace and Sign: Introduction," </w:t>
      </w:r>
      <w:r w:rsidR="00330829" w:rsidRPr="00330829">
        <w:rPr>
          <w:i/>
          <w:noProof/>
        </w:rPr>
        <w:t>differences</w:t>
      </w:r>
      <w:r w:rsidR="00330829">
        <w:rPr>
          <w:noProof/>
        </w:rPr>
        <w:t xml:space="preserve"> 18, no. 1 (2007).</w:t>
      </w:r>
      <w:r>
        <w:fldChar w:fldCharType="end"/>
      </w:r>
      <w:ins w:id="1950" w:author="Elizabeth" w:date="2022-04-16T16:41:00Z">
        <w:r>
          <w:t xml:space="preserve"> 2</w:t>
        </w:r>
      </w:ins>
    </w:p>
  </w:footnote>
  <w:footnote w:id="27">
    <w:p w14:paraId="71FE0C79" w14:textId="3AB51FBE" w:rsidR="00583913" w:rsidRDefault="00583913">
      <w:pPr>
        <w:pStyle w:val="FootnoteText"/>
      </w:pPr>
      <w:ins w:id="1959" w:author="Elizabeth" w:date="2022-04-16T16:50:00Z">
        <w:r>
          <w:rPr>
            <w:rStyle w:val="FootnoteReference"/>
          </w:rPr>
          <w:footnoteRef/>
        </w:r>
        <w:r>
          <w:t xml:space="preserve"> </w:t>
        </w:r>
      </w:ins>
      <w:r>
        <w:fldChar w:fldCharType="begin"/>
      </w:r>
      <w:r w:rsidR="00330829">
        <w:instrText xml:space="preserve"> ADDIN EN.CITE &lt;EndNote&gt;&lt;Cite&gt;&lt;Author&gt;Krauss&lt;/Author&gt;&lt;Year&gt;1977&lt;/Year&gt;&lt;RecNum&gt;105&lt;/RecNum&gt;&lt;DisplayText&gt;Rosalind Krauss, &amp;quot;Notes on the Index: Seventies Art in America. Part 2,&amp;quot; &lt;style face="italic"&gt;October&lt;/style&gt; 4 (1977).&lt;/DisplayText&gt;&lt;record&gt;&lt;rec-number&gt;105&lt;/rec-number&gt;&lt;foreign-keys&gt;&lt;key app="EN" db-id="52fpfpxt3xswsaervvgvfpf3x0xadf2x90r9" timestamp="1650142279"&gt;105&lt;/key&gt;&lt;/foreign-keys&gt;&lt;ref-type name="Journal Article"&gt;17&lt;/ref-type&gt;&lt;contributors&gt;&lt;authors&gt;&lt;author&gt;Krauss, Rosalind&lt;/author&gt;&lt;/authors&gt;&lt;/contributors&gt;&lt;titles&gt;&lt;title&gt;Notes on the Index: Seventies Art in America. Part 2&lt;/title&gt;&lt;secondary-title&gt;October&lt;/secondary-title&gt;&lt;/titles&gt;&lt;periodical&gt;&lt;full-title&gt;October&lt;/full-title&gt;&lt;/periodical&gt;&lt;pages&gt;58-67&lt;/pages&gt;&lt;volume&gt;4&lt;/volume&gt;&lt;dates&gt;&lt;year&gt;1977&lt;/year&gt;&lt;/dates&gt;&lt;publisher&gt;The MIT Press&lt;/publisher&gt;&lt;isbn&gt;01622870, 1536013X&lt;/isbn&gt;&lt;urls&gt;&lt;related-urls&gt;&lt;url&gt;http://www.jstor.org/stable/778480&lt;/url&gt;&lt;/related-urls&gt;&lt;/urls&gt;&lt;custom1&gt;Full publication date: Autumn, 1977&lt;/custom1&gt;&lt;electronic-resource-num&gt;10.2307/778480&lt;/electronic-resource-num&gt;&lt;remote-database-name&gt;JSTOR&lt;/remote-database-name&gt;&lt;access-date&gt;2022/04/16/&lt;/access-date&gt;&lt;/record&gt;&lt;/Cite&gt;&lt;/EndNote&gt;</w:instrText>
      </w:r>
      <w:r>
        <w:fldChar w:fldCharType="separate"/>
      </w:r>
      <w:r w:rsidR="00330829">
        <w:rPr>
          <w:noProof/>
        </w:rPr>
        <w:t xml:space="preserve">Rosalind Krauss, "Notes on the Index: Seventies Art in America. Part 2," </w:t>
      </w:r>
      <w:r w:rsidR="00330829" w:rsidRPr="00330829">
        <w:rPr>
          <w:i/>
          <w:noProof/>
        </w:rPr>
        <w:t>October</w:t>
      </w:r>
      <w:r w:rsidR="00330829">
        <w:rPr>
          <w:noProof/>
        </w:rPr>
        <w:t xml:space="preserve"> 4 (1977).</w:t>
      </w:r>
      <w:r>
        <w:fldChar w:fldCharType="end"/>
      </w:r>
      <w:ins w:id="1960" w:author="Elizabeth" w:date="2022-04-16T16:51:00Z">
        <w:r>
          <w:t xml:space="preserve"> 67</w:t>
        </w:r>
      </w:ins>
    </w:p>
  </w:footnote>
  <w:footnote w:id="28">
    <w:p w14:paraId="0E1CF9FD" w14:textId="78A5879F" w:rsidR="00FA1218" w:rsidRDefault="00FA1218">
      <w:pPr>
        <w:pStyle w:val="FootnoteText"/>
      </w:pPr>
      <w:ins w:id="1964" w:author="Elizabeth" w:date="2022-04-16T17:10:00Z">
        <w:r>
          <w:rPr>
            <w:rStyle w:val="FootnoteReference"/>
          </w:rPr>
          <w:footnoteRef/>
        </w:r>
        <w:r>
          <w:t xml:space="preserve"> See </w:t>
        </w:r>
      </w:ins>
      <w:ins w:id="1965" w:author="Elizabeth" w:date="2022-04-16T17:18:00Z">
        <w:r w:rsidR="00C5789C">
          <w:t>Roland Barthes “Rhetoric of the Image”</w:t>
        </w:r>
      </w:ins>
      <w:ins w:id="1966" w:author="Elizabeth" w:date="2022-04-18T14:15:00Z">
        <w:r w:rsidR="0029004D">
          <w:t xml:space="preserve"> (CITE)</w:t>
        </w:r>
      </w:ins>
      <w:ins w:id="1967" w:author="Elizabeth" w:date="2022-04-16T17:18:00Z">
        <w:r w:rsidR="00C5789C">
          <w:t>, and</w:t>
        </w:r>
      </w:ins>
      <w:ins w:id="1968" w:author="Elizabeth" w:date="2022-04-16T17:27:00Z">
        <w:r w:rsidR="002262A9">
          <w:t xml:space="preserve"> “Art in the age of mechanical reproduction” in</w:t>
        </w:r>
      </w:ins>
      <w:ins w:id="1969" w:author="Elizabeth" w:date="2022-04-16T17:32:00Z">
        <w:r w:rsidR="00330829">
          <w:t xml:space="preserve"> </w:t>
        </w:r>
      </w:ins>
      <w:r w:rsidR="00330829">
        <w:fldChar w:fldCharType="begin"/>
      </w:r>
      <w:r w:rsidR="00330829">
        <w:instrText xml:space="preserve"> ADDIN EN.CITE &lt;EndNote&gt;&lt;Cite&gt;&lt;Author&gt;Benjamin&lt;/Author&gt;&lt;Year&gt;2007&lt;/Year&gt;&lt;RecNum&gt;107&lt;/RecNum&gt;&lt;DisplayText&gt;Walter Benjamin et al., &lt;style face="italic"&gt;Illuminations / Walter Benjamin ; Translated by Harry Zohn ; Edited and with an Introduction by Hannah Arendt ; Preface by Leon Wieseltier&lt;/style&gt; (New York: Schocken Books, 2007).&lt;/DisplayText&gt;&lt;record&gt;&lt;rec-number&gt;107&lt;/rec-number&gt;&lt;foreign-keys&gt;&lt;key app="EN" db-id="52fpfpxt3xswsaervvgvfpf3x0xadf2x90r9" timestamp="1650144670"&gt;107&lt;/key&gt;&lt;/foreign-keys&gt;&lt;ref-type name="Book"&gt;6&lt;/ref-type&gt;&lt;contributors&gt;&lt;authors&gt;&lt;author&gt;Benjamin, Walter&lt;/author&gt;&lt;author&gt;Zhon, Harry&lt;/author&gt;&lt;author&gt;Arendt, Hannah&lt;/author&gt;&lt;author&gt;Wieseltier, Leon&lt;/author&gt;&lt;/authors&gt;&lt;/contributors&gt;&lt;titles&gt;&lt;title&gt;Illuminations / Walter Benjamin ; translated by Harry Zohn ; edited and with an introduction by Hannah Arendt ; preface by Leon Wieseltier&lt;/title&gt;&lt;/titles&gt;&lt;keywords&gt;&lt;keyword&gt;Literature -- History and criticism&lt;/keyword&gt;&lt;/keywords&gt;&lt;dates&gt;&lt;year&gt;2007&lt;/year&gt;&lt;/dates&gt;&lt;pub-location&gt;New York&lt;/pub-location&gt;&lt;publisher&gt;Schocken Books&lt;/publisher&gt;&lt;isbn&gt;9780547540658&lt;/isbn&gt;&lt;urls&gt;&lt;/urls&gt;&lt;/record&gt;&lt;/Cite&gt;&lt;/EndNote&gt;</w:instrText>
      </w:r>
      <w:r w:rsidR="00330829">
        <w:fldChar w:fldCharType="separate"/>
      </w:r>
      <w:r w:rsidR="00330829">
        <w:rPr>
          <w:noProof/>
        </w:rPr>
        <w:t xml:space="preserve">Walter Benjamin et al., </w:t>
      </w:r>
      <w:r w:rsidR="00330829" w:rsidRPr="00330829">
        <w:rPr>
          <w:i/>
          <w:noProof/>
        </w:rPr>
        <w:t>Illuminations / Walter Benjamin ; Translated by Harry Zohn ; Edited and with an Introduction by Hannah Arendt ; Preface by Leon Wieseltier</w:t>
      </w:r>
      <w:r w:rsidR="00330829">
        <w:rPr>
          <w:noProof/>
        </w:rPr>
        <w:t xml:space="preserve"> (New York: Schocken Books, 2007).</w:t>
      </w:r>
      <w:r w:rsidR="00330829">
        <w:fldChar w:fldCharType="end"/>
      </w:r>
      <w:ins w:id="1970" w:author="Elizabeth" w:date="2022-04-16T17:32:00Z">
        <w:r w:rsidR="00330829">
          <w:t xml:space="preserve"> </w:t>
        </w:r>
      </w:ins>
      <w:del w:id="1971" w:author="Elizabeth" w:date="2022-04-16T17:32:00Z">
        <w:r w:rsidR="00C5789C" w:rsidDel="00330829">
          <w:fldChar w:fldCharType="begin">
            <w:fldData xml:space="preserve">PEVuZE5vdGU+PENpdGU+PEF1dGhvcj5CZW5qYW1pbjwvQXV0aG9yPjxZZWFyPjE5NTU8L1llYXI+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==
</w:fldData>
          </w:fldChar>
        </w:r>
        <w:r w:rsidR="00330829" w:rsidDel="00330829">
          <w:delInstrText xml:space="preserve"> ADDIN EN.CITE </w:delInstrText>
        </w:r>
        <w:r w:rsidR="00330829" w:rsidDel="00330829">
          <w:fldChar w:fldCharType="begin">
            <w:fldData xml:space="preserve">PEVuZE5vdGU+PENpdGU+PEF1dGhvcj5CZW5qYW1pbjwvQXV0aG9yPjxZZWFyPjE5NTU8L1llYXI+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==
</w:fldData>
          </w:fldChar>
        </w:r>
        <w:r w:rsidR="00330829" w:rsidDel="00330829">
          <w:delInstrText xml:space="preserve"> ADDIN EN.CITE.DATA </w:delInstrText>
        </w:r>
        <w:r w:rsidR="00330829" w:rsidDel="00330829">
          <w:fldChar w:fldCharType="end"/>
        </w:r>
        <w:r w:rsidR="00C5789C" w:rsidDel="00330829">
          <w:fldChar w:fldCharType="separate"/>
        </w:r>
        <w:r w:rsidR="00330829" w:rsidDel="00330829">
          <w:rPr>
            <w:noProof/>
          </w:rPr>
          <w:delText xml:space="preserve">Walter Benjamin, </w:delText>
        </w:r>
        <w:r w:rsidR="00330829" w:rsidRPr="00330829" w:rsidDel="00330829">
          <w:rPr>
            <w:i/>
            <w:noProof/>
          </w:rPr>
          <w:delText>Illuminations : Essays and Reflections</w:delText>
        </w:r>
        <w:r w:rsidR="00330829" w:rsidDel="00330829">
          <w:rPr>
            <w:noProof/>
          </w:rPr>
          <w:delText xml:space="preserve">, trans. Harry Zohn (Boston: Mariner, 1955); Walter Benjamin et al., </w:delText>
        </w:r>
        <w:r w:rsidR="00330829" w:rsidRPr="00330829" w:rsidDel="00330829">
          <w:rPr>
            <w:i/>
            <w:noProof/>
          </w:rPr>
          <w:delText>Illuminations / Walter Benjamin ; Translated by Harry Zohn ; Edited and with an Introduction by Hannah Arendt ; Preface by Leon Wieseltier</w:delText>
        </w:r>
        <w:r w:rsidR="00330829" w:rsidDel="00330829">
          <w:rPr>
            <w:noProof/>
          </w:rPr>
          <w:delText xml:space="preserve"> (New York: Schocken Books, 2007).</w:delText>
        </w:r>
        <w:r w:rsidR="00C5789C" w:rsidDel="00330829">
          <w:fldChar w:fldCharType="end"/>
        </w:r>
      </w:del>
    </w:p>
  </w:footnote>
  <w:footnote w:id="29">
    <w:p w14:paraId="44360BD8" w14:textId="7DF6FF8C" w:rsidR="00330829" w:rsidRPr="00330829" w:rsidRDefault="0094226F" w:rsidP="0094226F">
      <w:pPr>
        <w:pStyle w:val="FootnoteText"/>
        <w:rPr>
          <w:i/>
          <w:noProof/>
        </w:rPr>
      </w:pPr>
      <w:ins w:id="2080" w:author="Elizabeth Ann Storm" w:date="2021-12-13T19:42:00Z">
        <w:r>
          <w:rPr>
            <w:rStyle w:val="FootnoteReference"/>
          </w:rPr>
          <w:footnoteRef/>
        </w:r>
        <w:r>
          <w:t xml:space="preserve"> </w:t>
        </w:r>
        <w:r>
          <w:fldChar w:fldCharType="begin"/>
        </w:r>
      </w:ins>
      <w:r w:rsidR="00330829">
        <w:instrText xml:space="preserve"> ADDIN EN.CITE &lt;EndNote&gt;&lt;Cite&gt;&lt;Author&gt;McLuhan&lt;/Author&gt;&lt;Year&gt;1967&lt;/Year&gt;&lt;RecNum&gt;7&lt;/RecNum&gt;&lt;DisplayText&gt;Marshall McLuhan, &lt;style face="italic"&gt;The Medium Is the Massage / Marshall Mcluhan, Quentin Fiore&amp;#xD;Co-Ordinated by Jerome Agel&lt;/style&gt;, ed. Quentin Fiore and Jerome Agel (New York: Bantam,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instrText>
      </w:r>
      <w:ins w:id="2081" w:author="Elizabeth Ann Storm" w:date="2021-12-13T19:42:00Z">
        <w:r>
          <w:fldChar w:fldCharType="separate"/>
        </w:r>
      </w:ins>
      <w:r w:rsidR="00330829">
        <w:rPr>
          <w:noProof/>
        </w:rPr>
        <w:t xml:space="preserve">Marshall McLuhan, </w:t>
      </w:r>
      <w:r w:rsidR="00330829" w:rsidRPr="00330829">
        <w:rPr>
          <w:i/>
          <w:noProof/>
        </w:rPr>
        <w:t>The Medium Is the Massage / Marshall Mcluhan, Quentin Fiore</w:t>
      </w:r>
    </w:p>
    <w:p w14:paraId="588C26B0" w14:textId="6871471E" w:rsidR="0094226F" w:rsidRPr="00EF709F" w:rsidRDefault="00330829" w:rsidP="0094226F">
      <w:pPr>
        <w:pStyle w:val="FootnoteText"/>
        <w:rPr>
          <w:ins w:id="2082" w:author="Elizabeth Ann Storm" w:date="2021-12-13T19:42:00Z"/>
          <w:vertAlign w:val="subscript"/>
        </w:rPr>
      </w:pPr>
      <w:r w:rsidRPr="00330829">
        <w:rPr>
          <w:i/>
          <w:noProof/>
        </w:rPr>
        <w:t>Co-Ordinated by Jerome Agel</w:t>
      </w:r>
      <w:r>
        <w:rPr>
          <w:noProof/>
        </w:rPr>
        <w:t>, ed. Quentin Fiore and Jerome Agel (New York: Bantam, 1967).</w:t>
      </w:r>
      <w:ins w:id="2083" w:author="Elizabeth Ann Storm" w:date="2021-12-13T19:42:00Z">
        <w:r w:rsidR="0094226F">
          <w:fldChar w:fldCharType="end"/>
        </w:r>
        <w:r w:rsidR="0094226F">
          <w:rPr>
            <w:vertAlign w:val="subscript"/>
          </w:rPr>
          <w:t>+</w:t>
        </w:r>
      </w:ins>
    </w:p>
  </w:footnote>
  <w:footnote w:id="30">
    <w:p w14:paraId="6B66B866" w14:textId="5503C054" w:rsidR="00A65027" w:rsidRDefault="00A65027">
      <w:pPr>
        <w:pStyle w:val="FootnoteText"/>
      </w:pPr>
      <w:ins w:id="2154" w:author="Elizabeth" w:date="2022-04-16T18:36:00Z">
        <w:r>
          <w:rPr>
            <w:rStyle w:val="FootnoteReference"/>
          </w:rPr>
          <w:footnoteRef/>
        </w:r>
        <w:r>
          <w:t xml:space="preserve"> </w:t>
        </w:r>
      </w:ins>
      <w:r>
        <w:fldChar w:fldCharType="begin"/>
      </w:r>
      <w:r>
        <w:instrText xml:space="preserve"> ADDIN EN.CITE &lt;EndNote&gt;&lt;Cite&gt;&lt;Author&gt;Doane&lt;/Author&gt;&lt;Year&gt;2007&lt;/Year&gt;&lt;RecNum&gt;103&lt;/RecNum&gt;&lt;DisplayText&gt;Doane, &amp;quot;Indexicality: Trace and Sign: Introduction.&amp;quot;&lt;/DisplayText&gt;&lt;record&gt;&lt;rec-number&gt;103&lt;/rec-number&gt;&lt;foreign-keys&gt;&lt;key app="EN" db-id="52fpfpxt3xswsaervvgvfpf3x0xadf2x90r9" timestamp="1650141639"&gt;103&lt;/key&gt;&lt;/foreign-keys&gt;&lt;ref-type name="Journal Article"&gt;17&lt;/ref-type&gt;&lt;contributors&gt;&lt;authors&gt;&lt;author&gt;Doane, Mary Ann&lt;/author&gt;&lt;/authors&gt;&lt;/contributors&gt;&lt;titles&gt;&lt;title&gt;Indexicality: Trace and Sign: Introduction&lt;/title&gt;&lt;secondary-title&gt;differences&lt;/secondary-title&gt;&lt;/titles&gt;&lt;periodical&gt;&lt;full-title&gt;differences&lt;/full-title&gt;&lt;/periodical&gt;&lt;pages&gt;1-6&lt;/pages&gt;&lt;volume&gt;18&lt;/volume&gt;&lt;number&gt;1&lt;/number&gt;&lt;dates&gt;&lt;year&gt;2007&lt;/year&gt;&lt;/dates&gt;&lt;isbn&gt;1040-7391&lt;/isbn&gt;&lt;urls&gt;&lt;related-urls&gt;&lt;url&gt;https://doi.org/10.1215/10407391-2006-020&lt;/url&gt;&lt;/related-urls&gt;&lt;/urls&gt;&lt;electronic-resource-num&gt;10.1215/10407391-2006-020&lt;/electronic-resource-num&gt;&lt;access-date&gt;4/16/2022&lt;/access-date&gt;&lt;/record&gt;&lt;/Cite&gt;&lt;/EndNote&gt;</w:instrText>
      </w:r>
      <w:r>
        <w:fldChar w:fldCharType="separate"/>
      </w:r>
      <w:r>
        <w:rPr>
          <w:noProof/>
        </w:rPr>
        <w:t>Doane, "Indexicality: Trace and Sign: Introduction."</w:t>
      </w:r>
      <w:r>
        <w:fldChar w:fldCharType="end"/>
      </w:r>
      <w:ins w:id="2155" w:author="Elizabeth" w:date="2022-04-16T18:37:00Z">
        <w:r w:rsidR="00DE57BD">
          <w:t xml:space="preserve"> 1</w:t>
        </w:r>
      </w:ins>
    </w:p>
  </w:footnote>
  <w:footnote w:id="31">
    <w:p w14:paraId="4C44F837" w14:textId="08D24C9E" w:rsidR="00DF28CB" w:rsidDel="00E74BFC" w:rsidRDefault="00DF28CB">
      <w:pPr>
        <w:pStyle w:val="FootnoteText"/>
        <w:rPr>
          <w:del w:id="2186" w:author="Elizabeth Ann Storm" w:date="2021-12-10T20:02:00Z"/>
        </w:rPr>
      </w:pPr>
      <w:del w:id="2187" w:author="Elizabeth Ann Storm" w:date="2021-12-10T20:02:00Z">
        <w:r w:rsidDel="00E74BFC">
          <w:rPr>
            <w:rStyle w:val="FootnoteReference"/>
          </w:rPr>
          <w:footnoteRef/>
        </w:r>
        <w:r w:rsidDel="00E74BFC">
          <w:delText xml:space="preserve"> </w:delText>
        </w:r>
        <w:r w:rsidRPr="007A2142" w:rsidDel="00E74BFC">
          <w:delText>I can see this in contemporary painting, where paint as a material has gone through the medium of painting, to transcend to the other side again as paint  When does this happen for charcoal or ink on pape</w:delText>
        </w:r>
        <w:r w:rsidDel="00E74BFC">
          <w:delText>r?</w:delText>
        </w:r>
      </w:del>
    </w:p>
  </w:footnote>
  <w:footnote w:id="32">
    <w:p w14:paraId="11639ECB" w14:textId="2BBB9B93" w:rsidR="000F018B" w:rsidDel="00E74BFC" w:rsidRDefault="000F018B">
      <w:pPr>
        <w:pStyle w:val="FootnoteText"/>
        <w:rPr>
          <w:del w:id="2199" w:author="Elizabeth Ann Storm" w:date="2021-12-10T20:02:00Z"/>
        </w:rPr>
      </w:pPr>
      <w:del w:id="2200" w:author="Elizabeth Ann Storm" w:date="2021-12-10T20:02:00Z">
        <w:r w:rsidDel="00E74BFC">
          <w:rPr>
            <w:rStyle w:val="FootnoteReference"/>
          </w:rPr>
          <w:footnoteRef/>
        </w:r>
        <w:r w:rsidDel="00E74BFC">
          <w:delText xml:space="preserve"> </w:delText>
        </w:r>
        <w:r w:rsidDel="00E74BFC">
          <w:fldChar w:fldCharType="begin"/>
        </w:r>
        <w:r w:rsidDel="00E74BFC">
          <w:delInstrText xml:space="preserve"> ADDIN EN.CITE &lt;EndNote&gt;&lt;Cite&gt;&lt;Author&gt;Gleick&lt;/Author&gt;&lt;Year&gt;2011&lt;/Year&gt;&lt;RecNum&gt;13&lt;/RecNum&gt;&lt;DisplayText&gt;James Gleick, &lt;style face="italic"&gt;The Information : A History, a Theory, a Flood / James Gleick&lt;/style&gt;, 1st ed. ed. (New York: Pantheon Books, 2011).&lt;/DisplayText&gt;&lt;record&gt;&lt;rec-number&gt;13&lt;/rec-number&gt;&lt;foreign-keys&gt;&lt;key app="EN" db-id="2vf0rfz0jz9a28effx059evsfe0w5psrafdr" timestamp="1637529845"&gt;13&lt;/key&gt;&lt;/foreign-keys&gt;&lt;ref-type name="Book"&gt;6&lt;/ref-type&gt;&lt;contributors&gt;&lt;authors&gt;&lt;author&gt;Gleick, James&lt;/author&gt;&lt;/authors&gt;&lt;/contributors&gt;&lt;titles&gt;&lt;title&gt;The information : a history, a theory, a flood / James Gleick&lt;/title&gt;&lt;/titles&gt;&lt;edition&gt;1st ed.&lt;/edition&gt;&lt;keywords&gt;&lt;keyword&gt;Information science -- History&lt;/keyword&gt;&lt;keyword&gt;Information society&lt;/keyword&gt;&lt;keyword&gt;Information science -- SCIENCE / Philosophy &amp;amp; Social Aspects&lt;/keyword&gt;&lt;keyword&gt;History&lt;/keyword&gt;&lt;/keywords&gt;&lt;dates&gt;&lt;year&gt;2011&lt;/year&gt;&lt;/dates&gt;&lt;pub-location&gt;New York&lt;/pub-location&gt;&lt;publisher&gt;Pantheon Books&lt;/publisher&gt;&lt;urls&gt;&lt;/urls&gt;&lt;/record&gt;&lt;/Cite&gt;&lt;/EndNote&gt;</w:delInstrText>
        </w:r>
        <w:r w:rsidDel="00E74BFC">
          <w:fldChar w:fldCharType="separate"/>
        </w:r>
        <w:r w:rsidDel="00E74BFC">
          <w:rPr>
            <w:noProof/>
          </w:rPr>
          <w:delText xml:space="preserve">James Gleick, </w:delText>
        </w:r>
        <w:r w:rsidRPr="000F018B" w:rsidDel="00E74BFC">
          <w:rPr>
            <w:i/>
            <w:noProof/>
          </w:rPr>
          <w:delText>The Information : A History, a Theory, a Flood / James Gleick</w:delText>
        </w:r>
        <w:r w:rsidDel="00E74BFC">
          <w:rPr>
            <w:noProof/>
          </w:rPr>
          <w:delText>, 1st ed. ed. (New York: Pantheon Books, 2011).</w:delText>
        </w:r>
        <w:r w:rsidDel="00E74BFC">
          <w:fldChar w:fldCharType="end"/>
        </w:r>
      </w:del>
    </w:p>
  </w:footnote>
  <w:footnote w:id="33">
    <w:p w14:paraId="791F093F" w14:textId="4C71BBF3" w:rsidR="00E556D4" w:rsidRDefault="00E556D4" w:rsidP="00E556D4">
      <w:pPr>
        <w:pStyle w:val="FootnoteText"/>
        <w:rPr>
          <w:ins w:id="2360" w:author="Elizabeth Ann Storm" w:date="2021-12-13T19:31:00Z"/>
        </w:rPr>
      </w:pPr>
      <w:ins w:id="2361" w:author="Elizabeth Ann Storm" w:date="2021-12-13T19:31:00Z">
        <w:r>
          <w:rPr>
            <w:rStyle w:val="FootnoteReference"/>
          </w:rPr>
          <w:footnoteRef/>
        </w:r>
        <w:r>
          <w:t xml:space="preserve"> </w:t>
        </w:r>
        <w:r>
          <w:fldChar w:fldCharType="begin"/>
        </w:r>
      </w:ins>
      <w:r w:rsidR="00330829">
        <w: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instrText>
      </w:r>
      <w:ins w:id="2362" w:author="Elizabeth Ann Storm" w:date="2021-12-13T19:31:00Z">
        <w:r>
          <w:fldChar w:fldCharType="separate"/>
        </w:r>
      </w:ins>
      <w:r w:rsidR="00330829">
        <w:rPr>
          <w:noProof/>
        </w:rPr>
        <w:t xml:space="preserve">Aldous Huxley, </w:t>
      </w:r>
      <w:r w:rsidR="00330829" w:rsidRPr="00330829">
        <w:rPr>
          <w:i/>
          <w:noProof/>
        </w:rPr>
        <w:t>The Doors of Perception and Heaven and Hell</w:t>
      </w:r>
      <w:r w:rsidR="00330829">
        <w:rPr>
          <w:noProof/>
        </w:rPr>
        <w:t xml:space="preserve"> (New York: Harper Perennial Classics, 1960).</w:t>
      </w:r>
      <w:ins w:id="2363" w:author="Elizabeth Ann Storm" w:date="2021-12-13T19:31:00Z">
        <w:r>
          <w:fldChar w:fldCharType="end"/>
        </w:r>
      </w:ins>
    </w:p>
  </w:footnote>
  <w:footnote w:id="34">
    <w:p w14:paraId="36B2B7D0" w14:textId="7E5FA9E3" w:rsidR="00E556D4" w:rsidRDefault="00E556D4" w:rsidP="00E556D4">
      <w:pPr>
        <w:pStyle w:val="FootnoteText"/>
        <w:rPr>
          <w:ins w:id="2409" w:author="Elizabeth Ann Storm" w:date="2021-12-13T19:31:00Z"/>
        </w:rPr>
      </w:pPr>
      <w:ins w:id="2410" w:author="Elizabeth Ann Storm" w:date="2021-12-13T19:31:00Z">
        <w:r>
          <w:rPr>
            <w:rStyle w:val="FootnoteReference"/>
          </w:rPr>
          <w:footnoteRef/>
        </w:r>
        <w:r>
          <w:t xml:space="preserve"> </w:t>
        </w:r>
        <w:r>
          <w:fldChar w:fldCharType="begin"/>
        </w:r>
      </w:ins>
      <w:r w:rsidR="00330829">
        <w: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instrText>
      </w:r>
      <w:ins w:id="2411" w:author="Elizabeth Ann Storm" w:date="2021-12-13T19:31:00Z">
        <w:r>
          <w:fldChar w:fldCharType="separate"/>
        </w:r>
      </w:ins>
      <w:r w:rsidR="00330829">
        <w:rPr>
          <w:noProof/>
        </w:rPr>
        <w:t xml:space="preserve">William Blake, </w:t>
      </w:r>
      <w:r w:rsidR="00330829" w:rsidRPr="00330829">
        <w:rPr>
          <w:i/>
          <w:noProof/>
        </w:rPr>
        <w:t>The Marriage of Heaven and Hell / by William Blake, with an Introduction and Commentary by Sir Geoffrey Keynes</w:t>
      </w:r>
      <w:r w:rsidR="00330829">
        <w:rPr>
          <w:noProof/>
        </w:rPr>
        <w:t>, ed. Geoffrey Keynes (New York: Oxford University Press, 1994).</w:t>
      </w:r>
      <w:ins w:id="2412" w:author="Elizabeth Ann Storm" w:date="2021-12-13T19:31:00Z">
        <w:r>
          <w:fldChar w:fldCharType="end"/>
        </w:r>
      </w:ins>
    </w:p>
  </w:footnote>
  <w:footnote w:id="35">
    <w:p w14:paraId="61A49673" w14:textId="39349C51" w:rsidR="0098316A" w:rsidRDefault="0098316A" w:rsidP="0098316A">
      <w:pPr>
        <w:pStyle w:val="FootnoteText"/>
        <w:rPr>
          <w:ins w:id="2431" w:author="Elizabeth Ann Storm" w:date="2021-12-13T19:24:00Z"/>
        </w:rPr>
      </w:pPr>
      <w:ins w:id="2432" w:author="Elizabeth Ann Storm" w:date="2021-12-13T19:24:00Z">
        <w:r>
          <w:rPr>
            <w:rStyle w:val="FootnoteReference"/>
          </w:rPr>
          <w:footnoteRef/>
        </w:r>
        <w:r>
          <w:t xml:space="preserve"> </w:t>
        </w:r>
        <w:r>
          <w:fldChar w:fldCharType="begin"/>
        </w:r>
      </w:ins>
      <w:r w:rsidR="00330829">
        <w: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instrText>
      </w:r>
      <w:ins w:id="2433" w:author="Elizabeth Ann Storm" w:date="2021-12-13T19:24:00Z">
        <w:r>
          <w:fldChar w:fldCharType="separate"/>
        </w:r>
      </w:ins>
      <w:r w:rsidR="00330829">
        <w:rPr>
          <w:noProof/>
        </w:rPr>
        <w:t>Terence McKenna, 1989.</w:t>
      </w:r>
      <w:ins w:id="2434" w:author="Elizabeth Ann Storm" w:date="2021-12-13T19:24:00Z">
        <w:r>
          <w:fldChar w:fldCharType="end"/>
        </w:r>
        <w:r>
          <w:t xml:space="preserve"> (citation needs reformatting for Lecture format)</w:t>
        </w:r>
      </w:ins>
    </w:p>
  </w:footnote>
  <w:footnote w:id="36">
    <w:p w14:paraId="022C9A97" w14:textId="77777777" w:rsidR="0098316A" w:rsidRDefault="0098316A" w:rsidP="0098316A">
      <w:pPr>
        <w:pStyle w:val="FootnoteText"/>
        <w:rPr>
          <w:ins w:id="2437" w:author="Elizabeth Ann Storm" w:date="2021-12-13T19:24:00Z"/>
        </w:rPr>
      </w:pPr>
      <w:ins w:id="2438" w:author="Elizabeth Ann Storm" w:date="2021-12-13T19:24:00Z">
        <w:r>
          <w:rPr>
            <w:rStyle w:val="FootnoteReference"/>
          </w:rPr>
          <w:footnoteRef/>
        </w:r>
        <w:r>
          <w:t xml:space="preserve"> Ibid.</w:t>
        </w:r>
      </w:ins>
    </w:p>
  </w:footnote>
  <w:footnote w:id="37">
    <w:p w14:paraId="0CA50054" w14:textId="0FDE51DB" w:rsidR="005D6118" w:rsidDel="0026413F" w:rsidRDefault="005D6118">
      <w:pPr>
        <w:pStyle w:val="FootnoteText"/>
        <w:rPr>
          <w:del w:id="2460" w:author="Elizabeth" w:date="2022-04-14T15:39:00Z"/>
        </w:rPr>
      </w:pPr>
      <w:del w:id="2461" w:author="Elizabeth" w:date="2022-04-14T15:39:00Z">
        <w:r w:rsidDel="0026413F">
          <w:rPr>
            <w:rStyle w:val="FootnoteReference"/>
          </w:rPr>
          <w:footnoteRef/>
        </w:r>
        <w:r w:rsidDel="0026413F">
          <w:delText xml:space="preserve"> The pre-reflective experience is a state of unconscious awareness preceding the consciousness forming associations to past experiences and word and image signs.</w:delText>
        </w:r>
      </w:del>
    </w:p>
  </w:footnote>
  <w:footnote w:id="38">
    <w:p w14:paraId="50914F31" w14:textId="2FB9CFDA" w:rsidR="005338DC" w:rsidRDefault="005338DC" w:rsidP="005338DC">
      <w:pPr>
        <w:pStyle w:val="FootnoteText"/>
        <w:rPr>
          <w:ins w:id="2505" w:author="Elizabeth Ann Storm" w:date="2021-12-13T19:48:00Z"/>
        </w:rPr>
      </w:pPr>
      <w:ins w:id="2506" w:author="Elizabeth Ann Storm" w:date="2021-12-13T19:48:00Z">
        <w:r>
          <w:rPr>
            <w:rStyle w:val="FootnoteReference"/>
          </w:rPr>
          <w:footnoteRef/>
        </w:r>
        <w:r>
          <w:t xml:space="preserve"> </w:t>
        </w:r>
        <w:r>
          <w:fldChar w:fldCharType="begin"/>
        </w:r>
      </w:ins>
      <w:r w:rsidR="00330829">
        <w: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ins w:id="2507" w:author="Elizabeth Ann Storm" w:date="2021-12-13T19:48:00Z">
        <w:r>
          <w:fldChar w:fldCharType="separate"/>
        </w:r>
      </w:ins>
      <w:r w:rsidR="00330829">
        <w:rPr>
          <w:noProof/>
        </w:rPr>
        <w:t xml:space="preserve">Caroline A. Jones and Bill Arning, </w:t>
      </w:r>
      <w:r w:rsidR="00330829" w:rsidRPr="00330829">
        <w:rPr>
          <w:i/>
          <w:noProof/>
        </w:rPr>
        <w:t>Sensorium : Embodied Experience, Technology, and Contemporary Art / Edited by Caroline A. Jones</w:t>
      </w:r>
      <w:r w:rsidR="00330829">
        <w:rPr>
          <w:noProof/>
        </w:rPr>
        <w:t>, 1st MIT Press ed. ed. (Cambridge: MIT Press, 2006).</w:t>
      </w:r>
      <w:ins w:id="2508" w:author="Elizabeth Ann Storm" w:date="2021-12-13T19:48:00Z">
        <w:r>
          <w:fldChar w:fldCharType="end"/>
        </w:r>
      </w:ins>
    </w:p>
  </w:footnote>
  <w:footnote w:id="39">
    <w:p w14:paraId="7197DE1E" w14:textId="77777777" w:rsidR="005338DC" w:rsidRDefault="005338DC" w:rsidP="005338DC">
      <w:pPr>
        <w:pStyle w:val="FootnoteText"/>
        <w:rPr>
          <w:ins w:id="2521" w:author="Elizabeth Ann Storm" w:date="2021-12-13T19:48:00Z"/>
        </w:rPr>
      </w:pPr>
      <w:ins w:id="2522" w:author="Elizabeth Ann Storm" w:date="2021-12-13T19:48:00Z">
        <w:r>
          <w:rPr>
            <w:rStyle w:val="FootnoteReference"/>
          </w:rPr>
          <w:footnoteRef/>
        </w:r>
        <w:r>
          <w:t xml:space="preserve"> Ibid. 11.</w:t>
        </w:r>
      </w:ins>
    </w:p>
  </w:footnote>
  <w:footnote w:id="40">
    <w:p w14:paraId="6A312480" w14:textId="77777777" w:rsidR="005338DC" w:rsidRDefault="005338DC" w:rsidP="005338DC">
      <w:pPr>
        <w:pStyle w:val="FootnoteText"/>
        <w:rPr>
          <w:ins w:id="2535" w:author="Elizabeth Ann Storm" w:date="2021-12-13T19:48:00Z"/>
        </w:rPr>
      </w:pPr>
      <w:ins w:id="2536" w:author="Elizabeth Ann Storm" w:date="2021-12-13T19:48:00Z">
        <w:r>
          <w:rPr>
            <w:rStyle w:val="FootnoteReference"/>
          </w:rPr>
          <w:footnoteRef/>
        </w:r>
        <w:r>
          <w:t xml:space="preserve"> Ibid. 42.</w:t>
        </w:r>
      </w:ins>
    </w:p>
  </w:footnote>
  <w:footnote w:id="41">
    <w:p w14:paraId="15ECA9B6" w14:textId="6A693E09" w:rsidR="00F52531" w:rsidRDefault="00F52531" w:rsidP="00F52531">
      <w:pPr>
        <w:pStyle w:val="FootnoteText"/>
        <w:rPr>
          <w:ins w:id="2554" w:author="Elizabeth Ann Storm" w:date="2021-12-13T20:06:00Z"/>
        </w:rPr>
      </w:pPr>
      <w:ins w:id="2555" w:author="Elizabeth Ann Storm" w:date="2021-12-13T20:06:00Z">
        <w:r>
          <w:rPr>
            <w:rStyle w:val="FootnoteReference"/>
          </w:rPr>
          <w:footnoteRef/>
        </w:r>
        <w:r>
          <w:t xml:space="preserve"> </w:t>
        </w:r>
      </w:ins>
      <w:ins w:id="2556" w:author="Elizabeth" w:date="2022-04-16T18:55:00Z">
        <w:r w:rsidR="002269FC">
          <w:t xml:space="preserve">The end of the late modern period is typically understood as 1945, the year that the </w:t>
        </w:r>
      </w:ins>
      <w:ins w:id="2557" w:author="Elizabeth" w:date="2022-04-16T18:56:00Z">
        <w:r w:rsidR="002269FC">
          <w:t>United States military all-but</w:t>
        </w:r>
      </w:ins>
      <w:ins w:id="2558" w:author="Elizabeth" w:date="2022-04-16T18:55:00Z">
        <w:r w:rsidR="002269FC">
          <w:t xml:space="preserve"> ended World War II</w:t>
        </w:r>
      </w:ins>
      <w:ins w:id="2559" w:author="Elizabeth" w:date="2022-04-16T18:56:00Z">
        <w:r w:rsidR="002269FC">
          <w:t xml:space="preserve"> with the use of nuclear weapons on the civilians of Nagasaki and Hiroshima, Japan.</w:t>
        </w:r>
      </w:ins>
      <w:ins w:id="2560" w:author="Elizabeth" w:date="2022-04-16T19:00:00Z">
        <w:r w:rsidR="00F0491A">
          <w:t xml:space="preserve"> </w:t>
        </w:r>
      </w:ins>
      <w:ins w:id="2561" w:author="Elizabeth" w:date="2022-04-16T19:01:00Z">
        <w:r w:rsidR="00F0491A">
          <w:t>This date</w:t>
        </w:r>
      </w:ins>
      <w:ins w:id="2562" w:author="Elizabeth" w:date="2022-04-16T19:02:00Z">
        <w:r w:rsidR="00F0491A">
          <w:t xml:space="preserve">, and the later year of 1950, has been floated by the Anthropocene Working Group as an appropriate date to mark the beginning of the Anthropocene Era, the Age of Man. </w:t>
        </w:r>
      </w:ins>
      <w:ins w:id="2563" w:author="Elizabeth" w:date="2022-04-16T19:31:00Z">
        <w:r w:rsidR="00B53DF0">
          <w:t xml:space="preserve"> </w:t>
        </w:r>
      </w:ins>
      <w:ins w:id="2564" w:author="Elizabeth" w:date="2022-04-16T18:56:00Z">
        <w:r w:rsidR="002269FC">
          <w:t xml:space="preserve"> </w:t>
        </w:r>
      </w:ins>
      <w:ins w:id="2565" w:author="Elizabeth Ann Storm" w:date="2021-12-13T20:06:00Z">
        <w:del w:id="2566" w:author="Elizabeth" w:date="2022-04-16T18:55:00Z">
          <w:r w:rsidDel="002269FC">
            <w:delText>Anthropocene reference…</w:delText>
          </w:r>
        </w:del>
      </w:ins>
    </w:p>
  </w:footnote>
  <w:footnote w:id="42">
    <w:p w14:paraId="33375B26" w14:textId="77777777" w:rsidR="00F52531" w:rsidRDefault="00F52531" w:rsidP="00F52531">
      <w:pPr>
        <w:pStyle w:val="FootnoteText"/>
        <w:rPr>
          <w:ins w:id="2581" w:author="Elizabeth Ann Storm" w:date="2021-12-13T20:06:00Z"/>
        </w:rPr>
      </w:pPr>
      <w:ins w:id="2582" w:author="Elizabeth Ann Storm" w:date="2021-12-13T20:06:00Z">
        <w:r>
          <w:rPr>
            <w:rStyle w:val="FootnoteReference"/>
          </w:rPr>
          <w:footnoteRef/>
        </w:r>
        <w:r>
          <w:t xml:space="preserve"> Ibid, (find page number).</w:t>
        </w:r>
      </w:ins>
    </w:p>
  </w:footnote>
  <w:footnote w:id="43">
    <w:p w14:paraId="33A608E2" w14:textId="50A45D7B" w:rsidR="00E02914" w:rsidRDefault="00E02914" w:rsidP="00E02914">
      <w:pPr>
        <w:pStyle w:val="FootnoteText"/>
        <w:rPr>
          <w:ins w:id="2601" w:author="Elizabeth Ann Storm" w:date="2021-12-13T20:47:00Z"/>
        </w:rPr>
      </w:pPr>
      <w:ins w:id="2602" w:author="Elizabeth Ann Storm" w:date="2021-12-13T20:47:00Z">
        <w:r>
          <w:rPr>
            <w:rStyle w:val="FootnoteReference"/>
          </w:rPr>
          <w:footnoteRef/>
        </w:r>
        <w:r>
          <w:t xml:space="preserve"> </w:t>
        </w:r>
        <w:r>
          <w:fldChar w:fldCharType="begin"/>
        </w:r>
      </w:ins>
      <w:r w:rsidR="00330829">
        <w: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instrText>
      </w:r>
      <w:ins w:id="2603" w:author="Elizabeth Ann Storm" w:date="2021-12-13T20:47:00Z">
        <w:r>
          <w:fldChar w:fldCharType="separate"/>
        </w:r>
      </w:ins>
      <w:r w:rsidR="00330829">
        <w:rPr>
          <w:noProof/>
        </w:rPr>
        <w:t xml:space="preserve">Edward A. Shanken, </w:t>
      </w:r>
      <w:r w:rsidR="00330829" w:rsidRPr="00330829">
        <w:rPr>
          <w:i/>
          <w:noProof/>
        </w:rPr>
        <w:t>Systems / Edited by Edward A. Shanken</w:t>
      </w:r>
      <w:r w:rsidR="00330829">
        <w:rPr>
          <w:noProof/>
        </w:rPr>
        <w:t xml:space="preserve"> (Cambridge: MIT Press, 2015).</w:t>
      </w:r>
      <w:ins w:id="2604" w:author="Elizabeth Ann Storm" w:date="2021-12-13T20:47:00Z">
        <w:r>
          <w:fldChar w:fldCharType="end"/>
        </w:r>
      </w:ins>
    </w:p>
  </w:footnote>
  <w:footnote w:id="44">
    <w:p w14:paraId="03AF98D4" w14:textId="3B5413E4" w:rsidR="00E02914" w:rsidRDefault="00E02914" w:rsidP="00E02914">
      <w:pPr>
        <w:pStyle w:val="FootnoteText"/>
        <w:rPr>
          <w:ins w:id="2609" w:author="Elizabeth Ann Storm" w:date="2021-12-13T20:47:00Z"/>
        </w:rPr>
      </w:pPr>
      <w:ins w:id="2610" w:author="Elizabeth Ann Storm" w:date="2021-12-13T20:47:00Z">
        <w:r>
          <w:rPr>
            <w:rStyle w:val="FootnoteReference"/>
          </w:rPr>
          <w:footnoteRef/>
        </w:r>
        <w:r>
          <w:t xml:space="preserve"> </w:t>
        </w:r>
        <w:r>
          <w:fldChar w:fldCharType="begin"/>
        </w:r>
      </w:ins>
      <w:r w:rsidR="007E0565">
        <w: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ins w:id="2611" w:author="Elizabeth Ann Storm" w:date="2021-12-13T20:47:00Z">
        <w:r>
          <w:fldChar w:fldCharType="separate"/>
        </w:r>
      </w:ins>
      <w:r w:rsidR="007E0565">
        <w:rPr>
          <w:noProof/>
        </w:rPr>
        <w:t xml:space="preserve">Martin Kemp, </w:t>
      </w:r>
      <w:r w:rsidR="007E0565" w:rsidRPr="007E0565">
        <w:rPr>
          <w:i/>
          <w:noProof/>
        </w:rPr>
        <w:t>Structural Intuitions : Seeing Shapes in Art and Science</w:t>
      </w:r>
      <w:r w:rsidR="007E0565">
        <w:rPr>
          <w:noProof/>
        </w:rPr>
        <w:t xml:space="preserve"> (Charlotesville: University of Virginia Press, 2016).</w:t>
      </w:r>
      <w:ins w:id="2612" w:author="Elizabeth Ann Storm" w:date="2021-12-13T20:47:00Z">
        <w:r>
          <w:fldChar w:fldCharType="end"/>
        </w:r>
      </w:ins>
    </w:p>
  </w:footnote>
  <w:footnote w:id="45">
    <w:p w14:paraId="0EFE020A" w14:textId="1010DF92" w:rsidR="00BA3F7B" w:rsidDel="009555C2" w:rsidRDefault="00BA3F7B">
      <w:pPr>
        <w:pStyle w:val="FootnoteText"/>
        <w:rPr>
          <w:del w:id="2736" w:author="Elizabeth Ann Storm" w:date="2021-12-01T14:06:00Z"/>
        </w:rPr>
      </w:pPr>
      <w:del w:id="2737" w:author="Elizabeth Ann Storm" w:date="2021-12-01T14:06:00Z">
        <w:r w:rsidDel="009555C2">
          <w:rPr>
            <w:rStyle w:val="FootnoteReference"/>
          </w:rPr>
          <w:footnoteRef/>
        </w:r>
        <w:r w:rsidDel="009555C2">
          <w:delText xml:space="preserve"> Insert citation for definition from encyclopedia </w:delText>
        </w:r>
      </w:del>
    </w:p>
  </w:footnote>
  <w:footnote w:id="46">
    <w:p w14:paraId="3060E8B2" w14:textId="33A117CB" w:rsidR="004F62DD" w:rsidDel="006101A6" w:rsidRDefault="004F62DD">
      <w:pPr>
        <w:pStyle w:val="FootnoteText"/>
        <w:rPr>
          <w:del w:id="2913" w:author="Elizabeth Ann Storm" w:date="2021-12-10T20:07:00Z"/>
        </w:rPr>
      </w:pPr>
      <w:del w:id="2914" w:author="Elizabeth Ann Storm" w:date="2021-12-10T20:07:00Z">
        <w:r w:rsidDel="006101A6">
          <w:rPr>
            <w:rStyle w:val="FootnoteReference"/>
          </w:rPr>
          <w:footnoteRef/>
        </w:r>
        <w:r w:rsidDel="006101A6">
          <w:delText xml:space="preserve"> Anthropocene reference…</w:delText>
        </w:r>
      </w:del>
    </w:p>
  </w:footnote>
  <w:footnote w:id="47">
    <w:p w14:paraId="23A415A2" w14:textId="33CDB262" w:rsidR="00094B56" w:rsidDel="008F0BCA" w:rsidRDefault="00094B56">
      <w:pPr>
        <w:pStyle w:val="FootnoteText"/>
        <w:rPr>
          <w:del w:id="2925" w:author="Elizabeth Ann Storm" w:date="2021-12-01T14:24:00Z"/>
        </w:rPr>
      </w:pPr>
      <w:del w:id="2926" w:author="Elizabeth Ann Storm" w:date="2021-12-01T14:24:00Z">
        <w:r w:rsidDel="008F0BCA">
          <w:rPr>
            <w:rStyle w:val="FootnoteReference"/>
          </w:rPr>
          <w:footnoteRef/>
        </w:r>
        <w:r w:rsidDel="008F0BCA">
          <w:delText xml:space="preserve"> </w:delText>
        </w:r>
        <w:r w:rsidR="00635A38" w:rsidDel="008F0BCA">
          <w:fldChar w:fldCharType="begin"/>
        </w:r>
        <w:r w:rsidR="00635A38" w:rsidDel="008F0BCA">
          <w:del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R="00635A38" w:rsidDel="008F0BCA">
          <w:fldChar w:fldCharType="separate"/>
        </w:r>
        <w:r w:rsidR="00635A38" w:rsidDel="008F0BCA">
          <w:rPr>
            <w:noProof/>
          </w:rPr>
          <w:delText xml:space="preserve">Caroline A. Jones and Bill Arning, </w:delText>
        </w:r>
        <w:r w:rsidR="00635A38" w:rsidRPr="00635A38" w:rsidDel="008F0BCA">
          <w:rPr>
            <w:i/>
            <w:noProof/>
          </w:rPr>
          <w:delText>Sensorium : Embodied Experience, Technology, and Contemporary Art / Edited by Caroline A. Jones</w:delText>
        </w:r>
        <w:r w:rsidR="00635A38" w:rsidDel="008F0BCA">
          <w:rPr>
            <w:noProof/>
          </w:rPr>
          <w:delText>, 1st MIT Press ed. ed. (Cambridge: MIT Press, 2006).</w:delText>
        </w:r>
        <w:r w:rsidR="00635A38" w:rsidDel="008F0BCA">
          <w:fldChar w:fldCharType="end"/>
        </w:r>
      </w:del>
    </w:p>
  </w:footnote>
  <w:footnote w:id="48">
    <w:p w14:paraId="483CFCF4" w14:textId="6514555D" w:rsidR="00635A38" w:rsidDel="008F0BCA" w:rsidRDefault="00635A38">
      <w:pPr>
        <w:pStyle w:val="FootnoteText"/>
        <w:rPr>
          <w:del w:id="2927" w:author="Elizabeth Ann Storm" w:date="2021-12-01T14:24:00Z"/>
        </w:rPr>
      </w:pPr>
      <w:del w:id="2928" w:author="Elizabeth Ann Storm" w:date="2021-12-01T14:24:00Z">
        <w:r w:rsidDel="008F0BCA">
          <w:rPr>
            <w:rStyle w:val="FootnoteReference"/>
          </w:rPr>
          <w:footnoteRef/>
        </w:r>
        <w:r w:rsidDel="008F0BCA">
          <w:delText xml:space="preserve"> Ibid. 11.</w:delText>
        </w:r>
      </w:del>
    </w:p>
  </w:footnote>
  <w:footnote w:id="49">
    <w:p w14:paraId="5EDFF6A9" w14:textId="65975AD2" w:rsidR="00635A38" w:rsidDel="008F0BCA" w:rsidRDefault="00635A38">
      <w:pPr>
        <w:pStyle w:val="FootnoteText"/>
        <w:rPr>
          <w:del w:id="2933" w:author="Elizabeth Ann Storm" w:date="2021-12-01T14:24:00Z"/>
        </w:rPr>
      </w:pPr>
      <w:del w:id="2934" w:author="Elizabeth Ann Storm" w:date="2021-12-01T14:24:00Z">
        <w:r w:rsidDel="008F0BCA">
          <w:rPr>
            <w:rStyle w:val="FootnoteReference"/>
          </w:rPr>
          <w:footnoteRef/>
        </w:r>
        <w:r w:rsidDel="008F0BCA">
          <w:delText xml:space="preserve"> Ibid. 42.</w:delText>
        </w:r>
      </w:del>
    </w:p>
  </w:footnote>
  <w:footnote w:id="50">
    <w:p w14:paraId="4DBCCF05" w14:textId="2123DBBD" w:rsidR="00635A38" w:rsidDel="006101A6" w:rsidRDefault="00635A38">
      <w:pPr>
        <w:pStyle w:val="FootnoteText"/>
        <w:rPr>
          <w:del w:id="2945" w:author="Elizabeth Ann Storm" w:date="2021-12-10T20:07:00Z"/>
        </w:rPr>
      </w:pPr>
      <w:del w:id="2946" w:author="Elizabeth Ann Storm" w:date="2021-12-10T20:07:00Z">
        <w:r w:rsidDel="006101A6">
          <w:rPr>
            <w:rStyle w:val="FootnoteReference"/>
          </w:rPr>
          <w:footnoteRef/>
        </w:r>
        <w:r w:rsidDel="006101A6">
          <w:delText xml:space="preserve"> Ibid, (find page number).</w:delText>
        </w:r>
      </w:del>
    </w:p>
  </w:footnote>
  <w:footnote w:id="51">
    <w:p w14:paraId="748FA717" w14:textId="77777777" w:rsidR="00FA08AD" w:rsidRDefault="00FA08AD" w:rsidP="00FA08AD">
      <w:pPr>
        <w:pStyle w:val="FootnoteText"/>
        <w:rPr>
          <w:ins w:id="2965" w:author="Elizabeth Ann Storm" w:date="2021-12-13T20:38:00Z"/>
        </w:rPr>
      </w:pPr>
      <w:ins w:id="2966" w:author="Elizabeth Ann Storm" w:date="2021-12-13T20:38:00Z">
        <w:r>
          <w:rPr>
            <w:rStyle w:val="FootnoteReference"/>
          </w:rPr>
          <w:footnoteRef/>
        </w:r>
        <w:r>
          <w:t xml:space="preserve"> The pre-reflective experience is a state of unconscious awareness preceding the consciousness forming associations to past experiences and word and image signs.</w:t>
        </w:r>
      </w:ins>
    </w:p>
  </w:footnote>
  <w:footnote w:id="52">
    <w:p w14:paraId="3657BD22" w14:textId="58F40624" w:rsidR="00CB3328" w:rsidRDefault="00CB3328">
      <w:pPr>
        <w:pStyle w:val="FootnoteText"/>
      </w:pPr>
      <w:ins w:id="3005" w:author="Elizabeth" w:date="2022-04-13T17:22:00Z">
        <w:r>
          <w:rPr>
            <w:rStyle w:val="FootnoteReference"/>
          </w:rPr>
          <w:footnoteRef/>
        </w:r>
        <w:r>
          <w:t xml:space="preserve"> </w:t>
        </w:r>
      </w:ins>
      <w:r>
        <w:fldChar w:fldCharType="begin"/>
      </w:r>
      <w:r w:rsidR="00330829">
        <w:instrText xml:space="preserve"> ADDIN EN.CITE &lt;EndNote&gt;&lt;Cite&gt;&lt;Author&gt;Kemp&lt;/Author&gt;&lt;Year&gt;2016&lt;/Year&gt;&lt;RecNum&gt;8&lt;/RecNum&gt;&lt;DisplayText&gt;Kemp, &lt;style face="italic"&gt;Structural Intuitions : Seeing Shapes in Art and Science&lt;/style&gt;.&lt;/DisplayText&gt;&lt;record&gt;&lt;rec-number&gt;8&lt;/rec-number&gt;&lt;foreign-keys&gt;&lt;key app="EN" db-id="9a9zxz9d2v50z6ewt265arw0vxrw9vxfdtwr" timestamp="1649791937"&gt;8&lt;/key&gt;&lt;/foreign-keys&gt;&lt;ref-type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Kemp, </w:t>
      </w:r>
      <w:r w:rsidR="00330829" w:rsidRPr="00330829">
        <w:rPr>
          <w:i/>
          <w:noProof/>
        </w:rPr>
        <w:t>Structural Intuitions : Seeing Shapes in Art and Science</w:t>
      </w:r>
      <w:r w:rsidR="00330829">
        <w:rPr>
          <w:noProof/>
        </w:rPr>
        <w:t>.</w:t>
      </w:r>
      <w:r>
        <w:fldChar w:fldCharType="end"/>
      </w:r>
      <w:del w:id="3006" w:author="Elizabeth" w:date="2022-04-13T17:25:00Z">
        <w:r w:rsidDel="00CB3328">
          <w:fldChar w:fldCharType="begin"/>
        </w:r>
        <w:r w:rsidDel="00CB3328">
          <w:delInstrText xml:space="preserve"> ADDIN EN.CITE &lt;EndNote&gt;&lt;Cite&gt;&lt;Author&gt;Kemp&lt;/Author&gt;&lt;Year&gt;2016&lt;/Year&gt;&lt;RecNum&gt;101&lt;/RecNum&gt;&lt;DisplayText&gt;(Kemp 2016b)&lt;/DisplayText&gt;&lt;record&gt;&lt;rec-number&gt;101&lt;/rec-number&gt;&lt;foreign-keys&gt;&lt;key app="EN" db-id="52fpfpxt3xswsaervvgvfpf3x0xadf2x90r9" timestamp="1633625501"&gt;101&lt;/key&gt;&lt;/foreign-keys&gt;&lt;ref-type name="Journal Article"&gt;17&lt;/ref-type&gt;&lt;contributors&gt;&lt;authors&gt;&lt;author&gt;Kemp, Martin&lt;/author&gt;&lt;/authors&gt;&lt;/contributors&gt;&lt;titles&gt;&lt;title&gt;Structural intuitions : seeing shapes in art and science&lt;/title&gt;&lt;/titles&gt;&lt;dates&gt;&lt;year&gt;2016&lt;/year&gt;&lt;/dates&gt;&lt;isbn&gt;9780813937007 0813937000&lt;/isbn&gt;&lt;urls&gt;&lt;related-urls&gt;&lt;url&gt;https://library.dctabudhabi.ae/sirsi/detail/1195298&lt;/url&gt;&lt;/related-urls&gt;&lt;/urls&gt;&lt;remote-database-name&gt;/z-wcorg/&lt;/remote-database-name&gt;&lt;remote-database-provider&gt;http://worldcat.org&lt;/remote-database-provider&gt;&lt;language&gt;English&lt;/language&gt;&lt;/record&gt;&lt;/Cite&gt;&lt;/EndNote&gt;</w:delInstrText>
        </w:r>
        <w:r w:rsidDel="00CB3328">
          <w:fldChar w:fldCharType="separate"/>
        </w:r>
        <w:r w:rsidDel="00CB3328">
          <w:rPr>
            <w:noProof/>
          </w:rPr>
          <w:delText>(Kemp 2016b)</w:delText>
        </w:r>
        <w:r w:rsidDel="00CB3328">
          <w:fldChar w:fldCharType="end"/>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6C7B" w14:textId="0C17722F"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v</w:t>
    </w:r>
    <w:r w:rsidRPr="000C55CA">
      <w:rPr>
        <w:sz w:val="22"/>
      </w:rPr>
      <w:fldChar w:fldCharType="end"/>
    </w:r>
  </w:p>
  <w:p w14:paraId="42A69754" w14:textId="77777777" w:rsidR="0020108C" w:rsidRDefault="0020108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5AA4" w14:textId="472411C8"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iv</w:t>
    </w:r>
    <w:r w:rsidRPr="000C55CA">
      <w:rPr>
        <w:sz w:val="22"/>
      </w:rPr>
      <w:fldChar w:fldCharType="end"/>
    </w:r>
  </w:p>
  <w:p w14:paraId="793B251C" w14:textId="77777777" w:rsidR="0020108C" w:rsidRDefault="002010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A6B9" w14:textId="29B5EAD7" w:rsidR="0020108C" w:rsidRPr="000C55CA" w:rsidRDefault="0020108C" w:rsidP="00673A65">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6</w:t>
    </w:r>
    <w:r w:rsidRPr="000C55CA">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D3376"/>
    <w:multiLevelType w:val="hybridMultilevel"/>
    <w:tmpl w:val="3A20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D5381"/>
    <w:multiLevelType w:val="hybridMultilevel"/>
    <w:tmpl w:val="53901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23906"/>
    <w:multiLevelType w:val="multilevel"/>
    <w:tmpl w:val="8954021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99E15B2"/>
    <w:multiLevelType w:val="hybridMultilevel"/>
    <w:tmpl w:val="26584CFA"/>
    <w:lvl w:ilvl="0" w:tplc="B852D476">
      <w:start w:val="1"/>
      <w:numFmt w:val="decimal"/>
      <w:pStyle w:val="Heading1"/>
      <w:lvlText w:val="%1"/>
      <w:lvlJc w:val="left"/>
      <w:pPr>
        <w:ind w:left="720" w:hanging="360"/>
      </w:pPr>
      <w:rPr>
        <w:rFonts w:ascii="Times New Roman" w:hAnsi="Times New Roman" w:cs="Times New Roman"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zabeth">
    <w15:presenceInfo w15:providerId="None" w15:userId="Elizabeth"/>
  </w15:person>
  <w15:person w15:author="Elizabeth Ann Storm">
    <w15:presenceInfo w15:providerId="None" w15:userId="Elizabeth Ann Stor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trackRevisions/>
  <w:defaultTabStop w:val="720"/>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a0MDCwNDazMLMwtTBX0lEKTi0uzszPAymwrAUA6lbIFywAAAA="/>
    <w:docVar w:name="EN.InstantFormat" w:val="&lt;ENInstantFormat&gt;&lt;Enabled&gt;1&lt;/Enabled&gt;&lt;ScanUnformatted&gt;1&lt;/ScanUnformatted&gt;&lt;ScanChanges&gt;1&lt;/ScanChanges&gt;&lt;Suspended&gt;0&lt;/Suspended&gt;&lt;/ENInstantFormat&gt;"/>
    <w:docVar w:name="EN.Layout" w:val="&lt;ENLayout&gt;&lt;Style&gt;Chicago 16th Footno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52fpfpxt3xswsaervvgvfpf3x0xadf2x90r9&quot;&gt;Lizzy Storm EndNote Library&lt;record-ids&gt;&lt;item&gt;102&lt;/item&gt;&lt;item&gt;103&lt;/item&gt;&lt;item&gt;105&lt;/item&gt;&lt;item&gt;107&lt;/item&gt;&lt;/record-ids&gt;&lt;/item&gt;&lt;/Libraries&gt;"/>
  </w:docVars>
  <w:rsids>
    <w:rsidRoot w:val="00EB7EAC"/>
    <w:rsid w:val="00001735"/>
    <w:rsid w:val="000029BC"/>
    <w:rsid w:val="00002BC8"/>
    <w:rsid w:val="00005DFA"/>
    <w:rsid w:val="00011554"/>
    <w:rsid w:val="00011E30"/>
    <w:rsid w:val="00015918"/>
    <w:rsid w:val="00016F82"/>
    <w:rsid w:val="00017D1E"/>
    <w:rsid w:val="00020699"/>
    <w:rsid w:val="00022BDB"/>
    <w:rsid w:val="00030B52"/>
    <w:rsid w:val="000319D3"/>
    <w:rsid w:val="00040680"/>
    <w:rsid w:val="00040FD2"/>
    <w:rsid w:val="000410D5"/>
    <w:rsid w:val="00041540"/>
    <w:rsid w:val="00043657"/>
    <w:rsid w:val="00044005"/>
    <w:rsid w:val="000441ED"/>
    <w:rsid w:val="000451E4"/>
    <w:rsid w:val="000465EA"/>
    <w:rsid w:val="0004779B"/>
    <w:rsid w:val="0005005A"/>
    <w:rsid w:val="00055418"/>
    <w:rsid w:val="000572E4"/>
    <w:rsid w:val="00061134"/>
    <w:rsid w:val="000664E8"/>
    <w:rsid w:val="00071828"/>
    <w:rsid w:val="00071D55"/>
    <w:rsid w:val="00072E85"/>
    <w:rsid w:val="00072F61"/>
    <w:rsid w:val="000801CB"/>
    <w:rsid w:val="000831D7"/>
    <w:rsid w:val="00083BB7"/>
    <w:rsid w:val="00084288"/>
    <w:rsid w:val="0008574D"/>
    <w:rsid w:val="00085B3C"/>
    <w:rsid w:val="00086F43"/>
    <w:rsid w:val="00092F08"/>
    <w:rsid w:val="00094B56"/>
    <w:rsid w:val="0009592F"/>
    <w:rsid w:val="00097DE5"/>
    <w:rsid w:val="000A406B"/>
    <w:rsid w:val="000A7221"/>
    <w:rsid w:val="000B0775"/>
    <w:rsid w:val="000B491D"/>
    <w:rsid w:val="000C08D8"/>
    <w:rsid w:val="000C4CF5"/>
    <w:rsid w:val="000C55CA"/>
    <w:rsid w:val="000C60DA"/>
    <w:rsid w:val="000C6475"/>
    <w:rsid w:val="000D09D8"/>
    <w:rsid w:val="000D2360"/>
    <w:rsid w:val="000D2536"/>
    <w:rsid w:val="000D3C56"/>
    <w:rsid w:val="000D3E5F"/>
    <w:rsid w:val="000D6074"/>
    <w:rsid w:val="000D64D7"/>
    <w:rsid w:val="000D7C4E"/>
    <w:rsid w:val="000E0A09"/>
    <w:rsid w:val="000E0E62"/>
    <w:rsid w:val="000E2BF9"/>
    <w:rsid w:val="000E30EE"/>
    <w:rsid w:val="000E31F1"/>
    <w:rsid w:val="000E52EE"/>
    <w:rsid w:val="000E60E2"/>
    <w:rsid w:val="000E6229"/>
    <w:rsid w:val="000E7617"/>
    <w:rsid w:val="000F018B"/>
    <w:rsid w:val="000F5809"/>
    <w:rsid w:val="000F669F"/>
    <w:rsid w:val="000F765A"/>
    <w:rsid w:val="00101E19"/>
    <w:rsid w:val="00103B50"/>
    <w:rsid w:val="00104F6A"/>
    <w:rsid w:val="00105FF5"/>
    <w:rsid w:val="00107F11"/>
    <w:rsid w:val="00110E11"/>
    <w:rsid w:val="00111E9D"/>
    <w:rsid w:val="0011214C"/>
    <w:rsid w:val="001126FF"/>
    <w:rsid w:val="00112B5C"/>
    <w:rsid w:val="00112B85"/>
    <w:rsid w:val="00113F0B"/>
    <w:rsid w:val="00113F86"/>
    <w:rsid w:val="00117650"/>
    <w:rsid w:val="00117CA8"/>
    <w:rsid w:val="001238D8"/>
    <w:rsid w:val="00125E99"/>
    <w:rsid w:val="001264DE"/>
    <w:rsid w:val="00126F5D"/>
    <w:rsid w:val="0013237E"/>
    <w:rsid w:val="0013246D"/>
    <w:rsid w:val="00137D79"/>
    <w:rsid w:val="0014033E"/>
    <w:rsid w:val="0014146B"/>
    <w:rsid w:val="00141B1D"/>
    <w:rsid w:val="00142C69"/>
    <w:rsid w:val="001441B6"/>
    <w:rsid w:val="00144D23"/>
    <w:rsid w:val="0014546B"/>
    <w:rsid w:val="001502F0"/>
    <w:rsid w:val="00151808"/>
    <w:rsid w:val="0015298F"/>
    <w:rsid w:val="00154C0E"/>
    <w:rsid w:val="001555FE"/>
    <w:rsid w:val="00155C7D"/>
    <w:rsid w:val="00155FDB"/>
    <w:rsid w:val="001563BA"/>
    <w:rsid w:val="00156A0D"/>
    <w:rsid w:val="00156D92"/>
    <w:rsid w:val="001574FC"/>
    <w:rsid w:val="00161F9F"/>
    <w:rsid w:val="001625C8"/>
    <w:rsid w:val="00162D4C"/>
    <w:rsid w:val="00163218"/>
    <w:rsid w:val="001719C1"/>
    <w:rsid w:val="00173892"/>
    <w:rsid w:val="00173E14"/>
    <w:rsid w:val="001763A8"/>
    <w:rsid w:val="00186A77"/>
    <w:rsid w:val="00187122"/>
    <w:rsid w:val="00190264"/>
    <w:rsid w:val="00192142"/>
    <w:rsid w:val="001926E1"/>
    <w:rsid w:val="00194AA2"/>
    <w:rsid w:val="001A164A"/>
    <w:rsid w:val="001A1753"/>
    <w:rsid w:val="001A20FA"/>
    <w:rsid w:val="001A23DA"/>
    <w:rsid w:val="001A2C83"/>
    <w:rsid w:val="001A6D6B"/>
    <w:rsid w:val="001A701C"/>
    <w:rsid w:val="001B0452"/>
    <w:rsid w:val="001B11C5"/>
    <w:rsid w:val="001B1952"/>
    <w:rsid w:val="001B61EF"/>
    <w:rsid w:val="001B642F"/>
    <w:rsid w:val="001C1735"/>
    <w:rsid w:val="001C2893"/>
    <w:rsid w:val="001C57CA"/>
    <w:rsid w:val="001C5A65"/>
    <w:rsid w:val="001C74E3"/>
    <w:rsid w:val="001D009B"/>
    <w:rsid w:val="001D0381"/>
    <w:rsid w:val="001D0BF8"/>
    <w:rsid w:val="001D1645"/>
    <w:rsid w:val="001D4427"/>
    <w:rsid w:val="001D642B"/>
    <w:rsid w:val="001D74C3"/>
    <w:rsid w:val="001E022F"/>
    <w:rsid w:val="001E3E21"/>
    <w:rsid w:val="001E599F"/>
    <w:rsid w:val="001E7465"/>
    <w:rsid w:val="001F22FF"/>
    <w:rsid w:val="001F48A4"/>
    <w:rsid w:val="001F5679"/>
    <w:rsid w:val="0020108C"/>
    <w:rsid w:val="0020234E"/>
    <w:rsid w:val="00202CE1"/>
    <w:rsid w:val="0020535F"/>
    <w:rsid w:val="00207988"/>
    <w:rsid w:val="00210304"/>
    <w:rsid w:val="002108A2"/>
    <w:rsid w:val="00210D97"/>
    <w:rsid w:val="002114A0"/>
    <w:rsid w:val="0021450F"/>
    <w:rsid w:val="002147A0"/>
    <w:rsid w:val="00216EA4"/>
    <w:rsid w:val="00220822"/>
    <w:rsid w:val="00220C9F"/>
    <w:rsid w:val="002212D5"/>
    <w:rsid w:val="00222192"/>
    <w:rsid w:val="002229A3"/>
    <w:rsid w:val="002233E7"/>
    <w:rsid w:val="002262A9"/>
    <w:rsid w:val="002269FC"/>
    <w:rsid w:val="00226AA2"/>
    <w:rsid w:val="002304B2"/>
    <w:rsid w:val="002335B3"/>
    <w:rsid w:val="002370FE"/>
    <w:rsid w:val="002374FA"/>
    <w:rsid w:val="00240686"/>
    <w:rsid w:val="0024258E"/>
    <w:rsid w:val="002425EC"/>
    <w:rsid w:val="00242757"/>
    <w:rsid w:val="0024359A"/>
    <w:rsid w:val="00243E1B"/>
    <w:rsid w:val="002444BC"/>
    <w:rsid w:val="0024776E"/>
    <w:rsid w:val="0024780D"/>
    <w:rsid w:val="002512A7"/>
    <w:rsid w:val="00251C04"/>
    <w:rsid w:val="002542C3"/>
    <w:rsid w:val="002544D2"/>
    <w:rsid w:val="002556CF"/>
    <w:rsid w:val="00255DE9"/>
    <w:rsid w:val="00256918"/>
    <w:rsid w:val="0025768C"/>
    <w:rsid w:val="00257FE9"/>
    <w:rsid w:val="00257FEB"/>
    <w:rsid w:val="002618C1"/>
    <w:rsid w:val="00263245"/>
    <w:rsid w:val="0026413F"/>
    <w:rsid w:val="0026618D"/>
    <w:rsid w:val="0026639C"/>
    <w:rsid w:val="002720B4"/>
    <w:rsid w:val="00273CF1"/>
    <w:rsid w:val="00276322"/>
    <w:rsid w:val="00277F37"/>
    <w:rsid w:val="00280A3B"/>
    <w:rsid w:val="00281EF3"/>
    <w:rsid w:val="002847AD"/>
    <w:rsid w:val="0029004D"/>
    <w:rsid w:val="00290922"/>
    <w:rsid w:val="00291C5E"/>
    <w:rsid w:val="00296881"/>
    <w:rsid w:val="002974B6"/>
    <w:rsid w:val="002A1BB0"/>
    <w:rsid w:val="002A2949"/>
    <w:rsid w:val="002A592E"/>
    <w:rsid w:val="002B3C69"/>
    <w:rsid w:val="002B679F"/>
    <w:rsid w:val="002C12C2"/>
    <w:rsid w:val="002C173C"/>
    <w:rsid w:val="002C2610"/>
    <w:rsid w:val="002D0271"/>
    <w:rsid w:val="002D4EB0"/>
    <w:rsid w:val="002D598A"/>
    <w:rsid w:val="002D643D"/>
    <w:rsid w:val="002D68F2"/>
    <w:rsid w:val="002D76DC"/>
    <w:rsid w:val="002D7D7B"/>
    <w:rsid w:val="002D7F22"/>
    <w:rsid w:val="002E10CB"/>
    <w:rsid w:val="002E2B93"/>
    <w:rsid w:val="002E36C3"/>
    <w:rsid w:val="002E3E0A"/>
    <w:rsid w:val="002E59EF"/>
    <w:rsid w:val="002E64E1"/>
    <w:rsid w:val="002E7A51"/>
    <w:rsid w:val="002F0EEF"/>
    <w:rsid w:val="002F29E9"/>
    <w:rsid w:val="002F5B86"/>
    <w:rsid w:val="002F5F10"/>
    <w:rsid w:val="002F722B"/>
    <w:rsid w:val="00300149"/>
    <w:rsid w:val="00301EE8"/>
    <w:rsid w:val="00302CF3"/>
    <w:rsid w:val="00307D10"/>
    <w:rsid w:val="00311485"/>
    <w:rsid w:val="00313334"/>
    <w:rsid w:val="00313BB4"/>
    <w:rsid w:val="0031566C"/>
    <w:rsid w:val="00315862"/>
    <w:rsid w:val="00315AD1"/>
    <w:rsid w:val="00317120"/>
    <w:rsid w:val="0032048F"/>
    <w:rsid w:val="00320804"/>
    <w:rsid w:val="00327916"/>
    <w:rsid w:val="00330829"/>
    <w:rsid w:val="00332085"/>
    <w:rsid w:val="003340C4"/>
    <w:rsid w:val="00336454"/>
    <w:rsid w:val="003400CB"/>
    <w:rsid w:val="003401A3"/>
    <w:rsid w:val="00341B61"/>
    <w:rsid w:val="00342C51"/>
    <w:rsid w:val="00342FBE"/>
    <w:rsid w:val="003432A8"/>
    <w:rsid w:val="00346AAF"/>
    <w:rsid w:val="00350B02"/>
    <w:rsid w:val="00350D4E"/>
    <w:rsid w:val="003548F8"/>
    <w:rsid w:val="003551CE"/>
    <w:rsid w:val="003560DA"/>
    <w:rsid w:val="00361D52"/>
    <w:rsid w:val="00361F2B"/>
    <w:rsid w:val="00362683"/>
    <w:rsid w:val="00362F60"/>
    <w:rsid w:val="00364493"/>
    <w:rsid w:val="00365388"/>
    <w:rsid w:val="00370975"/>
    <w:rsid w:val="00371BCD"/>
    <w:rsid w:val="00372852"/>
    <w:rsid w:val="00374C30"/>
    <w:rsid w:val="00376259"/>
    <w:rsid w:val="0038579B"/>
    <w:rsid w:val="00385E4B"/>
    <w:rsid w:val="003869E0"/>
    <w:rsid w:val="00387C5F"/>
    <w:rsid w:val="00392615"/>
    <w:rsid w:val="003A09AC"/>
    <w:rsid w:val="003A0B20"/>
    <w:rsid w:val="003A4DA3"/>
    <w:rsid w:val="003A65FA"/>
    <w:rsid w:val="003B17ED"/>
    <w:rsid w:val="003B1CA2"/>
    <w:rsid w:val="003B1D61"/>
    <w:rsid w:val="003B3BC5"/>
    <w:rsid w:val="003B4AD8"/>
    <w:rsid w:val="003B687A"/>
    <w:rsid w:val="003B704F"/>
    <w:rsid w:val="003C481A"/>
    <w:rsid w:val="003C537F"/>
    <w:rsid w:val="003C56AE"/>
    <w:rsid w:val="003C5F4B"/>
    <w:rsid w:val="003C7BBB"/>
    <w:rsid w:val="003D0F2B"/>
    <w:rsid w:val="003D45BD"/>
    <w:rsid w:val="003D4E2C"/>
    <w:rsid w:val="003D5AD5"/>
    <w:rsid w:val="003E0108"/>
    <w:rsid w:val="003E0FE9"/>
    <w:rsid w:val="003E2E4F"/>
    <w:rsid w:val="003E3E54"/>
    <w:rsid w:val="003E3FF3"/>
    <w:rsid w:val="003E42F3"/>
    <w:rsid w:val="003E433D"/>
    <w:rsid w:val="003E5110"/>
    <w:rsid w:val="003E51BE"/>
    <w:rsid w:val="003E5851"/>
    <w:rsid w:val="003E6247"/>
    <w:rsid w:val="003E7E7F"/>
    <w:rsid w:val="003F0C6F"/>
    <w:rsid w:val="003F0CD0"/>
    <w:rsid w:val="003F24A0"/>
    <w:rsid w:val="003F49D5"/>
    <w:rsid w:val="003F752E"/>
    <w:rsid w:val="003F75F4"/>
    <w:rsid w:val="004001E0"/>
    <w:rsid w:val="004027C5"/>
    <w:rsid w:val="004037EF"/>
    <w:rsid w:val="00405FC8"/>
    <w:rsid w:val="004073DE"/>
    <w:rsid w:val="00411A9B"/>
    <w:rsid w:val="004128E4"/>
    <w:rsid w:val="00413EFD"/>
    <w:rsid w:val="004145BE"/>
    <w:rsid w:val="004158DC"/>
    <w:rsid w:val="00421C53"/>
    <w:rsid w:val="004247EE"/>
    <w:rsid w:val="00424DF1"/>
    <w:rsid w:val="004251EB"/>
    <w:rsid w:val="004252A0"/>
    <w:rsid w:val="00427582"/>
    <w:rsid w:val="00431F3C"/>
    <w:rsid w:val="00433890"/>
    <w:rsid w:val="00433923"/>
    <w:rsid w:val="00435574"/>
    <w:rsid w:val="00436D51"/>
    <w:rsid w:val="00436FFB"/>
    <w:rsid w:val="00437616"/>
    <w:rsid w:val="00444A5D"/>
    <w:rsid w:val="004452DF"/>
    <w:rsid w:val="00446DCF"/>
    <w:rsid w:val="00447399"/>
    <w:rsid w:val="0045051D"/>
    <w:rsid w:val="004519B7"/>
    <w:rsid w:val="00452A04"/>
    <w:rsid w:val="00453C5B"/>
    <w:rsid w:val="00453E23"/>
    <w:rsid w:val="00454BFA"/>
    <w:rsid w:val="00454F54"/>
    <w:rsid w:val="00457C90"/>
    <w:rsid w:val="00462E76"/>
    <w:rsid w:val="00466CB0"/>
    <w:rsid w:val="00470094"/>
    <w:rsid w:val="00472A4C"/>
    <w:rsid w:val="004738E0"/>
    <w:rsid w:val="004750E0"/>
    <w:rsid w:val="00475AF5"/>
    <w:rsid w:val="0047630A"/>
    <w:rsid w:val="004767F2"/>
    <w:rsid w:val="00476EA2"/>
    <w:rsid w:val="00477809"/>
    <w:rsid w:val="00480235"/>
    <w:rsid w:val="00480410"/>
    <w:rsid w:val="00483EA7"/>
    <w:rsid w:val="0048642C"/>
    <w:rsid w:val="0048666C"/>
    <w:rsid w:val="0048719F"/>
    <w:rsid w:val="00487395"/>
    <w:rsid w:val="00487E7B"/>
    <w:rsid w:val="00490021"/>
    <w:rsid w:val="0049172A"/>
    <w:rsid w:val="00491798"/>
    <w:rsid w:val="004919F8"/>
    <w:rsid w:val="004920F9"/>
    <w:rsid w:val="0049551C"/>
    <w:rsid w:val="00496465"/>
    <w:rsid w:val="0049675E"/>
    <w:rsid w:val="00496E97"/>
    <w:rsid w:val="004977D6"/>
    <w:rsid w:val="004A0550"/>
    <w:rsid w:val="004A0778"/>
    <w:rsid w:val="004A0B91"/>
    <w:rsid w:val="004A2452"/>
    <w:rsid w:val="004A2D43"/>
    <w:rsid w:val="004A60F0"/>
    <w:rsid w:val="004A6F04"/>
    <w:rsid w:val="004B234A"/>
    <w:rsid w:val="004B42AD"/>
    <w:rsid w:val="004B50E3"/>
    <w:rsid w:val="004B53DA"/>
    <w:rsid w:val="004B5425"/>
    <w:rsid w:val="004B5E37"/>
    <w:rsid w:val="004B6521"/>
    <w:rsid w:val="004B71F9"/>
    <w:rsid w:val="004C4943"/>
    <w:rsid w:val="004C5107"/>
    <w:rsid w:val="004C6494"/>
    <w:rsid w:val="004C7A81"/>
    <w:rsid w:val="004C7E6F"/>
    <w:rsid w:val="004D0D98"/>
    <w:rsid w:val="004D24CF"/>
    <w:rsid w:val="004D25CF"/>
    <w:rsid w:val="004D43C1"/>
    <w:rsid w:val="004D4CD6"/>
    <w:rsid w:val="004D6A78"/>
    <w:rsid w:val="004E431D"/>
    <w:rsid w:val="004E4AE9"/>
    <w:rsid w:val="004E50BB"/>
    <w:rsid w:val="004E6443"/>
    <w:rsid w:val="004F0338"/>
    <w:rsid w:val="004F09FB"/>
    <w:rsid w:val="004F1248"/>
    <w:rsid w:val="004F306F"/>
    <w:rsid w:val="004F50F0"/>
    <w:rsid w:val="004F62DD"/>
    <w:rsid w:val="00501A45"/>
    <w:rsid w:val="00503393"/>
    <w:rsid w:val="00504D63"/>
    <w:rsid w:val="005056D6"/>
    <w:rsid w:val="005063D9"/>
    <w:rsid w:val="00507C60"/>
    <w:rsid w:val="005102F9"/>
    <w:rsid w:val="00510800"/>
    <w:rsid w:val="00510DFC"/>
    <w:rsid w:val="00511146"/>
    <w:rsid w:val="005118AE"/>
    <w:rsid w:val="00511E08"/>
    <w:rsid w:val="00512A07"/>
    <w:rsid w:val="00517613"/>
    <w:rsid w:val="00517DE7"/>
    <w:rsid w:val="00520098"/>
    <w:rsid w:val="005209CB"/>
    <w:rsid w:val="005244E2"/>
    <w:rsid w:val="00525414"/>
    <w:rsid w:val="00525573"/>
    <w:rsid w:val="00525669"/>
    <w:rsid w:val="00527973"/>
    <w:rsid w:val="00527A46"/>
    <w:rsid w:val="005301BB"/>
    <w:rsid w:val="00531F35"/>
    <w:rsid w:val="005338DC"/>
    <w:rsid w:val="00533B53"/>
    <w:rsid w:val="005376E4"/>
    <w:rsid w:val="005407C9"/>
    <w:rsid w:val="00541119"/>
    <w:rsid w:val="00541949"/>
    <w:rsid w:val="0054546F"/>
    <w:rsid w:val="0055064A"/>
    <w:rsid w:val="00552BFA"/>
    <w:rsid w:val="00554383"/>
    <w:rsid w:val="00554989"/>
    <w:rsid w:val="0056001C"/>
    <w:rsid w:val="005615F3"/>
    <w:rsid w:val="005622BC"/>
    <w:rsid w:val="00563E47"/>
    <w:rsid w:val="005657E3"/>
    <w:rsid w:val="00565BA2"/>
    <w:rsid w:val="005726A7"/>
    <w:rsid w:val="0057386C"/>
    <w:rsid w:val="005744EC"/>
    <w:rsid w:val="00574AFB"/>
    <w:rsid w:val="00574CCB"/>
    <w:rsid w:val="00580827"/>
    <w:rsid w:val="00581A6C"/>
    <w:rsid w:val="00581C2A"/>
    <w:rsid w:val="00582420"/>
    <w:rsid w:val="0058358B"/>
    <w:rsid w:val="00583913"/>
    <w:rsid w:val="00583CAE"/>
    <w:rsid w:val="0058541A"/>
    <w:rsid w:val="005878A7"/>
    <w:rsid w:val="005904D5"/>
    <w:rsid w:val="00591BD6"/>
    <w:rsid w:val="00592284"/>
    <w:rsid w:val="00592C2A"/>
    <w:rsid w:val="00594070"/>
    <w:rsid w:val="0059553F"/>
    <w:rsid w:val="005959BF"/>
    <w:rsid w:val="00595AD9"/>
    <w:rsid w:val="005A0A5D"/>
    <w:rsid w:val="005A1599"/>
    <w:rsid w:val="005A1DF9"/>
    <w:rsid w:val="005A244D"/>
    <w:rsid w:val="005A2F1F"/>
    <w:rsid w:val="005A32E7"/>
    <w:rsid w:val="005A6A34"/>
    <w:rsid w:val="005B1FC7"/>
    <w:rsid w:val="005B2163"/>
    <w:rsid w:val="005B281A"/>
    <w:rsid w:val="005B28FF"/>
    <w:rsid w:val="005B305E"/>
    <w:rsid w:val="005B4F47"/>
    <w:rsid w:val="005C2434"/>
    <w:rsid w:val="005C3AF7"/>
    <w:rsid w:val="005C3CF8"/>
    <w:rsid w:val="005C3E6E"/>
    <w:rsid w:val="005C4262"/>
    <w:rsid w:val="005C4522"/>
    <w:rsid w:val="005C4CB0"/>
    <w:rsid w:val="005C5E9C"/>
    <w:rsid w:val="005C77D8"/>
    <w:rsid w:val="005D10BC"/>
    <w:rsid w:val="005D114E"/>
    <w:rsid w:val="005D31BA"/>
    <w:rsid w:val="005D5295"/>
    <w:rsid w:val="005D6118"/>
    <w:rsid w:val="005E04DF"/>
    <w:rsid w:val="005E2BC0"/>
    <w:rsid w:val="005E3BAB"/>
    <w:rsid w:val="005E3CCB"/>
    <w:rsid w:val="005E5713"/>
    <w:rsid w:val="005E6787"/>
    <w:rsid w:val="005E7411"/>
    <w:rsid w:val="005E7B2F"/>
    <w:rsid w:val="005F1FE0"/>
    <w:rsid w:val="005F2C65"/>
    <w:rsid w:val="005F405D"/>
    <w:rsid w:val="005F4356"/>
    <w:rsid w:val="005F5361"/>
    <w:rsid w:val="005F55F4"/>
    <w:rsid w:val="005F6308"/>
    <w:rsid w:val="005F76ED"/>
    <w:rsid w:val="0060040D"/>
    <w:rsid w:val="00600DF7"/>
    <w:rsid w:val="00600F89"/>
    <w:rsid w:val="00601DAC"/>
    <w:rsid w:val="00601EBE"/>
    <w:rsid w:val="006029E0"/>
    <w:rsid w:val="00604004"/>
    <w:rsid w:val="006041A0"/>
    <w:rsid w:val="00607A39"/>
    <w:rsid w:val="0061005F"/>
    <w:rsid w:val="006101A6"/>
    <w:rsid w:val="00610301"/>
    <w:rsid w:val="00611336"/>
    <w:rsid w:val="006145E1"/>
    <w:rsid w:val="006158DE"/>
    <w:rsid w:val="006212F3"/>
    <w:rsid w:val="00624642"/>
    <w:rsid w:val="00626422"/>
    <w:rsid w:val="0062709D"/>
    <w:rsid w:val="006312BE"/>
    <w:rsid w:val="00632086"/>
    <w:rsid w:val="006322B8"/>
    <w:rsid w:val="0063272C"/>
    <w:rsid w:val="00633FE1"/>
    <w:rsid w:val="0063442F"/>
    <w:rsid w:val="0063542E"/>
    <w:rsid w:val="00635A38"/>
    <w:rsid w:val="00635E46"/>
    <w:rsid w:val="00635E49"/>
    <w:rsid w:val="00635FCB"/>
    <w:rsid w:val="00636D8F"/>
    <w:rsid w:val="0064020B"/>
    <w:rsid w:val="00641FF9"/>
    <w:rsid w:val="00642CBB"/>
    <w:rsid w:val="006437B5"/>
    <w:rsid w:val="00650EE1"/>
    <w:rsid w:val="00651178"/>
    <w:rsid w:val="00652B6A"/>
    <w:rsid w:val="00652FA8"/>
    <w:rsid w:val="00653FCB"/>
    <w:rsid w:val="00654A6D"/>
    <w:rsid w:val="00660741"/>
    <w:rsid w:val="00660FEE"/>
    <w:rsid w:val="00662840"/>
    <w:rsid w:val="006642AB"/>
    <w:rsid w:val="0066679E"/>
    <w:rsid w:val="006700A6"/>
    <w:rsid w:val="006704E2"/>
    <w:rsid w:val="00671BEF"/>
    <w:rsid w:val="00673A65"/>
    <w:rsid w:val="006745FF"/>
    <w:rsid w:val="00674C77"/>
    <w:rsid w:val="00676690"/>
    <w:rsid w:val="00677114"/>
    <w:rsid w:val="0067743C"/>
    <w:rsid w:val="00677E2B"/>
    <w:rsid w:val="00686C69"/>
    <w:rsid w:val="00690589"/>
    <w:rsid w:val="00690651"/>
    <w:rsid w:val="00690E44"/>
    <w:rsid w:val="00691BAF"/>
    <w:rsid w:val="00692942"/>
    <w:rsid w:val="00696FD7"/>
    <w:rsid w:val="006A0563"/>
    <w:rsid w:val="006A3B92"/>
    <w:rsid w:val="006A3EFE"/>
    <w:rsid w:val="006A413B"/>
    <w:rsid w:val="006A720E"/>
    <w:rsid w:val="006B171A"/>
    <w:rsid w:val="006B1E47"/>
    <w:rsid w:val="006B2376"/>
    <w:rsid w:val="006B56AD"/>
    <w:rsid w:val="006B72E1"/>
    <w:rsid w:val="006B7D62"/>
    <w:rsid w:val="006C1549"/>
    <w:rsid w:val="006C1554"/>
    <w:rsid w:val="006C3D85"/>
    <w:rsid w:val="006C5B5A"/>
    <w:rsid w:val="006C63ED"/>
    <w:rsid w:val="006C7ED2"/>
    <w:rsid w:val="006D21D1"/>
    <w:rsid w:val="006D2D8C"/>
    <w:rsid w:val="006D4354"/>
    <w:rsid w:val="006D5292"/>
    <w:rsid w:val="006D676E"/>
    <w:rsid w:val="006D752B"/>
    <w:rsid w:val="006D7F2F"/>
    <w:rsid w:val="006E0828"/>
    <w:rsid w:val="006E1DEB"/>
    <w:rsid w:val="006E240D"/>
    <w:rsid w:val="006E371E"/>
    <w:rsid w:val="006F21D5"/>
    <w:rsid w:val="006F2C47"/>
    <w:rsid w:val="006F3BDA"/>
    <w:rsid w:val="006F3BEC"/>
    <w:rsid w:val="006F505C"/>
    <w:rsid w:val="007003D5"/>
    <w:rsid w:val="0070285F"/>
    <w:rsid w:val="007047FF"/>
    <w:rsid w:val="00706210"/>
    <w:rsid w:val="007067DA"/>
    <w:rsid w:val="00707C00"/>
    <w:rsid w:val="0071031A"/>
    <w:rsid w:val="0071116D"/>
    <w:rsid w:val="0071156D"/>
    <w:rsid w:val="00711A69"/>
    <w:rsid w:val="0071235F"/>
    <w:rsid w:val="00712E5C"/>
    <w:rsid w:val="007135A8"/>
    <w:rsid w:val="00715832"/>
    <w:rsid w:val="00715C96"/>
    <w:rsid w:val="00715FAB"/>
    <w:rsid w:val="00717FBB"/>
    <w:rsid w:val="0072001A"/>
    <w:rsid w:val="007208C5"/>
    <w:rsid w:val="00721980"/>
    <w:rsid w:val="0072529B"/>
    <w:rsid w:val="00727B35"/>
    <w:rsid w:val="00727BC7"/>
    <w:rsid w:val="0073027E"/>
    <w:rsid w:val="00733014"/>
    <w:rsid w:val="0073355E"/>
    <w:rsid w:val="0073432C"/>
    <w:rsid w:val="00734829"/>
    <w:rsid w:val="00736CA5"/>
    <w:rsid w:val="00742747"/>
    <w:rsid w:val="00743065"/>
    <w:rsid w:val="00744A67"/>
    <w:rsid w:val="00746DE3"/>
    <w:rsid w:val="007503D9"/>
    <w:rsid w:val="007505FB"/>
    <w:rsid w:val="00751AC3"/>
    <w:rsid w:val="007547EF"/>
    <w:rsid w:val="007548D5"/>
    <w:rsid w:val="00755CAA"/>
    <w:rsid w:val="00760F2B"/>
    <w:rsid w:val="0076124C"/>
    <w:rsid w:val="007625F4"/>
    <w:rsid w:val="0076450A"/>
    <w:rsid w:val="00766D44"/>
    <w:rsid w:val="0076755A"/>
    <w:rsid w:val="007712BE"/>
    <w:rsid w:val="0077239F"/>
    <w:rsid w:val="00772B99"/>
    <w:rsid w:val="0077602C"/>
    <w:rsid w:val="007771E0"/>
    <w:rsid w:val="0078046A"/>
    <w:rsid w:val="007831A3"/>
    <w:rsid w:val="00783C04"/>
    <w:rsid w:val="007859A6"/>
    <w:rsid w:val="00790091"/>
    <w:rsid w:val="0079311E"/>
    <w:rsid w:val="007948BB"/>
    <w:rsid w:val="007A06D3"/>
    <w:rsid w:val="007A1A7B"/>
    <w:rsid w:val="007A59CA"/>
    <w:rsid w:val="007A6007"/>
    <w:rsid w:val="007A6614"/>
    <w:rsid w:val="007B1EAF"/>
    <w:rsid w:val="007B26E6"/>
    <w:rsid w:val="007B3DF6"/>
    <w:rsid w:val="007B44EF"/>
    <w:rsid w:val="007B55E5"/>
    <w:rsid w:val="007B6ACA"/>
    <w:rsid w:val="007C03C1"/>
    <w:rsid w:val="007C25EC"/>
    <w:rsid w:val="007C6180"/>
    <w:rsid w:val="007C65C5"/>
    <w:rsid w:val="007C7AA6"/>
    <w:rsid w:val="007D1681"/>
    <w:rsid w:val="007D1A56"/>
    <w:rsid w:val="007D4EB8"/>
    <w:rsid w:val="007D5705"/>
    <w:rsid w:val="007D5E78"/>
    <w:rsid w:val="007D6CEC"/>
    <w:rsid w:val="007D6E87"/>
    <w:rsid w:val="007E0565"/>
    <w:rsid w:val="007E0AEA"/>
    <w:rsid w:val="007E1506"/>
    <w:rsid w:val="007E1F6D"/>
    <w:rsid w:val="007E20A7"/>
    <w:rsid w:val="007E64C8"/>
    <w:rsid w:val="007F19E8"/>
    <w:rsid w:val="007F260B"/>
    <w:rsid w:val="007F2CE1"/>
    <w:rsid w:val="007F3DC2"/>
    <w:rsid w:val="007F426B"/>
    <w:rsid w:val="007F7013"/>
    <w:rsid w:val="00801156"/>
    <w:rsid w:val="008016FE"/>
    <w:rsid w:val="00802566"/>
    <w:rsid w:val="00804C3F"/>
    <w:rsid w:val="00805396"/>
    <w:rsid w:val="008055F8"/>
    <w:rsid w:val="00805921"/>
    <w:rsid w:val="00805F8D"/>
    <w:rsid w:val="008061A1"/>
    <w:rsid w:val="00807019"/>
    <w:rsid w:val="008117C5"/>
    <w:rsid w:val="008124F0"/>
    <w:rsid w:val="00814887"/>
    <w:rsid w:val="00815CB5"/>
    <w:rsid w:val="00817358"/>
    <w:rsid w:val="00817AF2"/>
    <w:rsid w:val="00817EAD"/>
    <w:rsid w:val="0082048B"/>
    <w:rsid w:val="008235C7"/>
    <w:rsid w:val="008237F1"/>
    <w:rsid w:val="00825049"/>
    <w:rsid w:val="00826D57"/>
    <w:rsid w:val="0083056B"/>
    <w:rsid w:val="00831302"/>
    <w:rsid w:val="008322B4"/>
    <w:rsid w:val="00833725"/>
    <w:rsid w:val="00833A24"/>
    <w:rsid w:val="00833FA1"/>
    <w:rsid w:val="008420B1"/>
    <w:rsid w:val="00843160"/>
    <w:rsid w:val="00844203"/>
    <w:rsid w:val="008446F5"/>
    <w:rsid w:val="008453D2"/>
    <w:rsid w:val="00845872"/>
    <w:rsid w:val="00846DE4"/>
    <w:rsid w:val="00847027"/>
    <w:rsid w:val="0085048E"/>
    <w:rsid w:val="0085192A"/>
    <w:rsid w:val="00862CE7"/>
    <w:rsid w:val="00862CED"/>
    <w:rsid w:val="00862D83"/>
    <w:rsid w:val="00863113"/>
    <w:rsid w:val="00866878"/>
    <w:rsid w:val="00866B36"/>
    <w:rsid w:val="00867276"/>
    <w:rsid w:val="00870700"/>
    <w:rsid w:val="0087115E"/>
    <w:rsid w:val="0087253A"/>
    <w:rsid w:val="00873D73"/>
    <w:rsid w:val="00875517"/>
    <w:rsid w:val="00877B80"/>
    <w:rsid w:val="00883034"/>
    <w:rsid w:val="00883C17"/>
    <w:rsid w:val="00883FC8"/>
    <w:rsid w:val="0088419D"/>
    <w:rsid w:val="00886BCD"/>
    <w:rsid w:val="00887AC2"/>
    <w:rsid w:val="0089031A"/>
    <w:rsid w:val="00890E22"/>
    <w:rsid w:val="0089117F"/>
    <w:rsid w:val="00891284"/>
    <w:rsid w:val="0089198D"/>
    <w:rsid w:val="00893548"/>
    <w:rsid w:val="00894880"/>
    <w:rsid w:val="008953F6"/>
    <w:rsid w:val="008957C8"/>
    <w:rsid w:val="0089719B"/>
    <w:rsid w:val="008A03A5"/>
    <w:rsid w:val="008A1756"/>
    <w:rsid w:val="008A1FC4"/>
    <w:rsid w:val="008A3AFA"/>
    <w:rsid w:val="008A474A"/>
    <w:rsid w:val="008A56BE"/>
    <w:rsid w:val="008A5755"/>
    <w:rsid w:val="008A6104"/>
    <w:rsid w:val="008A61A0"/>
    <w:rsid w:val="008A63B7"/>
    <w:rsid w:val="008A657B"/>
    <w:rsid w:val="008B00C2"/>
    <w:rsid w:val="008B0D5C"/>
    <w:rsid w:val="008B2BF8"/>
    <w:rsid w:val="008B3C98"/>
    <w:rsid w:val="008B3CD9"/>
    <w:rsid w:val="008B4453"/>
    <w:rsid w:val="008C0694"/>
    <w:rsid w:val="008C13D7"/>
    <w:rsid w:val="008C1E3D"/>
    <w:rsid w:val="008C5A8A"/>
    <w:rsid w:val="008C5CD1"/>
    <w:rsid w:val="008C645D"/>
    <w:rsid w:val="008D0913"/>
    <w:rsid w:val="008D0E33"/>
    <w:rsid w:val="008D1288"/>
    <w:rsid w:val="008D3C12"/>
    <w:rsid w:val="008D3C50"/>
    <w:rsid w:val="008D41B6"/>
    <w:rsid w:val="008D4B17"/>
    <w:rsid w:val="008D5F3F"/>
    <w:rsid w:val="008D624E"/>
    <w:rsid w:val="008D7038"/>
    <w:rsid w:val="008E0535"/>
    <w:rsid w:val="008E0CC0"/>
    <w:rsid w:val="008E22DE"/>
    <w:rsid w:val="008E3FBF"/>
    <w:rsid w:val="008E631B"/>
    <w:rsid w:val="008E6D3F"/>
    <w:rsid w:val="008F0B9C"/>
    <w:rsid w:val="008F0BCA"/>
    <w:rsid w:val="008F42F2"/>
    <w:rsid w:val="008F7AF8"/>
    <w:rsid w:val="0090285F"/>
    <w:rsid w:val="00906BD2"/>
    <w:rsid w:val="0090705F"/>
    <w:rsid w:val="00907502"/>
    <w:rsid w:val="00910345"/>
    <w:rsid w:val="00910DA7"/>
    <w:rsid w:val="00911311"/>
    <w:rsid w:val="0091222D"/>
    <w:rsid w:val="00914C15"/>
    <w:rsid w:val="00915A16"/>
    <w:rsid w:val="00922EDE"/>
    <w:rsid w:val="009231F9"/>
    <w:rsid w:val="00924208"/>
    <w:rsid w:val="00924AA1"/>
    <w:rsid w:val="00927293"/>
    <w:rsid w:val="00930999"/>
    <w:rsid w:val="00931670"/>
    <w:rsid w:val="00933785"/>
    <w:rsid w:val="00933D06"/>
    <w:rsid w:val="0093634F"/>
    <w:rsid w:val="00936C4C"/>
    <w:rsid w:val="0094226F"/>
    <w:rsid w:val="00944129"/>
    <w:rsid w:val="009446CD"/>
    <w:rsid w:val="00946799"/>
    <w:rsid w:val="00950431"/>
    <w:rsid w:val="00950719"/>
    <w:rsid w:val="00950B13"/>
    <w:rsid w:val="00953947"/>
    <w:rsid w:val="009555C2"/>
    <w:rsid w:val="00960BAC"/>
    <w:rsid w:val="00960F26"/>
    <w:rsid w:val="009616D2"/>
    <w:rsid w:val="00962CE0"/>
    <w:rsid w:val="009638B9"/>
    <w:rsid w:val="00964372"/>
    <w:rsid w:val="00966ECE"/>
    <w:rsid w:val="00967FEA"/>
    <w:rsid w:val="00970A8A"/>
    <w:rsid w:val="009713D0"/>
    <w:rsid w:val="009720E5"/>
    <w:rsid w:val="009748DA"/>
    <w:rsid w:val="00975014"/>
    <w:rsid w:val="00975E65"/>
    <w:rsid w:val="0097607F"/>
    <w:rsid w:val="0098316A"/>
    <w:rsid w:val="0098713F"/>
    <w:rsid w:val="00990BBF"/>
    <w:rsid w:val="00990CAD"/>
    <w:rsid w:val="009935CE"/>
    <w:rsid w:val="009942B6"/>
    <w:rsid w:val="009947BA"/>
    <w:rsid w:val="00997ED9"/>
    <w:rsid w:val="009A1549"/>
    <w:rsid w:val="009A22E5"/>
    <w:rsid w:val="009A349D"/>
    <w:rsid w:val="009A4ED8"/>
    <w:rsid w:val="009A5821"/>
    <w:rsid w:val="009A7552"/>
    <w:rsid w:val="009A7681"/>
    <w:rsid w:val="009A7D51"/>
    <w:rsid w:val="009B00D2"/>
    <w:rsid w:val="009B6A37"/>
    <w:rsid w:val="009B6FF3"/>
    <w:rsid w:val="009B77B1"/>
    <w:rsid w:val="009C034A"/>
    <w:rsid w:val="009C124E"/>
    <w:rsid w:val="009C13B4"/>
    <w:rsid w:val="009D1D30"/>
    <w:rsid w:val="009D37C8"/>
    <w:rsid w:val="009D66F1"/>
    <w:rsid w:val="009D6AED"/>
    <w:rsid w:val="009D6F6F"/>
    <w:rsid w:val="009E3464"/>
    <w:rsid w:val="009E396B"/>
    <w:rsid w:val="009E60BB"/>
    <w:rsid w:val="009E66DB"/>
    <w:rsid w:val="00A0030D"/>
    <w:rsid w:val="00A00DED"/>
    <w:rsid w:val="00A04142"/>
    <w:rsid w:val="00A063BE"/>
    <w:rsid w:val="00A122C2"/>
    <w:rsid w:val="00A12FE2"/>
    <w:rsid w:val="00A15AD3"/>
    <w:rsid w:val="00A205EC"/>
    <w:rsid w:val="00A22610"/>
    <w:rsid w:val="00A23268"/>
    <w:rsid w:val="00A24A28"/>
    <w:rsid w:val="00A24E7B"/>
    <w:rsid w:val="00A262A4"/>
    <w:rsid w:val="00A276F9"/>
    <w:rsid w:val="00A302E9"/>
    <w:rsid w:val="00A30E39"/>
    <w:rsid w:val="00A32357"/>
    <w:rsid w:val="00A328E3"/>
    <w:rsid w:val="00A34572"/>
    <w:rsid w:val="00A37A14"/>
    <w:rsid w:val="00A401E7"/>
    <w:rsid w:val="00A44118"/>
    <w:rsid w:val="00A451F9"/>
    <w:rsid w:val="00A460C2"/>
    <w:rsid w:val="00A46E49"/>
    <w:rsid w:val="00A478D8"/>
    <w:rsid w:val="00A47B65"/>
    <w:rsid w:val="00A50EE0"/>
    <w:rsid w:val="00A52F97"/>
    <w:rsid w:val="00A53270"/>
    <w:rsid w:val="00A576EA"/>
    <w:rsid w:val="00A6065F"/>
    <w:rsid w:val="00A626E9"/>
    <w:rsid w:val="00A65027"/>
    <w:rsid w:val="00A65F91"/>
    <w:rsid w:val="00A72014"/>
    <w:rsid w:val="00A7326E"/>
    <w:rsid w:val="00A73874"/>
    <w:rsid w:val="00A7663E"/>
    <w:rsid w:val="00A82C45"/>
    <w:rsid w:val="00A841CC"/>
    <w:rsid w:val="00A84299"/>
    <w:rsid w:val="00A84366"/>
    <w:rsid w:val="00A85162"/>
    <w:rsid w:val="00A87036"/>
    <w:rsid w:val="00A91C2E"/>
    <w:rsid w:val="00A97705"/>
    <w:rsid w:val="00AA0DE6"/>
    <w:rsid w:val="00AA260B"/>
    <w:rsid w:val="00AA3553"/>
    <w:rsid w:val="00AA373D"/>
    <w:rsid w:val="00AA3D77"/>
    <w:rsid w:val="00AA673A"/>
    <w:rsid w:val="00AB1EFB"/>
    <w:rsid w:val="00AB33A7"/>
    <w:rsid w:val="00AB43F5"/>
    <w:rsid w:val="00AB590D"/>
    <w:rsid w:val="00AB652D"/>
    <w:rsid w:val="00AC0E6D"/>
    <w:rsid w:val="00AC0ED2"/>
    <w:rsid w:val="00AC33EC"/>
    <w:rsid w:val="00AC4473"/>
    <w:rsid w:val="00AC54CC"/>
    <w:rsid w:val="00AC5708"/>
    <w:rsid w:val="00AC7848"/>
    <w:rsid w:val="00AD080D"/>
    <w:rsid w:val="00AD3C87"/>
    <w:rsid w:val="00AD53A1"/>
    <w:rsid w:val="00AD62BC"/>
    <w:rsid w:val="00AE1C8E"/>
    <w:rsid w:val="00AE3C6F"/>
    <w:rsid w:val="00AE4F1B"/>
    <w:rsid w:val="00AE621A"/>
    <w:rsid w:val="00AE633C"/>
    <w:rsid w:val="00AF28D0"/>
    <w:rsid w:val="00AF3290"/>
    <w:rsid w:val="00AF5709"/>
    <w:rsid w:val="00AF754B"/>
    <w:rsid w:val="00AF7AC6"/>
    <w:rsid w:val="00B04226"/>
    <w:rsid w:val="00B0448E"/>
    <w:rsid w:val="00B048F7"/>
    <w:rsid w:val="00B07AE4"/>
    <w:rsid w:val="00B12A62"/>
    <w:rsid w:val="00B15530"/>
    <w:rsid w:val="00B171F8"/>
    <w:rsid w:val="00B17AA4"/>
    <w:rsid w:val="00B17DBC"/>
    <w:rsid w:val="00B23C0E"/>
    <w:rsid w:val="00B26189"/>
    <w:rsid w:val="00B26978"/>
    <w:rsid w:val="00B276FE"/>
    <w:rsid w:val="00B279B5"/>
    <w:rsid w:val="00B31AF1"/>
    <w:rsid w:val="00B33CB7"/>
    <w:rsid w:val="00B33D86"/>
    <w:rsid w:val="00B36399"/>
    <w:rsid w:val="00B37D09"/>
    <w:rsid w:val="00B40628"/>
    <w:rsid w:val="00B45227"/>
    <w:rsid w:val="00B45404"/>
    <w:rsid w:val="00B45F87"/>
    <w:rsid w:val="00B46D63"/>
    <w:rsid w:val="00B47D02"/>
    <w:rsid w:val="00B507E5"/>
    <w:rsid w:val="00B51E94"/>
    <w:rsid w:val="00B53DF0"/>
    <w:rsid w:val="00B54AC8"/>
    <w:rsid w:val="00B565A0"/>
    <w:rsid w:val="00B6043C"/>
    <w:rsid w:val="00B60F90"/>
    <w:rsid w:val="00B6424B"/>
    <w:rsid w:val="00B655E9"/>
    <w:rsid w:val="00B65778"/>
    <w:rsid w:val="00B662E8"/>
    <w:rsid w:val="00B6758E"/>
    <w:rsid w:val="00B67944"/>
    <w:rsid w:val="00B721F9"/>
    <w:rsid w:val="00B8009F"/>
    <w:rsid w:val="00B80668"/>
    <w:rsid w:val="00B8222D"/>
    <w:rsid w:val="00B82B80"/>
    <w:rsid w:val="00B833BB"/>
    <w:rsid w:val="00B84117"/>
    <w:rsid w:val="00B90CD7"/>
    <w:rsid w:val="00B91B90"/>
    <w:rsid w:val="00B922E6"/>
    <w:rsid w:val="00B93D92"/>
    <w:rsid w:val="00B94168"/>
    <w:rsid w:val="00B944F3"/>
    <w:rsid w:val="00B94AC7"/>
    <w:rsid w:val="00B94C54"/>
    <w:rsid w:val="00B96A21"/>
    <w:rsid w:val="00B976EB"/>
    <w:rsid w:val="00BA0ADA"/>
    <w:rsid w:val="00BA0E5E"/>
    <w:rsid w:val="00BA1CAB"/>
    <w:rsid w:val="00BA3F7B"/>
    <w:rsid w:val="00BA42D4"/>
    <w:rsid w:val="00BA56C0"/>
    <w:rsid w:val="00BA5CBB"/>
    <w:rsid w:val="00BA614A"/>
    <w:rsid w:val="00BA65AF"/>
    <w:rsid w:val="00BB31C4"/>
    <w:rsid w:val="00BB3AE8"/>
    <w:rsid w:val="00BB58C8"/>
    <w:rsid w:val="00BB5CD2"/>
    <w:rsid w:val="00BB6A91"/>
    <w:rsid w:val="00BB7610"/>
    <w:rsid w:val="00BB770D"/>
    <w:rsid w:val="00BC1D9B"/>
    <w:rsid w:val="00BC31EA"/>
    <w:rsid w:val="00BD0549"/>
    <w:rsid w:val="00BD07B3"/>
    <w:rsid w:val="00BD300C"/>
    <w:rsid w:val="00BD5811"/>
    <w:rsid w:val="00BD62FD"/>
    <w:rsid w:val="00BE1C44"/>
    <w:rsid w:val="00BE24A8"/>
    <w:rsid w:val="00BE2642"/>
    <w:rsid w:val="00BE2D4D"/>
    <w:rsid w:val="00BE6170"/>
    <w:rsid w:val="00BE66FA"/>
    <w:rsid w:val="00BE6B12"/>
    <w:rsid w:val="00BF332F"/>
    <w:rsid w:val="00BF5CA0"/>
    <w:rsid w:val="00BF5E8E"/>
    <w:rsid w:val="00BF6A93"/>
    <w:rsid w:val="00BF7279"/>
    <w:rsid w:val="00BF7A66"/>
    <w:rsid w:val="00C001A3"/>
    <w:rsid w:val="00C00210"/>
    <w:rsid w:val="00C0380C"/>
    <w:rsid w:val="00C0428C"/>
    <w:rsid w:val="00C04860"/>
    <w:rsid w:val="00C050E7"/>
    <w:rsid w:val="00C05115"/>
    <w:rsid w:val="00C060ED"/>
    <w:rsid w:val="00C078EA"/>
    <w:rsid w:val="00C10124"/>
    <w:rsid w:val="00C101C3"/>
    <w:rsid w:val="00C1260C"/>
    <w:rsid w:val="00C12ACA"/>
    <w:rsid w:val="00C12CED"/>
    <w:rsid w:val="00C12D42"/>
    <w:rsid w:val="00C12E68"/>
    <w:rsid w:val="00C139A5"/>
    <w:rsid w:val="00C13C63"/>
    <w:rsid w:val="00C14D08"/>
    <w:rsid w:val="00C1581A"/>
    <w:rsid w:val="00C15E72"/>
    <w:rsid w:val="00C1650E"/>
    <w:rsid w:val="00C209C4"/>
    <w:rsid w:val="00C215A0"/>
    <w:rsid w:val="00C21919"/>
    <w:rsid w:val="00C21F01"/>
    <w:rsid w:val="00C23590"/>
    <w:rsid w:val="00C269E1"/>
    <w:rsid w:val="00C26E5D"/>
    <w:rsid w:val="00C3021B"/>
    <w:rsid w:val="00C33446"/>
    <w:rsid w:val="00C35835"/>
    <w:rsid w:val="00C365EE"/>
    <w:rsid w:val="00C36F78"/>
    <w:rsid w:val="00C3702B"/>
    <w:rsid w:val="00C37EE3"/>
    <w:rsid w:val="00C40A1B"/>
    <w:rsid w:val="00C4141E"/>
    <w:rsid w:val="00C417DA"/>
    <w:rsid w:val="00C44FEB"/>
    <w:rsid w:val="00C45C1B"/>
    <w:rsid w:val="00C4631B"/>
    <w:rsid w:val="00C4649E"/>
    <w:rsid w:val="00C46E77"/>
    <w:rsid w:val="00C51718"/>
    <w:rsid w:val="00C51B4E"/>
    <w:rsid w:val="00C52057"/>
    <w:rsid w:val="00C53846"/>
    <w:rsid w:val="00C53A13"/>
    <w:rsid w:val="00C550AB"/>
    <w:rsid w:val="00C5789C"/>
    <w:rsid w:val="00C61565"/>
    <w:rsid w:val="00C615AD"/>
    <w:rsid w:val="00C631DD"/>
    <w:rsid w:val="00C639F4"/>
    <w:rsid w:val="00C67705"/>
    <w:rsid w:val="00C7032E"/>
    <w:rsid w:val="00C72C75"/>
    <w:rsid w:val="00C73007"/>
    <w:rsid w:val="00C734A0"/>
    <w:rsid w:val="00C741CB"/>
    <w:rsid w:val="00C7471D"/>
    <w:rsid w:val="00C752DB"/>
    <w:rsid w:val="00C75F64"/>
    <w:rsid w:val="00C77F35"/>
    <w:rsid w:val="00C8004F"/>
    <w:rsid w:val="00C80664"/>
    <w:rsid w:val="00C82298"/>
    <w:rsid w:val="00C82312"/>
    <w:rsid w:val="00C840FD"/>
    <w:rsid w:val="00C84A35"/>
    <w:rsid w:val="00C851D5"/>
    <w:rsid w:val="00C90A17"/>
    <w:rsid w:val="00C918C0"/>
    <w:rsid w:val="00C9213B"/>
    <w:rsid w:val="00CA0944"/>
    <w:rsid w:val="00CA14F2"/>
    <w:rsid w:val="00CA298D"/>
    <w:rsid w:val="00CB0155"/>
    <w:rsid w:val="00CB107E"/>
    <w:rsid w:val="00CB203A"/>
    <w:rsid w:val="00CB22CD"/>
    <w:rsid w:val="00CB3328"/>
    <w:rsid w:val="00CB34BC"/>
    <w:rsid w:val="00CB5A89"/>
    <w:rsid w:val="00CB5B25"/>
    <w:rsid w:val="00CC0521"/>
    <w:rsid w:val="00CC0FA2"/>
    <w:rsid w:val="00CD0879"/>
    <w:rsid w:val="00CD6884"/>
    <w:rsid w:val="00CD70ED"/>
    <w:rsid w:val="00CD73B1"/>
    <w:rsid w:val="00CE0645"/>
    <w:rsid w:val="00CE125F"/>
    <w:rsid w:val="00CE154F"/>
    <w:rsid w:val="00CE353D"/>
    <w:rsid w:val="00CE49AE"/>
    <w:rsid w:val="00CE79DF"/>
    <w:rsid w:val="00CF2559"/>
    <w:rsid w:val="00CF448E"/>
    <w:rsid w:val="00CF4ACC"/>
    <w:rsid w:val="00CF5DBF"/>
    <w:rsid w:val="00CF732E"/>
    <w:rsid w:val="00D013A8"/>
    <w:rsid w:val="00D0159C"/>
    <w:rsid w:val="00D044E7"/>
    <w:rsid w:val="00D052D4"/>
    <w:rsid w:val="00D054E5"/>
    <w:rsid w:val="00D06637"/>
    <w:rsid w:val="00D07DA1"/>
    <w:rsid w:val="00D14527"/>
    <w:rsid w:val="00D1452B"/>
    <w:rsid w:val="00D1541A"/>
    <w:rsid w:val="00D15BBD"/>
    <w:rsid w:val="00D16EF4"/>
    <w:rsid w:val="00D204F3"/>
    <w:rsid w:val="00D2413A"/>
    <w:rsid w:val="00D24A43"/>
    <w:rsid w:val="00D24EDE"/>
    <w:rsid w:val="00D25297"/>
    <w:rsid w:val="00D2606A"/>
    <w:rsid w:val="00D26CC3"/>
    <w:rsid w:val="00D27CDD"/>
    <w:rsid w:val="00D27DFD"/>
    <w:rsid w:val="00D313C5"/>
    <w:rsid w:val="00D31F6F"/>
    <w:rsid w:val="00D32435"/>
    <w:rsid w:val="00D33DAB"/>
    <w:rsid w:val="00D34259"/>
    <w:rsid w:val="00D36F96"/>
    <w:rsid w:val="00D4088A"/>
    <w:rsid w:val="00D431A8"/>
    <w:rsid w:val="00D45A62"/>
    <w:rsid w:val="00D46A86"/>
    <w:rsid w:val="00D471DC"/>
    <w:rsid w:val="00D5017A"/>
    <w:rsid w:val="00D50481"/>
    <w:rsid w:val="00D52EED"/>
    <w:rsid w:val="00D52F47"/>
    <w:rsid w:val="00D53ABD"/>
    <w:rsid w:val="00D54EA9"/>
    <w:rsid w:val="00D55FC2"/>
    <w:rsid w:val="00D63621"/>
    <w:rsid w:val="00D63C6E"/>
    <w:rsid w:val="00D67CF4"/>
    <w:rsid w:val="00D67D93"/>
    <w:rsid w:val="00D7116A"/>
    <w:rsid w:val="00D731F6"/>
    <w:rsid w:val="00D739EB"/>
    <w:rsid w:val="00D74D6B"/>
    <w:rsid w:val="00D75DD7"/>
    <w:rsid w:val="00D75EEC"/>
    <w:rsid w:val="00D768D6"/>
    <w:rsid w:val="00D77A21"/>
    <w:rsid w:val="00D8017F"/>
    <w:rsid w:val="00D81CD3"/>
    <w:rsid w:val="00D85A68"/>
    <w:rsid w:val="00D91D59"/>
    <w:rsid w:val="00D924EC"/>
    <w:rsid w:val="00D944D5"/>
    <w:rsid w:val="00D949B6"/>
    <w:rsid w:val="00D95187"/>
    <w:rsid w:val="00D96B6E"/>
    <w:rsid w:val="00D97DB3"/>
    <w:rsid w:val="00DA0743"/>
    <w:rsid w:val="00DA1394"/>
    <w:rsid w:val="00DA4687"/>
    <w:rsid w:val="00DA4F8B"/>
    <w:rsid w:val="00DA52B1"/>
    <w:rsid w:val="00DA6E8A"/>
    <w:rsid w:val="00DA7F7C"/>
    <w:rsid w:val="00DB0A9B"/>
    <w:rsid w:val="00DB1E68"/>
    <w:rsid w:val="00DB26C3"/>
    <w:rsid w:val="00DB2A81"/>
    <w:rsid w:val="00DB4883"/>
    <w:rsid w:val="00DB49F8"/>
    <w:rsid w:val="00DB5375"/>
    <w:rsid w:val="00DB5EA1"/>
    <w:rsid w:val="00DC2591"/>
    <w:rsid w:val="00DC36E1"/>
    <w:rsid w:val="00DC38C7"/>
    <w:rsid w:val="00DC3A20"/>
    <w:rsid w:val="00DC4563"/>
    <w:rsid w:val="00DC4CF5"/>
    <w:rsid w:val="00DC4DEF"/>
    <w:rsid w:val="00DC4EAA"/>
    <w:rsid w:val="00DC5589"/>
    <w:rsid w:val="00DC57B1"/>
    <w:rsid w:val="00DC7285"/>
    <w:rsid w:val="00DC7C92"/>
    <w:rsid w:val="00DD0881"/>
    <w:rsid w:val="00DD147B"/>
    <w:rsid w:val="00DD16E4"/>
    <w:rsid w:val="00DD5496"/>
    <w:rsid w:val="00DE127E"/>
    <w:rsid w:val="00DE3DD4"/>
    <w:rsid w:val="00DE5207"/>
    <w:rsid w:val="00DE57BD"/>
    <w:rsid w:val="00DF0C2B"/>
    <w:rsid w:val="00DF1643"/>
    <w:rsid w:val="00DF1FF0"/>
    <w:rsid w:val="00DF28CB"/>
    <w:rsid w:val="00DF3AE9"/>
    <w:rsid w:val="00E00B54"/>
    <w:rsid w:val="00E02914"/>
    <w:rsid w:val="00E06647"/>
    <w:rsid w:val="00E06834"/>
    <w:rsid w:val="00E06B9D"/>
    <w:rsid w:val="00E06EE4"/>
    <w:rsid w:val="00E10EFF"/>
    <w:rsid w:val="00E11363"/>
    <w:rsid w:val="00E148BE"/>
    <w:rsid w:val="00E14C17"/>
    <w:rsid w:val="00E14C43"/>
    <w:rsid w:val="00E179E7"/>
    <w:rsid w:val="00E2424A"/>
    <w:rsid w:val="00E26813"/>
    <w:rsid w:val="00E27377"/>
    <w:rsid w:val="00E319AF"/>
    <w:rsid w:val="00E31EE4"/>
    <w:rsid w:val="00E345A1"/>
    <w:rsid w:val="00E361B4"/>
    <w:rsid w:val="00E37307"/>
    <w:rsid w:val="00E37806"/>
    <w:rsid w:val="00E42FE8"/>
    <w:rsid w:val="00E50206"/>
    <w:rsid w:val="00E50CF5"/>
    <w:rsid w:val="00E51F1B"/>
    <w:rsid w:val="00E524A7"/>
    <w:rsid w:val="00E52F62"/>
    <w:rsid w:val="00E54B4B"/>
    <w:rsid w:val="00E5554D"/>
    <w:rsid w:val="00E556D4"/>
    <w:rsid w:val="00E57042"/>
    <w:rsid w:val="00E602DA"/>
    <w:rsid w:val="00E6098D"/>
    <w:rsid w:val="00E6175E"/>
    <w:rsid w:val="00E62E51"/>
    <w:rsid w:val="00E631A4"/>
    <w:rsid w:val="00E63B9F"/>
    <w:rsid w:val="00E6476A"/>
    <w:rsid w:val="00E65642"/>
    <w:rsid w:val="00E65A6F"/>
    <w:rsid w:val="00E71C69"/>
    <w:rsid w:val="00E74BFC"/>
    <w:rsid w:val="00E76B9E"/>
    <w:rsid w:val="00E77059"/>
    <w:rsid w:val="00E77078"/>
    <w:rsid w:val="00E822B7"/>
    <w:rsid w:val="00E83A05"/>
    <w:rsid w:val="00E8699F"/>
    <w:rsid w:val="00E9142F"/>
    <w:rsid w:val="00EA250F"/>
    <w:rsid w:val="00EA2BA1"/>
    <w:rsid w:val="00EA3CF7"/>
    <w:rsid w:val="00EA3F23"/>
    <w:rsid w:val="00EA4F7D"/>
    <w:rsid w:val="00EA6A8D"/>
    <w:rsid w:val="00EB0FB7"/>
    <w:rsid w:val="00EB2E1E"/>
    <w:rsid w:val="00EB3274"/>
    <w:rsid w:val="00EB46DC"/>
    <w:rsid w:val="00EB751E"/>
    <w:rsid w:val="00EB76B7"/>
    <w:rsid w:val="00EB7EA8"/>
    <w:rsid w:val="00EB7EAC"/>
    <w:rsid w:val="00EC0270"/>
    <w:rsid w:val="00EC103B"/>
    <w:rsid w:val="00EC10BC"/>
    <w:rsid w:val="00EC2558"/>
    <w:rsid w:val="00EC2DCC"/>
    <w:rsid w:val="00EC43EC"/>
    <w:rsid w:val="00EC7CD5"/>
    <w:rsid w:val="00ED1645"/>
    <w:rsid w:val="00ED1FB3"/>
    <w:rsid w:val="00ED383F"/>
    <w:rsid w:val="00ED4896"/>
    <w:rsid w:val="00ED4AE1"/>
    <w:rsid w:val="00ED6823"/>
    <w:rsid w:val="00ED72C8"/>
    <w:rsid w:val="00EE1736"/>
    <w:rsid w:val="00EE693A"/>
    <w:rsid w:val="00EE7231"/>
    <w:rsid w:val="00EE741B"/>
    <w:rsid w:val="00EF08B7"/>
    <w:rsid w:val="00EF0E56"/>
    <w:rsid w:val="00EF1614"/>
    <w:rsid w:val="00EF2C3B"/>
    <w:rsid w:val="00EF37AD"/>
    <w:rsid w:val="00EF6C9B"/>
    <w:rsid w:val="00EF709F"/>
    <w:rsid w:val="00F01B4D"/>
    <w:rsid w:val="00F01E5B"/>
    <w:rsid w:val="00F0491A"/>
    <w:rsid w:val="00F0511B"/>
    <w:rsid w:val="00F10EA2"/>
    <w:rsid w:val="00F13C8B"/>
    <w:rsid w:val="00F142A5"/>
    <w:rsid w:val="00F14C85"/>
    <w:rsid w:val="00F14DC8"/>
    <w:rsid w:val="00F166EB"/>
    <w:rsid w:val="00F2100F"/>
    <w:rsid w:val="00F21A44"/>
    <w:rsid w:val="00F21CF2"/>
    <w:rsid w:val="00F225EF"/>
    <w:rsid w:val="00F22E9A"/>
    <w:rsid w:val="00F23178"/>
    <w:rsid w:val="00F25554"/>
    <w:rsid w:val="00F265D2"/>
    <w:rsid w:val="00F2733D"/>
    <w:rsid w:val="00F27BBB"/>
    <w:rsid w:val="00F27FC9"/>
    <w:rsid w:val="00F33562"/>
    <w:rsid w:val="00F34970"/>
    <w:rsid w:val="00F35A5B"/>
    <w:rsid w:val="00F3625D"/>
    <w:rsid w:val="00F36FCB"/>
    <w:rsid w:val="00F37EF3"/>
    <w:rsid w:val="00F42B27"/>
    <w:rsid w:val="00F43607"/>
    <w:rsid w:val="00F4449E"/>
    <w:rsid w:val="00F44FBD"/>
    <w:rsid w:val="00F461FF"/>
    <w:rsid w:val="00F46E54"/>
    <w:rsid w:val="00F47ABE"/>
    <w:rsid w:val="00F52531"/>
    <w:rsid w:val="00F57E24"/>
    <w:rsid w:val="00F620F8"/>
    <w:rsid w:val="00F62FFD"/>
    <w:rsid w:val="00F647F3"/>
    <w:rsid w:val="00F66193"/>
    <w:rsid w:val="00F71401"/>
    <w:rsid w:val="00F743B6"/>
    <w:rsid w:val="00F75A4E"/>
    <w:rsid w:val="00F76CD8"/>
    <w:rsid w:val="00F80A42"/>
    <w:rsid w:val="00F823A3"/>
    <w:rsid w:val="00F833FC"/>
    <w:rsid w:val="00F84162"/>
    <w:rsid w:val="00F84ECB"/>
    <w:rsid w:val="00F85837"/>
    <w:rsid w:val="00F867D0"/>
    <w:rsid w:val="00F87895"/>
    <w:rsid w:val="00F905E4"/>
    <w:rsid w:val="00F9217E"/>
    <w:rsid w:val="00F92CB0"/>
    <w:rsid w:val="00F9357B"/>
    <w:rsid w:val="00F9604E"/>
    <w:rsid w:val="00F97159"/>
    <w:rsid w:val="00F971DC"/>
    <w:rsid w:val="00F97ED3"/>
    <w:rsid w:val="00FA08AD"/>
    <w:rsid w:val="00FA1218"/>
    <w:rsid w:val="00FA3B19"/>
    <w:rsid w:val="00FA3FF4"/>
    <w:rsid w:val="00FA4C51"/>
    <w:rsid w:val="00FA4FF8"/>
    <w:rsid w:val="00FA6429"/>
    <w:rsid w:val="00FA6A4D"/>
    <w:rsid w:val="00FB1217"/>
    <w:rsid w:val="00FB18BD"/>
    <w:rsid w:val="00FB2838"/>
    <w:rsid w:val="00FB3B4C"/>
    <w:rsid w:val="00FC107E"/>
    <w:rsid w:val="00FC2E9B"/>
    <w:rsid w:val="00FC6CCC"/>
    <w:rsid w:val="00FC75E0"/>
    <w:rsid w:val="00FC7956"/>
    <w:rsid w:val="00FC7F4C"/>
    <w:rsid w:val="00FD2255"/>
    <w:rsid w:val="00FD3311"/>
    <w:rsid w:val="00FD3FB9"/>
    <w:rsid w:val="00FD42E3"/>
    <w:rsid w:val="00FD5489"/>
    <w:rsid w:val="00FD565D"/>
    <w:rsid w:val="00FE1C98"/>
    <w:rsid w:val="00FE27F2"/>
    <w:rsid w:val="00FE2A3F"/>
    <w:rsid w:val="00FE3A21"/>
    <w:rsid w:val="00FE4196"/>
    <w:rsid w:val="00FE5024"/>
    <w:rsid w:val="00FE51F6"/>
    <w:rsid w:val="00FE5DC2"/>
    <w:rsid w:val="00FE6F0E"/>
    <w:rsid w:val="00FE7E1C"/>
    <w:rsid w:val="00FF4A2E"/>
    <w:rsid w:val="00FF672F"/>
    <w:rsid w:val="00FF69DA"/>
    <w:rsid w:val="00FF7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681CE"/>
  <w15:docId w15:val="{38E4C41A-5141-4E51-BE53-85E8D9A3A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03B"/>
    <w:pPr>
      <w:spacing w:line="480" w:lineRule="auto"/>
      <w:ind w:firstLine="720"/>
    </w:pPr>
    <w:rPr>
      <w:rFonts w:ascii="Times New Roman" w:hAnsi="Times New Roman"/>
      <w:sz w:val="24"/>
      <w:szCs w:val="22"/>
    </w:rPr>
  </w:style>
  <w:style w:type="paragraph" w:styleId="Heading1">
    <w:name w:val="heading 1"/>
    <w:basedOn w:val="Normal"/>
    <w:next w:val="Normal"/>
    <w:link w:val="Heading1Char"/>
    <w:uiPriority w:val="9"/>
    <w:qFormat/>
    <w:rsid w:val="00BA42D4"/>
    <w:pPr>
      <w:keepNext/>
      <w:keepLines/>
      <w:numPr>
        <w:numId w:val="5"/>
      </w:numPr>
      <w:spacing w:before="120" w:after="120"/>
      <w:jc w:val="center"/>
      <w:outlineLvl w:val="0"/>
    </w:pPr>
    <w:rPr>
      <w:rFonts w:eastAsia="Times New Roman"/>
      <w:b/>
      <w:bCs/>
      <w:caps/>
    </w:rPr>
  </w:style>
  <w:style w:type="paragraph" w:styleId="Heading2">
    <w:name w:val="heading 2"/>
    <w:basedOn w:val="Normal"/>
    <w:next w:val="Normal"/>
    <w:link w:val="Heading2Char"/>
    <w:uiPriority w:val="9"/>
    <w:unhideWhenUsed/>
    <w:qFormat/>
    <w:rsid w:val="00BA42D4"/>
    <w:pPr>
      <w:keepNext/>
      <w:keepLines/>
      <w:numPr>
        <w:ilvl w:val="1"/>
        <w:numId w:val="2"/>
      </w:numPr>
      <w:spacing w:before="120"/>
      <w:outlineLvl w:val="1"/>
    </w:pPr>
    <w:rPr>
      <w:rFonts w:eastAsia="Times New Roman"/>
      <w:b/>
      <w:bCs/>
      <w:szCs w:val="26"/>
    </w:rPr>
  </w:style>
  <w:style w:type="paragraph" w:styleId="Heading3">
    <w:name w:val="heading 3"/>
    <w:basedOn w:val="Normal"/>
    <w:next w:val="Normal"/>
    <w:link w:val="Heading3Char"/>
    <w:uiPriority w:val="9"/>
    <w:unhideWhenUsed/>
    <w:qFormat/>
    <w:rsid w:val="00BA42D4"/>
    <w:pPr>
      <w:keepNext/>
      <w:keepLines/>
      <w:numPr>
        <w:ilvl w:val="2"/>
        <w:numId w:val="2"/>
      </w:numPr>
      <w:spacing w:before="120"/>
      <w:outlineLvl w:val="2"/>
    </w:pPr>
    <w:rPr>
      <w:rFonts w:eastAsia="Times New Roman" w:cstheme="minorHAnsi"/>
      <w:b/>
      <w:bCs/>
      <w:i/>
    </w:rPr>
  </w:style>
  <w:style w:type="paragraph" w:styleId="Heading4">
    <w:name w:val="heading 4"/>
    <w:basedOn w:val="Normal"/>
    <w:next w:val="Normal"/>
    <w:link w:val="Heading4Char"/>
    <w:uiPriority w:val="9"/>
    <w:unhideWhenUsed/>
    <w:qFormat/>
    <w:rsid w:val="00BA42D4"/>
    <w:pPr>
      <w:keepNext/>
      <w:keepLines/>
      <w:numPr>
        <w:ilvl w:val="3"/>
        <w:numId w:val="2"/>
      </w:numPr>
      <w:spacing w:before="120"/>
      <w:outlineLvl w:val="3"/>
    </w:pPr>
    <w:rPr>
      <w:rFonts w:eastAsia="Times New Roman"/>
      <w:b/>
      <w:bCs/>
      <w:i/>
      <w:iCs/>
    </w:rPr>
  </w:style>
  <w:style w:type="paragraph" w:styleId="Heading5">
    <w:name w:val="heading 5"/>
    <w:basedOn w:val="Normal"/>
    <w:next w:val="Normal"/>
    <w:link w:val="Heading5Char"/>
    <w:uiPriority w:val="9"/>
    <w:semiHidden/>
    <w:unhideWhenUsed/>
    <w:qFormat/>
    <w:rsid w:val="00BA42D4"/>
    <w:pPr>
      <w:keepNext/>
      <w:keepLines/>
      <w:numPr>
        <w:ilvl w:val="4"/>
        <w:numId w:val="2"/>
      </w:numPr>
      <w:spacing w:before="120"/>
      <w:outlineLvl w:val="4"/>
    </w:pPr>
    <w:rPr>
      <w:rFonts w:eastAsia="Times New Roman"/>
    </w:rPr>
  </w:style>
  <w:style w:type="paragraph" w:styleId="Heading6">
    <w:name w:val="heading 6"/>
    <w:basedOn w:val="Normal"/>
    <w:next w:val="Normal"/>
    <w:link w:val="Heading6Char"/>
    <w:uiPriority w:val="9"/>
    <w:semiHidden/>
    <w:unhideWhenUsed/>
    <w:qFormat/>
    <w:rsid w:val="00F743B6"/>
    <w:pPr>
      <w:keepNext/>
      <w:keepLines/>
      <w:numPr>
        <w:ilvl w:val="5"/>
        <w:numId w:val="2"/>
      </w:numPr>
      <w:spacing w:before="200"/>
      <w:outlineLvl w:val="5"/>
    </w:pPr>
    <w:rPr>
      <w:rFonts w:ascii="Cambria" w:eastAsia="Times New Roman" w:hAnsi="Cambria"/>
      <w:i/>
      <w:iCs/>
      <w:color w:val="6E6E6E"/>
    </w:rPr>
  </w:style>
  <w:style w:type="paragraph" w:styleId="Heading7">
    <w:name w:val="heading 7"/>
    <w:basedOn w:val="Normal"/>
    <w:next w:val="Normal"/>
    <w:link w:val="Heading7Char"/>
    <w:uiPriority w:val="9"/>
    <w:semiHidden/>
    <w:unhideWhenUsed/>
    <w:qFormat/>
    <w:rsid w:val="00F743B6"/>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F743B6"/>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F743B6"/>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B7EAC"/>
    <w:rPr>
      <w:color w:val="808080"/>
    </w:rPr>
  </w:style>
  <w:style w:type="paragraph" w:styleId="BalloonText">
    <w:name w:val="Balloon Text"/>
    <w:basedOn w:val="Normal"/>
    <w:link w:val="BalloonTextChar"/>
    <w:uiPriority w:val="99"/>
    <w:semiHidden/>
    <w:unhideWhenUsed/>
    <w:rsid w:val="00EB7EA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EAC"/>
    <w:rPr>
      <w:rFonts w:ascii="Tahoma" w:hAnsi="Tahoma" w:cs="Tahoma"/>
      <w:sz w:val="16"/>
      <w:szCs w:val="16"/>
    </w:rPr>
  </w:style>
  <w:style w:type="paragraph" w:styleId="Header">
    <w:name w:val="header"/>
    <w:basedOn w:val="Normal"/>
    <w:link w:val="HeaderChar"/>
    <w:uiPriority w:val="99"/>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HeaderChar">
    <w:name w:val="Header Char"/>
    <w:link w:val="Header"/>
    <w:uiPriority w:val="99"/>
    <w:rsid w:val="00EE7231"/>
    <w:rPr>
      <w:rFonts w:ascii="Times New Roman" w:eastAsia="Times New Roman" w:hAnsi="Times New Roman" w:cs="Times New Roman"/>
      <w:sz w:val="20"/>
      <w:szCs w:val="20"/>
    </w:rPr>
  </w:style>
  <w:style w:type="character" w:styleId="PageNumber">
    <w:name w:val="page number"/>
    <w:basedOn w:val="DefaultParagraphFont"/>
    <w:rsid w:val="00EE7231"/>
  </w:style>
  <w:style w:type="paragraph" w:styleId="Footer">
    <w:name w:val="footer"/>
    <w:basedOn w:val="Normal"/>
    <w:link w:val="FooterChar"/>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FooterChar">
    <w:name w:val="Footer Char"/>
    <w:link w:val="Footer"/>
    <w:rsid w:val="00EE7231"/>
    <w:rPr>
      <w:rFonts w:ascii="Times New Roman" w:eastAsia="Times New Roman" w:hAnsi="Times New Roman" w:cs="Times New Roman"/>
      <w:sz w:val="20"/>
      <w:szCs w:val="20"/>
    </w:rPr>
  </w:style>
  <w:style w:type="character" w:styleId="Hyperlink">
    <w:name w:val="Hyperlink"/>
    <w:uiPriority w:val="99"/>
    <w:unhideWhenUsed/>
    <w:rsid w:val="00EF0E56"/>
    <w:rPr>
      <w:color w:val="5F5F5F"/>
      <w:u w:val="single"/>
    </w:rPr>
  </w:style>
  <w:style w:type="character" w:customStyle="1" w:styleId="Heading1Char">
    <w:name w:val="Heading 1 Char"/>
    <w:link w:val="Heading1"/>
    <w:uiPriority w:val="9"/>
    <w:rsid w:val="00BA42D4"/>
    <w:rPr>
      <w:rFonts w:ascii="Times New Roman" w:eastAsia="Times New Roman" w:hAnsi="Times New Roman"/>
      <w:b/>
      <w:bCs/>
      <w:caps/>
      <w:sz w:val="24"/>
      <w:szCs w:val="22"/>
    </w:rPr>
  </w:style>
  <w:style w:type="paragraph" w:styleId="TOCHeading">
    <w:name w:val="TOC Heading"/>
    <w:basedOn w:val="Heading1"/>
    <w:next w:val="Normal"/>
    <w:uiPriority w:val="39"/>
    <w:unhideWhenUsed/>
    <w:qFormat/>
    <w:rsid w:val="00846DE4"/>
    <w:pPr>
      <w:outlineLvl w:val="9"/>
    </w:pPr>
  </w:style>
  <w:style w:type="paragraph" w:styleId="TOC1">
    <w:name w:val="toc 1"/>
    <w:basedOn w:val="Normal"/>
    <w:next w:val="Normal"/>
    <w:autoRedefine/>
    <w:uiPriority w:val="39"/>
    <w:unhideWhenUsed/>
    <w:qFormat/>
    <w:rsid w:val="004E6443"/>
    <w:pPr>
      <w:tabs>
        <w:tab w:val="left" w:pos="1100"/>
        <w:tab w:val="right" w:leader="dot" w:pos="9350"/>
      </w:tabs>
      <w:spacing w:after="100"/>
      <w:jc w:val="center"/>
      <w:pPrChange w:id="0" w:author="Elizabeth" w:date="2021-12-14T13:33:00Z">
        <w:pPr>
          <w:spacing w:after="100" w:line="480" w:lineRule="auto"/>
          <w:ind w:firstLine="720"/>
        </w:pPr>
      </w:pPrChange>
    </w:pPr>
    <w:rPr>
      <w:b/>
      <w:caps/>
      <w:rPrChange w:id="0" w:author="Elizabeth" w:date="2021-12-14T13:33:00Z">
        <w:rPr>
          <w:rFonts w:eastAsia="Calibri"/>
          <w:b/>
          <w:caps/>
          <w:sz w:val="24"/>
          <w:szCs w:val="22"/>
          <w:lang w:val="en-US" w:eastAsia="en-US" w:bidi="ar-SA"/>
        </w:rPr>
      </w:rPrChange>
    </w:rPr>
  </w:style>
  <w:style w:type="table" w:styleId="MediumList2-Accent1">
    <w:name w:val="Medium List 2 Accent 1"/>
    <w:basedOn w:val="TableNormal"/>
    <w:uiPriority w:val="66"/>
    <w:rsid w:val="00DB4883"/>
    <w:rPr>
      <w:rFonts w:ascii="Cambria" w:eastAsia="Times New Roman" w:hAnsi="Cambria"/>
      <w:color w:val="000000"/>
      <w:lang w:bidi="en-US"/>
    </w:rPr>
    <w:tblPr>
      <w:tblStyleRowBandSize w:val="1"/>
      <w:tblStyleColBandSize w:val="1"/>
      <w:tblBorders>
        <w:top w:val="single" w:sz="8" w:space="0" w:color="DDDDDD"/>
        <w:left w:val="single" w:sz="8" w:space="0" w:color="DDDDDD"/>
        <w:bottom w:val="single" w:sz="8" w:space="0" w:color="DDDDDD"/>
        <w:right w:val="single" w:sz="8" w:space="0" w:color="DDDDDD"/>
      </w:tblBorders>
    </w:tblPr>
    <w:tblStylePr w:type="firstRow">
      <w:rPr>
        <w:sz w:val="24"/>
        <w:szCs w:val="24"/>
      </w:rPr>
      <w:tblPr/>
      <w:tcPr>
        <w:tcBorders>
          <w:top w:val="nil"/>
          <w:left w:val="nil"/>
          <w:bottom w:val="single" w:sz="24" w:space="0" w:color="DDDDDD"/>
          <w:right w:val="nil"/>
          <w:insideH w:val="nil"/>
          <w:insideV w:val="nil"/>
        </w:tcBorders>
        <w:shd w:val="clear" w:color="auto" w:fill="FFFFFF"/>
      </w:tcPr>
    </w:tblStylePr>
    <w:tblStylePr w:type="lastRow">
      <w:tblPr/>
      <w:tcPr>
        <w:tcBorders>
          <w:top w:val="single" w:sz="8" w:space="0" w:color="DDDDDD"/>
          <w:left w:val="nil"/>
          <w:bottom w:val="nil"/>
          <w:right w:val="nil"/>
          <w:insideH w:val="nil"/>
          <w:insideV w:val="nil"/>
        </w:tcBorders>
        <w:shd w:val="clear" w:color="auto" w:fill="FFFFFF"/>
      </w:tcPr>
    </w:tblStylePr>
    <w:tblStylePr w:type="firstCol">
      <w:tblPr/>
      <w:tcPr>
        <w:tcBorders>
          <w:top w:val="nil"/>
          <w:left w:val="nil"/>
          <w:bottom w:val="nil"/>
          <w:right w:val="single" w:sz="8" w:space="0" w:color="DDDDDD"/>
          <w:insideH w:val="nil"/>
          <w:insideV w:val="nil"/>
        </w:tcBorders>
        <w:shd w:val="clear" w:color="auto" w:fill="FFFFFF"/>
      </w:tcPr>
    </w:tblStylePr>
    <w:tblStylePr w:type="lastCol">
      <w:tblPr/>
      <w:tcPr>
        <w:tcBorders>
          <w:top w:val="nil"/>
          <w:left w:val="single" w:sz="8" w:space="0" w:color="DDDDD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6F6F6"/>
      </w:tcPr>
    </w:tblStylePr>
    <w:tblStylePr w:type="band1Horz">
      <w:tblPr/>
      <w:tcPr>
        <w:tcBorders>
          <w:top w:val="nil"/>
          <w:bottom w:val="nil"/>
          <w:insideH w:val="nil"/>
          <w:insideV w:val="nil"/>
        </w:tcBorders>
        <w:shd w:val="clear" w:color="auto" w:fill="F6F6F6"/>
      </w:tcPr>
    </w:tblStylePr>
    <w:tblStylePr w:type="nwCell">
      <w:tblPr/>
      <w:tcPr>
        <w:shd w:val="clear" w:color="auto" w:fill="FFFFFF"/>
      </w:tcPr>
    </w:tblStylePr>
    <w:tblStylePr w:type="swCell">
      <w:tblPr/>
      <w:tcPr>
        <w:tcBorders>
          <w:top w:val="nil"/>
        </w:tcBorders>
      </w:tcPr>
    </w:tblStylePr>
  </w:style>
  <w:style w:type="paragraph" w:styleId="TableofFigures">
    <w:name w:val="table of figures"/>
    <w:basedOn w:val="Normal"/>
    <w:next w:val="Normal"/>
    <w:uiPriority w:val="99"/>
    <w:unhideWhenUsed/>
    <w:rsid w:val="003A0B20"/>
    <w:pPr>
      <w:ind w:firstLine="0"/>
    </w:pPr>
  </w:style>
  <w:style w:type="paragraph" w:styleId="Caption">
    <w:name w:val="caption"/>
    <w:basedOn w:val="Normal"/>
    <w:next w:val="Normal"/>
    <w:uiPriority w:val="35"/>
    <w:unhideWhenUsed/>
    <w:qFormat/>
    <w:rsid w:val="00FA4FF8"/>
    <w:pPr>
      <w:spacing w:line="240" w:lineRule="auto"/>
    </w:pPr>
    <w:rPr>
      <w:bCs/>
      <w:i/>
      <w:szCs w:val="18"/>
    </w:rPr>
  </w:style>
  <w:style w:type="character" w:customStyle="1" w:styleId="Heading2Char">
    <w:name w:val="Heading 2 Char"/>
    <w:link w:val="Heading2"/>
    <w:uiPriority w:val="9"/>
    <w:rsid w:val="00BA42D4"/>
    <w:rPr>
      <w:rFonts w:ascii="Times New Roman" w:eastAsia="Times New Roman" w:hAnsi="Times New Roman"/>
      <w:b/>
      <w:bCs/>
      <w:sz w:val="24"/>
      <w:szCs w:val="26"/>
    </w:rPr>
  </w:style>
  <w:style w:type="paragraph" w:styleId="TOC2">
    <w:name w:val="toc 2"/>
    <w:basedOn w:val="Normal"/>
    <w:next w:val="Normal"/>
    <w:autoRedefine/>
    <w:uiPriority w:val="39"/>
    <w:unhideWhenUsed/>
    <w:qFormat/>
    <w:rsid w:val="004E6443"/>
    <w:pPr>
      <w:tabs>
        <w:tab w:val="left" w:pos="1540"/>
        <w:tab w:val="right" w:leader="dot" w:pos="9350"/>
      </w:tabs>
      <w:spacing w:after="100"/>
      <w:ind w:left="220"/>
      <w:pPrChange w:id="1" w:author="Elizabeth" w:date="2021-12-14T13:33:00Z">
        <w:pPr>
          <w:spacing w:after="100" w:line="480" w:lineRule="auto"/>
          <w:ind w:left="220" w:firstLine="720"/>
        </w:pPr>
      </w:pPrChange>
    </w:pPr>
    <w:rPr>
      <w:b/>
      <w:rPrChange w:id="1" w:author="Elizabeth" w:date="2021-12-14T13:33:00Z">
        <w:rPr>
          <w:rFonts w:eastAsia="Calibri"/>
          <w:b/>
          <w:sz w:val="24"/>
          <w:szCs w:val="22"/>
          <w:lang w:val="en-US" w:eastAsia="en-US" w:bidi="ar-SA"/>
        </w:rPr>
      </w:rPrChange>
    </w:rPr>
  </w:style>
  <w:style w:type="character" w:customStyle="1" w:styleId="Heading3Char">
    <w:name w:val="Heading 3 Char"/>
    <w:link w:val="Heading3"/>
    <w:uiPriority w:val="9"/>
    <w:rsid w:val="00BA42D4"/>
    <w:rPr>
      <w:rFonts w:ascii="Times New Roman" w:eastAsia="Times New Roman" w:hAnsi="Times New Roman" w:cstheme="minorHAnsi"/>
      <w:b/>
      <w:bCs/>
      <w:i/>
      <w:sz w:val="24"/>
      <w:szCs w:val="22"/>
    </w:rPr>
  </w:style>
  <w:style w:type="paragraph" w:styleId="TOC3">
    <w:name w:val="toc 3"/>
    <w:basedOn w:val="Normal"/>
    <w:next w:val="Normal"/>
    <w:autoRedefine/>
    <w:uiPriority w:val="39"/>
    <w:unhideWhenUsed/>
    <w:qFormat/>
    <w:rsid w:val="0020108C"/>
    <w:pPr>
      <w:spacing w:after="100"/>
      <w:ind w:left="440"/>
    </w:pPr>
    <w:rPr>
      <w:b/>
      <w:i/>
    </w:rPr>
  </w:style>
  <w:style w:type="paragraph" w:styleId="ListParagraph">
    <w:name w:val="List Paragraph"/>
    <w:basedOn w:val="Normal"/>
    <w:uiPriority w:val="34"/>
    <w:qFormat/>
    <w:rsid w:val="005657E3"/>
    <w:pPr>
      <w:ind w:left="720"/>
      <w:contextualSpacing/>
    </w:pPr>
  </w:style>
  <w:style w:type="character" w:customStyle="1" w:styleId="Heading4Char">
    <w:name w:val="Heading 4 Char"/>
    <w:link w:val="Heading4"/>
    <w:uiPriority w:val="9"/>
    <w:rsid w:val="00BA42D4"/>
    <w:rPr>
      <w:rFonts w:ascii="Times New Roman" w:eastAsia="Times New Roman" w:hAnsi="Times New Roman"/>
      <w:b/>
      <w:bCs/>
      <w:i/>
      <w:iCs/>
      <w:sz w:val="24"/>
      <w:szCs w:val="22"/>
    </w:rPr>
  </w:style>
  <w:style w:type="character" w:customStyle="1" w:styleId="Heading5Char">
    <w:name w:val="Heading 5 Char"/>
    <w:link w:val="Heading5"/>
    <w:uiPriority w:val="9"/>
    <w:semiHidden/>
    <w:rsid w:val="00BA42D4"/>
    <w:rPr>
      <w:rFonts w:ascii="Times New Roman" w:eastAsia="Times New Roman" w:hAnsi="Times New Roman"/>
      <w:sz w:val="24"/>
      <w:szCs w:val="22"/>
    </w:rPr>
  </w:style>
  <w:style w:type="character" w:customStyle="1" w:styleId="Heading6Char">
    <w:name w:val="Heading 6 Char"/>
    <w:link w:val="Heading6"/>
    <w:uiPriority w:val="9"/>
    <w:semiHidden/>
    <w:rsid w:val="00F743B6"/>
    <w:rPr>
      <w:rFonts w:ascii="Cambria" w:eastAsia="Times New Roman" w:hAnsi="Cambria" w:cs="Times New Roman"/>
      <w:i/>
      <w:iCs/>
      <w:color w:val="6E6E6E"/>
    </w:rPr>
  </w:style>
  <w:style w:type="character" w:customStyle="1" w:styleId="Heading7Char">
    <w:name w:val="Heading 7 Char"/>
    <w:link w:val="Heading7"/>
    <w:uiPriority w:val="9"/>
    <w:semiHidden/>
    <w:rsid w:val="00F743B6"/>
    <w:rPr>
      <w:rFonts w:ascii="Cambria" w:eastAsia="Times New Roman" w:hAnsi="Cambria" w:cs="Times New Roman"/>
      <w:i/>
      <w:iCs/>
      <w:color w:val="404040"/>
    </w:rPr>
  </w:style>
  <w:style w:type="character" w:customStyle="1" w:styleId="Heading8Char">
    <w:name w:val="Heading 8 Char"/>
    <w:link w:val="Heading8"/>
    <w:uiPriority w:val="9"/>
    <w:semiHidden/>
    <w:rsid w:val="00F743B6"/>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F743B6"/>
    <w:rPr>
      <w:rFonts w:ascii="Cambria" w:eastAsia="Times New Roman" w:hAnsi="Cambria" w:cs="Times New Roman"/>
      <w:i/>
      <w:iCs/>
      <w:color w:val="404040"/>
      <w:sz w:val="20"/>
      <w:szCs w:val="20"/>
    </w:rPr>
  </w:style>
  <w:style w:type="table" w:customStyle="1" w:styleId="LightList1">
    <w:name w:val="Light List1"/>
    <w:basedOn w:val="TableNormal"/>
    <w:uiPriority w:val="61"/>
    <w:rsid w:val="0079311E"/>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oSpacing">
    <w:name w:val="No Spacing"/>
    <w:uiPriority w:val="1"/>
    <w:qFormat/>
    <w:rsid w:val="00EC103B"/>
    <w:pPr>
      <w:ind w:firstLine="720"/>
    </w:pPr>
    <w:rPr>
      <w:rFonts w:ascii="Times New Roman" w:hAnsi="Times New Roman"/>
      <w:sz w:val="24"/>
      <w:szCs w:val="22"/>
    </w:rPr>
  </w:style>
  <w:style w:type="character" w:styleId="CommentReference">
    <w:name w:val="annotation reference"/>
    <w:basedOn w:val="DefaultParagraphFont"/>
    <w:uiPriority w:val="99"/>
    <w:semiHidden/>
    <w:unhideWhenUsed/>
    <w:rsid w:val="00202CE1"/>
    <w:rPr>
      <w:sz w:val="16"/>
      <w:szCs w:val="16"/>
    </w:rPr>
  </w:style>
  <w:style w:type="paragraph" w:styleId="CommentText">
    <w:name w:val="annotation text"/>
    <w:basedOn w:val="Normal"/>
    <w:link w:val="CommentTextChar"/>
    <w:uiPriority w:val="99"/>
    <w:unhideWhenUsed/>
    <w:rsid w:val="00202CE1"/>
    <w:pPr>
      <w:spacing w:line="240" w:lineRule="auto"/>
    </w:pPr>
    <w:rPr>
      <w:sz w:val="20"/>
      <w:szCs w:val="20"/>
    </w:rPr>
  </w:style>
  <w:style w:type="character" w:customStyle="1" w:styleId="CommentTextChar">
    <w:name w:val="Comment Text Char"/>
    <w:basedOn w:val="DefaultParagraphFont"/>
    <w:link w:val="CommentText"/>
    <w:uiPriority w:val="99"/>
    <w:rsid w:val="00202CE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02CE1"/>
    <w:rPr>
      <w:b/>
      <w:bCs/>
    </w:rPr>
  </w:style>
  <w:style w:type="character" w:customStyle="1" w:styleId="CommentSubjectChar">
    <w:name w:val="Comment Subject Char"/>
    <w:basedOn w:val="CommentTextChar"/>
    <w:link w:val="CommentSubject"/>
    <w:uiPriority w:val="99"/>
    <w:semiHidden/>
    <w:rsid w:val="00202CE1"/>
    <w:rPr>
      <w:rFonts w:ascii="Times New Roman" w:hAnsi="Times New Roman"/>
      <w:b/>
      <w:bCs/>
    </w:rPr>
  </w:style>
  <w:style w:type="paragraph" w:styleId="Index2">
    <w:name w:val="index 2"/>
    <w:basedOn w:val="Normal"/>
    <w:next w:val="Normal"/>
    <w:autoRedefine/>
    <w:uiPriority w:val="99"/>
    <w:semiHidden/>
    <w:unhideWhenUsed/>
    <w:rsid w:val="006E1DEB"/>
    <w:pPr>
      <w:spacing w:line="240" w:lineRule="auto"/>
      <w:ind w:left="480" w:hanging="240"/>
    </w:pPr>
  </w:style>
  <w:style w:type="paragraph" w:styleId="FootnoteText">
    <w:name w:val="footnote text"/>
    <w:basedOn w:val="Normal"/>
    <w:link w:val="FootnoteTextChar"/>
    <w:uiPriority w:val="99"/>
    <w:unhideWhenUsed/>
    <w:rsid w:val="00C1650E"/>
    <w:pPr>
      <w:spacing w:line="240" w:lineRule="auto"/>
      <w:ind w:firstLine="0"/>
    </w:pPr>
    <w:rPr>
      <w:rFonts w:eastAsiaTheme="minorHAnsi"/>
      <w:sz w:val="20"/>
      <w:szCs w:val="20"/>
    </w:rPr>
  </w:style>
  <w:style w:type="character" w:customStyle="1" w:styleId="FootnoteTextChar">
    <w:name w:val="Footnote Text Char"/>
    <w:basedOn w:val="DefaultParagraphFont"/>
    <w:link w:val="FootnoteText"/>
    <w:uiPriority w:val="99"/>
    <w:rsid w:val="00C1650E"/>
    <w:rPr>
      <w:rFonts w:ascii="Times New Roman" w:eastAsiaTheme="minorHAnsi" w:hAnsi="Times New Roman"/>
    </w:rPr>
  </w:style>
  <w:style w:type="character" w:styleId="FootnoteReference">
    <w:name w:val="footnote reference"/>
    <w:basedOn w:val="DefaultParagraphFont"/>
    <w:uiPriority w:val="99"/>
    <w:semiHidden/>
    <w:unhideWhenUsed/>
    <w:rsid w:val="00C1650E"/>
    <w:rPr>
      <w:vertAlign w:val="superscript"/>
    </w:rPr>
  </w:style>
  <w:style w:type="paragraph" w:styleId="EndnoteText">
    <w:name w:val="endnote text"/>
    <w:basedOn w:val="Normal"/>
    <w:link w:val="EndnoteTextChar"/>
    <w:uiPriority w:val="99"/>
    <w:semiHidden/>
    <w:unhideWhenUsed/>
    <w:rsid w:val="005D5295"/>
    <w:pPr>
      <w:spacing w:line="240" w:lineRule="auto"/>
    </w:pPr>
    <w:rPr>
      <w:sz w:val="20"/>
      <w:szCs w:val="20"/>
    </w:rPr>
  </w:style>
  <w:style w:type="character" w:customStyle="1" w:styleId="EndnoteTextChar">
    <w:name w:val="Endnote Text Char"/>
    <w:basedOn w:val="DefaultParagraphFont"/>
    <w:link w:val="EndnoteText"/>
    <w:uiPriority w:val="99"/>
    <w:semiHidden/>
    <w:rsid w:val="005D5295"/>
    <w:rPr>
      <w:rFonts w:ascii="Times New Roman" w:hAnsi="Times New Roman"/>
    </w:rPr>
  </w:style>
  <w:style w:type="character" w:styleId="EndnoteReference">
    <w:name w:val="endnote reference"/>
    <w:basedOn w:val="DefaultParagraphFont"/>
    <w:uiPriority w:val="99"/>
    <w:semiHidden/>
    <w:unhideWhenUsed/>
    <w:rsid w:val="005D5295"/>
    <w:rPr>
      <w:vertAlign w:val="superscript"/>
    </w:rPr>
  </w:style>
  <w:style w:type="paragraph" w:customStyle="1" w:styleId="EndNoteBibliographyTitle">
    <w:name w:val="EndNote Bibliography Title"/>
    <w:basedOn w:val="Normal"/>
    <w:link w:val="EndNoteBibliographyTitleChar"/>
    <w:rsid w:val="005D5295"/>
    <w:pPr>
      <w:jc w:val="center"/>
    </w:pPr>
    <w:rPr>
      <w:noProof/>
    </w:rPr>
  </w:style>
  <w:style w:type="character" w:customStyle="1" w:styleId="EndNoteBibliographyTitleChar">
    <w:name w:val="EndNote Bibliography Title Char"/>
    <w:basedOn w:val="FootnoteTextChar"/>
    <w:link w:val="EndNoteBibliographyTitle"/>
    <w:rsid w:val="005D5295"/>
    <w:rPr>
      <w:rFonts w:ascii="Times New Roman" w:eastAsiaTheme="minorHAnsi" w:hAnsi="Times New Roman"/>
      <w:noProof/>
      <w:sz w:val="24"/>
      <w:szCs w:val="22"/>
    </w:rPr>
  </w:style>
  <w:style w:type="paragraph" w:customStyle="1" w:styleId="EndNoteBibliography">
    <w:name w:val="EndNote Bibliography"/>
    <w:basedOn w:val="Normal"/>
    <w:link w:val="EndNoteBibliographyChar"/>
    <w:rsid w:val="005D5295"/>
    <w:pPr>
      <w:spacing w:line="240" w:lineRule="auto"/>
    </w:pPr>
    <w:rPr>
      <w:noProof/>
    </w:rPr>
  </w:style>
  <w:style w:type="character" w:customStyle="1" w:styleId="EndNoteBibliographyChar">
    <w:name w:val="EndNote Bibliography Char"/>
    <w:basedOn w:val="FootnoteTextChar"/>
    <w:link w:val="EndNoteBibliography"/>
    <w:rsid w:val="005D5295"/>
    <w:rPr>
      <w:rFonts w:ascii="Times New Roman" w:eastAsiaTheme="minorHAnsi" w:hAnsi="Times New Roman"/>
      <w:noProof/>
      <w:sz w:val="24"/>
      <w:szCs w:val="22"/>
    </w:rPr>
  </w:style>
  <w:style w:type="paragraph" w:styleId="BodyText">
    <w:name w:val="Body Text"/>
    <w:basedOn w:val="Normal"/>
    <w:link w:val="BodyTextChar"/>
    <w:uiPriority w:val="99"/>
    <w:unhideWhenUsed/>
    <w:rsid w:val="005A6A34"/>
    <w:pPr>
      <w:ind w:firstLine="0"/>
    </w:pPr>
  </w:style>
  <w:style w:type="character" w:customStyle="1" w:styleId="BodyTextChar">
    <w:name w:val="Body Text Char"/>
    <w:basedOn w:val="DefaultParagraphFont"/>
    <w:link w:val="BodyText"/>
    <w:uiPriority w:val="99"/>
    <w:rsid w:val="005A6A34"/>
    <w:rPr>
      <w:rFonts w:ascii="Times New Roman" w:hAnsi="Times New Roman"/>
      <w:sz w:val="24"/>
      <w:szCs w:val="22"/>
    </w:rPr>
  </w:style>
  <w:style w:type="paragraph" w:styleId="Revision">
    <w:name w:val="Revision"/>
    <w:hidden/>
    <w:uiPriority w:val="99"/>
    <w:semiHidden/>
    <w:rsid w:val="00B46D63"/>
    <w:rPr>
      <w:rFonts w:ascii="Times New Roman" w:hAnsi="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437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image" Target="media/image7.jpg"/><Relationship Id="rId3" Type="http://schemas.openxmlformats.org/officeDocument/2006/relationships/customXml" Target="../customXml/item3.xml"/><Relationship Id="rId21" Type="http://schemas.microsoft.com/office/2018/08/relationships/commentsExtensible" Target="commentsExtensible.xm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jpg"/><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jpg"/><Relationship Id="rId20" Type="http://schemas.microsoft.com/office/2016/09/relationships/commentsIds" Target="commentsIds.xm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jpg"/><Relationship Id="rId10" Type="http://schemas.openxmlformats.org/officeDocument/2006/relationships/footnotes" Target="footnotes.xml"/><Relationship Id="rId19" Type="http://schemas.microsoft.com/office/2011/relationships/commentsExtended" Target="commentsExtended.xml"/><Relationship Id="rId31" Type="http://schemas.openxmlformats.org/officeDocument/2006/relationships/image" Target="media/image12.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6EDD2F634B1140820B7AEB8513E63D" ma:contentTypeVersion="14" ma:contentTypeDescription="Create a new document." ma:contentTypeScope="" ma:versionID="0b0ba92cedde0cbb1a97af7422433350">
  <xsd:schema xmlns:xsd="http://www.w3.org/2001/XMLSchema" xmlns:xs="http://www.w3.org/2001/XMLSchema" xmlns:p="http://schemas.microsoft.com/office/2006/metadata/properties" xmlns:ns3="887226c4-8c31-42dc-8f02-65a131656868" xmlns:ns4="2379b786-7f78-45a5-9c15-fe3ecab0bb28" targetNamespace="http://schemas.microsoft.com/office/2006/metadata/properties" ma:root="true" ma:fieldsID="383560f562ab729e95946caa4b0a6b67" ns3:_="" ns4:_="">
    <xsd:import namespace="887226c4-8c31-42dc-8f02-65a131656868"/>
    <xsd:import namespace="2379b786-7f78-45a5-9c15-fe3ecab0bb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7226c4-8c31-42dc-8f02-65a131656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79b786-7f78-45a5-9c15-fe3ecab0bb2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CHICAGO.XSL" StyleName="Chicago" Version="1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6C9224-C9AD-4D49-B11F-68E52FE743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7226c4-8c31-42dc-8f02-65a131656868"/>
    <ds:schemaRef ds:uri="2379b786-7f78-45a5-9c15-fe3ecab0bb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745447-E4E9-45EE-BFA7-B827D0E02678}">
  <ds:schemaRefs>
    <ds:schemaRef ds:uri="http://schemas.microsoft.com/sharepoint/v3/contenttype/forms"/>
  </ds:schemaRefs>
</ds:datastoreItem>
</file>

<file path=customXml/itemProps4.xml><?xml version="1.0" encoding="utf-8"?>
<ds:datastoreItem xmlns:ds="http://schemas.openxmlformats.org/officeDocument/2006/customXml" ds:itemID="{BE4964CB-F97D-4FDE-9EBB-494FF37809D1}">
  <ds:schemaRefs>
    <ds:schemaRef ds:uri="http://schemas.openxmlformats.org/officeDocument/2006/bibliography"/>
  </ds:schemaRefs>
</ds:datastoreItem>
</file>

<file path=customXml/itemProps5.xml><?xml version="1.0" encoding="utf-8"?>
<ds:datastoreItem xmlns:ds="http://schemas.openxmlformats.org/officeDocument/2006/customXml" ds:itemID="{03D06FD0-267A-4688-B7CE-24CF414E8F3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5280</TotalTime>
  <Pages>49</Pages>
  <Words>14348</Words>
  <Characters>81790</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MANUSCRIPT TITLE</vt:lpstr>
    </vt:vector>
  </TitlesOfParts>
  <Company/>
  <LinksUpToDate>false</LinksUpToDate>
  <CharactersWithSpaces>95947</CharactersWithSpaces>
  <SharedDoc>false</SharedDoc>
  <HLinks>
    <vt:vector size="132" baseType="variant">
      <vt:variant>
        <vt:i4>1572927</vt:i4>
      </vt:variant>
      <vt:variant>
        <vt:i4>134</vt:i4>
      </vt:variant>
      <vt:variant>
        <vt:i4>0</vt:i4>
      </vt:variant>
      <vt:variant>
        <vt:i4>5</vt:i4>
      </vt:variant>
      <vt:variant>
        <vt:lpwstr/>
      </vt:variant>
      <vt:variant>
        <vt:lpwstr>_Toc248308500</vt:lpwstr>
      </vt:variant>
      <vt:variant>
        <vt:i4>1114174</vt:i4>
      </vt:variant>
      <vt:variant>
        <vt:i4>128</vt:i4>
      </vt:variant>
      <vt:variant>
        <vt:i4>0</vt:i4>
      </vt:variant>
      <vt:variant>
        <vt:i4>5</vt:i4>
      </vt:variant>
      <vt:variant>
        <vt:lpwstr/>
      </vt:variant>
      <vt:variant>
        <vt:lpwstr>_Toc248308499</vt:lpwstr>
      </vt:variant>
      <vt:variant>
        <vt:i4>1769534</vt:i4>
      </vt:variant>
      <vt:variant>
        <vt:i4>119</vt:i4>
      </vt:variant>
      <vt:variant>
        <vt:i4>0</vt:i4>
      </vt:variant>
      <vt:variant>
        <vt:i4>5</vt:i4>
      </vt:variant>
      <vt:variant>
        <vt:lpwstr/>
      </vt:variant>
      <vt:variant>
        <vt:lpwstr>_Toc248308433</vt:lpwstr>
      </vt:variant>
      <vt:variant>
        <vt:i4>1769534</vt:i4>
      </vt:variant>
      <vt:variant>
        <vt:i4>113</vt:i4>
      </vt:variant>
      <vt:variant>
        <vt:i4>0</vt:i4>
      </vt:variant>
      <vt:variant>
        <vt:i4>5</vt:i4>
      </vt:variant>
      <vt:variant>
        <vt:lpwstr/>
      </vt:variant>
      <vt:variant>
        <vt:lpwstr>_Toc248308432</vt:lpwstr>
      </vt:variant>
      <vt:variant>
        <vt:i4>1703987</vt:i4>
      </vt:variant>
      <vt:variant>
        <vt:i4>104</vt:i4>
      </vt:variant>
      <vt:variant>
        <vt:i4>0</vt:i4>
      </vt:variant>
      <vt:variant>
        <vt:i4>5</vt:i4>
      </vt:variant>
      <vt:variant>
        <vt:lpwstr/>
      </vt:variant>
      <vt:variant>
        <vt:lpwstr>_Toc248308928</vt:lpwstr>
      </vt:variant>
      <vt:variant>
        <vt:i4>1703987</vt:i4>
      </vt:variant>
      <vt:variant>
        <vt:i4>98</vt:i4>
      </vt:variant>
      <vt:variant>
        <vt:i4>0</vt:i4>
      </vt:variant>
      <vt:variant>
        <vt:i4>5</vt:i4>
      </vt:variant>
      <vt:variant>
        <vt:lpwstr/>
      </vt:variant>
      <vt:variant>
        <vt:lpwstr>_Toc248308927</vt:lpwstr>
      </vt:variant>
      <vt:variant>
        <vt:i4>1703987</vt:i4>
      </vt:variant>
      <vt:variant>
        <vt:i4>92</vt:i4>
      </vt:variant>
      <vt:variant>
        <vt:i4>0</vt:i4>
      </vt:variant>
      <vt:variant>
        <vt:i4>5</vt:i4>
      </vt:variant>
      <vt:variant>
        <vt:lpwstr/>
      </vt:variant>
      <vt:variant>
        <vt:lpwstr>_Toc248308926</vt:lpwstr>
      </vt:variant>
      <vt:variant>
        <vt:i4>1703987</vt:i4>
      </vt:variant>
      <vt:variant>
        <vt:i4>86</vt:i4>
      </vt:variant>
      <vt:variant>
        <vt:i4>0</vt:i4>
      </vt:variant>
      <vt:variant>
        <vt:i4>5</vt:i4>
      </vt:variant>
      <vt:variant>
        <vt:lpwstr/>
      </vt:variant>
      <vt:variant>
        <vt:lpwstr>_Toc248308925</vt:lpwstr>
      </vt:variant>
      <vt:variant>
        <vt:i4>1703987</vt:i4>
      </vt:variant>
      <vt:variant>
        <vt:i4>80</vt:i4>
      </vt:variant>
      <vt:variant>
        <vt:i4>0</vt:i4>
      </vt:variant>
      <vt:variant>
        <vt:i4>5</vt:i4>
      </vt:variant>
      <vt:variant>
        <vt:lpwstr/>
      </vt:variant>
      <vt:variant>
        <vt:lpwstr>_Toc248308924</vt:lpwstr>
      </vt:variant>
      <vt:variant>
        <vt:i4>1703987</vt:i4>
      </vt:variant>
      <vt:variant>
        <vt:i4>74</vt:i4>
      </vt:variant>
      <vt:variant>
        <vt:i4>0</vt:i4>
      </vt:variant>
      <vt:variant>
        <vt:i4>5</vt:i4>
      </vt:variant>
      <vt:variant>
        <vt:lpwstr/>
      </vt:variant>
      <vt:variant>
        <vt:lpwstr>_Toc248308923</vt:lpwstr>
      </vt:variant>
      <vt:variant>
        <vt:i4>1703987</vt:i4>
      </vt:variant>
      <vt:variant>
        <vt:i4>68</vt:i4>
      </vt:variant>
      <vt:variant>
        <vt:i4>0</vt:i4>
      </vt:variant>
      <vt:variant>
        <vt:i4>5</vt:i4>
      </vt:variant>
      <vt:variant>
        <vt:lpwstr/>
      </vt:variant>
      <vt:variant>
        <vt:lpwstr>_Toc248308922</vt:lpwstr>
      </vt:variant>
      <vt:variant>
        <vt:i4>1703987</vt:i4>
      </vt:variant>
      <vt:variant>
        <vt:i4>62</vt:i4>
      </vt:variant>
      <vt:variant>
        <vt:i4>0</vt:i4>
      </vt:variant>
      <vt:variant>
        <vt:i4>5</vt:i4>
      </vt:variant>
      <vt:variant>
        <vt:lpwstr/>
      </vt:variant>
      <vt:variant>
        <vt:lpwstr>_Toc248308921</vt:lpwstr>
      </vt:variant>
      <vt:variant>
        <vt:i4>1703987</vt:i4>
      </vt:variant>
      <vt:variant>
        <vt:i4>56</vt:i4>
      </vt:variant>
      <vt:variant>
        <vt:i4>0</vt:i4>
      </vt:variant>
      <vt:variant>
        <vt:i4>5</vt:i4>
      </vt:variant>
      <vt:variant>
        <vt:lpwstr/>
      </vt:variant>
      <vt:variant>
        <vt:lpwstr>_Toc248308920</vt:lpwstr>
      </vt:variant>
      <vt:variant>
        <vt:i4>1638451</vt:i4>
      </vt:variant>
      <vt:variant>
        <vt:i4>50</vt:i4>
      </vt:variant>
      <vt:variant>
        <vt:i4>0</vt:i4>
      </vt:variant>
      <vt:variant>
        <vt:i4>5</vt:i4>
      </vt:variant>
      <vt:variant>
        <vt:lpwstr/>
      </vt:variant>
      <vt:variant>
        <vt:lpwstr>_Toc248308919</vt:lpwstr>
      </vt:variant>
      <vt:variant>
        <vt:i4>1638451</vt:i4>
      </vt:variant>
      <vt:variant>
        <vt:i4>44</vt:i4>
      </vt:variant>
      <vt:variant>
        <vt:i4>0</vt:i4>
      </vt:variant>
      <vt:variant>
        <vt:i4>5</vt:i4>
      </vt:variant>
      <vt:variant>
        <vt:lpwstr/>
      </vt:variant>
      <vt:variant>
        <vt:lpwstr>_Toc248308918</vt:lpwstr>
      </vt:variant>
      <vt:variant>
        <vt:i4>1638451</vt:i4>
      </vt:variant>
      <vt:variant>
        <vt:i4>38</vt:i4>
      </vt:variant>
      <vt:variant>
        <vt:i4>0</vt:i4>
      </vt:variant>
      <vt:variant>
        <vt:i4>5</vt:i4>
      </vt:variant>
      <vt:variant>
        <vt:lpwstr/>
      </vt:variant>
      <vt:variant>
        <vt:lpwstr>_Toc248308917</vt:lpwstr>
      </vt:variant>
      <vt:variant>
        <vt:i4>1638451</vt:i4>
      </vt:variant>
      <vt:variant>
        <vt:i4>32</vt:i4>
      </vt:variant>
      <vt:variant>
        <vt:i4>0</vt:i4>
      </vt:variant>
      <vt:variant>
        <vt:i4>5</vt:i4>
      </vt:variant>
      <vt:variant>
        <vt:lpwstr/>
      </vt:variant>
      <vt:variant>
        <vt:lpwstr>_Toc248308916</vt:lpwstr>
      </vt:variant>
      <vt:variant>
        <vt:i4>1638451</vt:i4>
      </vt:variant>
      <vt:variant>
        <vt:i4>26</vt:i4>
      </vt:variant>
      <vt:variant>
        <vt:i4>0</vt:i4>
      </vt:variant>
      <vt:variant>
        <vt:i4>5</vt:i4>
      </vt:variant>
      <vt:variant>
        <vt:lpwstr/>
      </vt:variant>
      <vt:variant>
        <vt:lpwstr>_Toc248308915</vt:lpwstr>
      </vt:variant>
      <vt:variant>
        <vt:i4>1638451</vt:i4>
      </vt:variant>
      <vt:variant>
        <vt:i4>20</vt:i4>
      </vt:variant>
      <vt:variant>
        <vt:i4>0</vt:i4>
      </vt:variant>
      <vt:variant>
        <vt:i4>5</vt:i4>
      </vt:variant>
      <vt:variant>
        <vt:lpwstr/>
      </vt:variant>
      <vt:variant>
        <vt:lpwstr>_Toc248308914</vt:lpwstr>
      </vt:variant>
      <vt:variant>
        <vt:i4>1638451</vt:i4>
      </vt:variant>
      <vt:variant>
        <vt:i4>14</vt:i4>
      </vt:variant>
      <vt:variant>
        <vt:i4>0</vt:i4>
      </vt:variant>
      <vt:variant>
        <vt:i4>5</vt:i4>
      </vt:variant>
      <vt:variant>
        <vt:lpwstr/>
      </vt:variant>
      <vt:variant>
        <vt:lpwstr>_Toc248308913</vt:lpwstr>
      </vt:variant>
      <vt:variant>
        <vt:i4>1638451</vt:i4>
      </vt:variant>
      <vt:variant>
        <vt:i4>8</vt:i4>
      </vt:variant>
      <vt:variant>
        <vt:i4>0</vt:i4>
      </vt:variant>
      <vt:variant>
        <vt:i4>5</vt:i4>
      </vt:variant>
      <vt:variant>
        <vt:lpwstr/>
      </vt:variant>
      <vt:variant>
        <vt:lpwstr>_Toc248308912</vt:lpwstr>
      </vt:variant>
      <vt:variant>
        <vt:i4>1638451</vt:i4>
      </vt:variant>
      <vt:variant>
        <vt:i4>2</vt:i4>
      </vt:variant>
      <vt:variant>
        <vt:i4>0</vt:i4>
      </vt:variant>
      <vt:variant>
        <vt:i4>5</vt:i4>
      </vt:variant>
      <vt:variant>
        <vt:lpwstr/>
      </vt:variant>
      <vt:variant>
        <vt:lpwstr>_Toc248308911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TITLE</dc:title>
  <dc:subject/>
  <dc:creator>FIRST NAME LAST NAME</dc:creator>
  <cp:keywords/>
  <dc:description/>
  <cp:lastModifiedBy>Elizabeth</cp:lastModifiedBy>
  <cp:revision>22</cp:revision>
  <cp:lastPrinted>2009-08-21T18:26:00Z</cp:lastPrinted>
  <dcterms:created xsi:type="dcterms:W3CDTF">2022-04-14T20:23:00Z</dcterms:created>
  <dcterms:modified xsi:type="dcterms:W3CDTF">2022-04-18T20:55:00Z</dcterms:modified>
  <cp:category>Level and Degree Title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0x010100EF6EDD2F634B1140820B7AEB8513E63D</vt:lpwstr>
  </property>
</Properties>
</file>