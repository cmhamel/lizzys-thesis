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63AA6F35"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Dongoski</w:t>
      </w:r>
      <w:r w:rsidR="0048666C">
        <w:rPr>
          <w:szCs w:val="24"/>
          <w:highlight w:val="yellow"/>
        </w:rPr>
        <w:t>, MA/PhD</w:t>
      </w:r>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241B5D76" w:rsidR="00EE7231" w:rsidRPr="004B5E37" w:rsidRDefault="001B1952" w:rsidP="00574AFB">
      <w:ins w:id="2"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3" w:author="Elizabeth Ann Storm" w:date="2021-12-14T10:49:00Z">
        <w:r>
          <w:t>I</w:t>
        </w:r>
      </w:ins>
      <w:ins w:id="4" w:author="Elizabeth Ann Storm" w:date="2021-12-14T10:46:00Z">
        <w:r>
          <w:t xml:space="preserve"> </w:t>
        </w:r>
      </w:ins>
      <w:ins w:id="5" w:author="Elizabeth Ann Storm" w:date="2021-12-14T10:49:00Z">
        <w:r>
          <w:t>look</w:t>
        </w:r>
      </w:ins>
      <w:ins w:id="6" w:author="Elizabeth Ann Storm" w:date="2021-12-14T10:46:00Z">
        <w:r>
          <w:t xml:space="preserve"> at static and dynamic representations of stripped-down patterns modeled from nature; like circular bursts, splintering branches, or the meander of a wave. The action-based works on paper leverage invisible forces and signal to permanency and physical embodiment, deepened through an engagement with </w:t>
        </w:r>
      </w:ins>
      <w:ins w:id="7" w:author="Elizabeth" w:date="2022-03-28T09:53:00Z">
        <w:r w:rsidR="00242757">
          <w:t>archetypal</w:t>
        </w:r>
      </w:ins>
      <w:ins w:id="8" w:author="Elizabeth Ann Storm" w:date="2021-12-14T10:46:00Z">
        <w:del w:id="9" w:author="Elizabeth" w:date="2022-03-28T09:53:00Z">
          <w:r w:rsidDel="00242757">
            <w:delText>local, handmade, and recycled</w:delText>
          </w:r>
        </w:del>
        <w:r>
          <w:t xml:space="preserve"> materials. Time-based media renders an altogether separate point of view. Presenting documentary footage alongside artifacts of this abstraction practice, I </w:t>
        </w:r>
        <w:r>
          <w:lastRenderedPageBreak/>
          <w:t>speculate on the role sensing and recording technologies have in altering perceptions and observations of reality</w:t>
        </w:r>
      </w:ins>
      <w:del w:id="10" w:author="Elizabeth Ann Storm" w:date="2021-12-12T15:08:00Z">
        <w:r w:rsidR="004B5E37" w:rsidRPr="00A85C00" w:rsidDel="00727B35">
          <w:delText>N</w:delText>
        </w:r>
      </w:del>
      <w:del w:id="11" w:author="Elizabeth Ann Storm" w:date="2021-12-12T15:17:00Z">
        <w:r w:rsidR="004B5E37" w:rsidRPr="00A85C00" w:rsidDel="00A73874">
          <w:delText>ature’s myriad forms</w:delText>
        </w:r>
      </w:del>
      <w:del w:id="12" w:author="Elizabeth Ann Storm" w:date="2021-12-12T15:08:00Z">
        <w:r w:rsidR="004B5E37" w:rsidRPr="00A85C00" w:rsidDel="00DC38C7">
          <w:delText xml:space="preserve"> </w:delText>
        </w:r>
      </w:del>
      <w:del w:id="13" w:author="Elizabeth Ann Storm" w:date="2021-12-12T15:42:00Z">
        <w:r w:rsidR="004B5E37" w:rsidRPr="00A85C00" w:rsidDel="004C5107">
          <w:delText>a</w:delText>
        </w:r>
      </w:del>
      <w:del w:id="14" w:author="Elizabeth Ann Storm" w:date="2021-12-14T10:46:00Z">
        <w:r w:rsidR="004B5E37" w:rsidRPr="00A85C00" w:rsidDel="001B1952">
          <w:delText xml:space="preserve">ppear simultaneously </w:delText>
        </w:r>
      </w:del>
      <w:del w:id="15" w:author="Elizabeth Ann Storm" w:date="2021-12-13T13:18:00Z">
        <w:r w:rsidR="004B5E37" w:rsidRPr="00A85C00" w:rsidDel="00931670">
          <w:delText xml:space="preserve">eternal </w:delText>
        </w:r>
      </w:del>
      <w:del w:id="16" w:author="Elizabeth Ann Storm" w:date="2021-12-14T10:46:00Z">
        <w:r w:rsidR="004B5E37" w:rsidRPr="00A85C00" w:rsidDel="001B1952">
          <w:delText xml:space="preserve">and </w:delText>
        </w:r>
      </w:del>
      <w:del w:id="17" w:author="Elizabeth Ann Storm" w:date="2021-12-12T15:21:00Z">
        <w:r w:rsidR="004B5E37" w:rsidRPr="00A85C00" w:rsidDel="00E37806">
          <w:delText>impermanent</w:delText>
        </w:r>
      </w:del>
      <w:del w:id="18" w:author="Elizabeth Ann Storm" w:date="2021-12-12T15:20:00Z">
        <w:r w:rsidR="004B5E37" w:rsidRPr="00A85C00" w:rsidDel="00C631DD">
          <w:delText xml:space="preserve">. </w:delText>
        </w:r>
      </w:del>
      <w:del w:id="19" w:author="Elizabeth Ann Storm" w:date="2021-12-12T15:10:00Z">
        <w:r w:rsidR="004B5E37" w:rsidRPr="00A85C00" w:rsidDel="00251C04">
          <w:delText>F</w:delText>
        </w:r>
      </w:del>
      <w:del w:id="20" w:author="Elizabeth Ann Storm" w:date="2021-12-12T15:20:00Z">
        <w:r w:rsidR="004B5E37" w:rsidRPr="00A85C00" w:rsidDel="00C631DD">
          <w:delText>leeting and temporal</w:delText>
        </w:r>
      </w:del>
      <w:del w:id="21" w:author="Elizabeth Ann Storm" w:date="2021-12-12T15:10:00Z">
        <w:r w:rsidR="004B5E37" w:rsidRPr="00A85C00" w:rsidDel="00251C04">
          <w:delText>, concrete and timeless</w:delText>
        </w:r>
      </w:del>
      <w:del w:id="22" w:author="Elizabeth Ann Storm" w:date="2021-12-12T15:09:00Z">
        <w:r w:rsidR="004B5E37" w:rsidRPr="00A85C00" w:rsidDel="00F87895">
          <w:delText xml:space="preserve">, </w:delText>
        </w:r>
      </w:del>
      <w:del w:id="23" w:author="Elizabeth Ann Storm" w:date="2021-12-12T15:20:00Z">
        <w:r w:rsidR="004B5E37" w:rsidRPr="00A85C00" w:rsidDel="00C631DD">
          <w:delText>the</w:delText>
        </w:r>
      </w:del>
      <w:del w:id="24" w:author="Elizabeth Ann Storm" w:date="2021-12-12T15:06:00Z">
        <w:r w:rsidR="004B5E37" w:rsidRPr="00A85C00" w:rsidDel="00B46D63">
          <w:delText xml:space="preserve">ir </w:delText>
        </w:r>
      </w:del>
      <w:del w:id="25" w:author="Elizabeth Ann Storm" w:date="2021-12-12T15:20:00Z">
        <w:r w:rsidR="004B5E37" w:rsidRPr="00A85C00" w:rsidDel="00C631DD">
          <w:delText xml:space="preserve">mutability causes </w:delText>
        </w:r>
      </w:del>
      <w:del w:id="26" w:author="Elizabeth Ann Storm" w:date="2021-12-12T15:09:00Z">
        <w:r w:rsidR="004B5E37" w:rsidRPr="00A85C00" w:rsidDel="00DC38C7">
          <w:delText xml:space="preserve">us </w:delText>
        </w:r>
      </w:del>
      <w:del w:id="27" w:author="Elizabeth Ann Storm" w:date="2021-12-12T15:20:00Z">
        <w:r w:rsidR="004B5E37" w:rsidRPr="00A85C00" w:rsidDel="00C631DD">
          <w:delText>to contemplate the entanglement of perceptions and phenomena.</w:delText>
        </w:r>
        <w:r w:rsidR="004B5E37" w:rsidDel="00C631DD">
          <w:delText xml:space="preserve"> </w:delText>
        </w:r>
      </w:del>
      <w:ins w:id="28" w:author="Elizabeth Ann Storm" w:date="2021-12-12T16:33:00Z">
        <w:r w:rsidR="007B55E5">
          <w:t xml:space="preserve">. </w:t>
        </w:r>
      </w:ins>
      <w:del w:id="29"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0" w:author="Elizabeth Ann Storm" w:date="2021-12-01T11:50:00Z">
              <w:rPr/>
            </w:rPrChange>
          </w:rPr>
          <w:delText>contrasting surface, form, and time-based medias with the ephemeral effects of light and space</w:delText>
        </w:r>
      </w:del>
      <w:del w:id="31" w:author="Elizabeth Ann Storm" w:date="2021-12-12T16:08:00Z">
        <w:r w:rsidR="004B5E37" w:rsidDel="0091222D">
          <w:delText>.</w:delText>
        </w:r>
        <w:r w:rsidR="004B5E37" w:rsidRPr="00A85C00" w:rsidDel="0091222D">
          <w:delText xml:space="preserve"> </w:delText>
        </w:r>
      </w:del>
      <w:del w:id="32"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3" w:author="Elizabeth Ann Storm" w:date="2021-11-30T18:27:00Z">
        <w:r w:rsidR="004B5E37" w:rsidDel="009D66F1">
          <w:delText>,</w:delText>
        </w:r>
      </w:del>
      <w:del w:id="34" w:author="Elizabeth Ann Storm" w:date="2021-12-12T15:53:00Z">
        <w:r w:rsidR="004B5E37" w:rsidRPr="00A85C00" w:rsidDel="007C6180">
          <w:delText xml:space="preserve"> 2D</w:delText>
        </w:r>
      </w:del>
      <w:del w:id="35" w:author="Elizabeth Ann Storm" w:date="2021-12-12T15:24:00Z">
        <w:r w:rsidR="004B5E37" w:rsidRPr="00A85C00" w:rsidDel="00677114">
          <w:delText xml:space="preserve"> and 3D </w:delText>
        </w:r>
        <w:r w:rsidR="004B5E37" w:rsidDel="00677114">
          <w:delText>elements</w:delText>
        </w:r>
      </w:del>
      <w:del w:id="36"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37" w:author="Elizabeth Ann Storm" w:date="2021-12-12T15:23:00Z">
        <w:r w:rsidR="004B5E37" w:rsidDel="00015918">
          <w:delText>ity</w:delText>
        </w:r>
      </w:del>
      <w:del w:id="38"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39"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0" w:author="Elizabeth" w:date="2022-04-11T13:48:00Z">
        <w:r w:rsidR="000D6074">
          <w:rPr>
            <w:szCs w:val="24"/>
          </w:rPr>
          <w:t>2</w:t>
        </w:r>
      </w:ins>
      <w:del w:id="41"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2" w:author="Elizabeth" w:date="2022-04-11T13:48:00Z">
        <w:r>
          <w:rPr>
            <w:szCs w:val="24"/>
          </w:rPr>
          <w:t>Lizzy</w:t>
        </w:r>
      </w:ins>
      <w:del w:id="43"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4" w:author="Elizabeth" w:date="2022-04-11T13:48:00Z">
        <w:r w:rsidR="000D6074">
          <w:rPr>
            <w:position w:val="2"/>
            <w:szCs w:val="24"/>
          </w:rPr>
          <w:t>2</w:t>
        </w:r>
      </w:ins>
      <w:del w:id="45"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46" w:name="_Toc238610710"/>
      <w:bookmarkStart w:id="47" w:name="_Toc238627073"/>
      <w:r w:rsidRPr="00A87036">
        <w:rPr>
          <w:b/>
          <w:szCs w:val="24"/>
        </w:rPr>
        <w:lastRenderedPageBreak/>
        <w:t>DEDICATION</w:t>
      </w:r>
      <w:bookmarkEnd w:id="46"/>
      <w:bookmarkEnd w:id="47"/>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48" w:name="_Toc100588208"/>
      <w:r w:rsidRPr="00EC103B">
        <w:rPr>
          <w:szCs w:val="24"/>
        </w:rPr>
        <w:lastRenderedPageBreak/>
        <w:t>ACKNOWLEDGEMENTS</w:t>
      </w:r>
      <w:bookmarkEnd w:id="48"/>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49" w:author="Elizabeth Ann Storm" w:date="2021-12-10T20:04:00Z"/>
        </w:rPr>
      </w:pPr>
      <w:r w:rsidRPr="00EC103B">
        <w:lastRenderedPageBreak/>
        <w:t>TABLE OF CONTENTS</w:t>
      </w:r>
    </w:p>
    <w:p w14:paraId="55220E04" w14:textId="5DEFDEFB" w:rsidR="004C7E6F" w:rsidRDefault="0020108C">
      <w:pPr>
        <w:pStyle w:val="TOC1"/>
        <w:rPr>
          <w:ins w:id="50"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1"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r w:rsidR="004C7E6F">
          <w:rPr>
            <w:noProof/>
            <w:webHidden/>
          </w:rPr>
        </w:r>
      </w:ins>
      <w:r w:rsidR="004C7E6F">
        <w:rPr>
          <w:noProof/>
          <w:webHidden/>
        </w:rPr>
        <w:fldChar w:fldCharType="separate"/>
      </w:r>
      <w:ins w:id="52"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3" w:author="Elizabeth" w:date="2022-04-11T16:49:00Z"/>
          <w:rFonts w:asciiTheme="minorHAnsi" w:eastAsiaTheme="minorEastAsia" w:hAnsiTheme="minorHAnsi" w:cstheme="minorBidi"/>
          <w:b w:val="0"/>
          <w:caps w:val="0"/>
          <w:noProof/>
          <w:sz w:val="22"/>
        </w:rPr>
      </w:pPr>
      <w:ins w:id="5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r>
          <w:rPr>
            <w:noProof/>
            <w:webHidden/>
          </w:rPr>
        </w:r>
      </w:ins>
      <w:r>
        <w:rPr>
          <w:noProof/>
          <w:webHidden/>
        </w:rPr>
        <w:fldChar w:fldCharType="separate"/>
      </w:r>
      <w:ins w:id="55"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56" w:author="Elizabeth" w:date="2022-04-11T16:49:00Z"/>
          <w:rFonts w:asciiTheme="minorHAnsi" w:eastAsiaTheme="minorEastAsia" w:hAnsiTheme="minorHAnsi" w:cstheme="minorBidi"/>
          <w:b w:val="0"/>
          <w:caps w:val="0"/>
          <w:noProof/>
          <w:sz w:val="22"/>
        </w:rPr>
      </w:pPr>
      <w:ins w:id="5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r>
          <w:rPr>
            <w:noProof/>
            <w:webHidden/>
          </w:rPr>
        </w:r>
      </w:ins>
      <w:r>
        <w:rPr>
          <w:noProof/>
          <w:webHidden/>
        </w:rPr>
        <w:fldChar w:fldCharType="separate"/>
      </w:r>
      <w:ins w:id="58"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59" w:author="Elizabeth" w:date="2022-04-11T16:49:00Z"/>
          <w:rFonts w:asciiTheme="minorHAnsi" w:eastAsiaTheme="minorEastAsia" w:hAnsiTheme="minorHAnsi" w:cstheme="minorBidi"/>
          <w:b w:val="0"/>
          <w:caps w:val="0"/>
          <w:noProof/>
          <w:sz w:val="22"/>
        </w:rPr>
      </w:pPr>
      <w:ins w:id="6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r>
          <w:rPr>
            <w:noProof/>
            <w:webHidden/>
          </w:rPr>
        </w:r>
      </w:ins>
      <w:r>
        <w:rPr>
          <w:noProof/>
          <w:webHidden/>
        </w:rPr>
        <w:fldChar w:fldCharType="separate"/>
      </w:r>
      <w:ins w:id="61"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2" w:author="Elizabeth" w:date="2022-04-11T16:49:00Z"/>
          <w:rFonts w:asciiTheme="minorHAnsi" w:eastAsiaTheme="minorEastAsia" w:hAnsiTheme="minorHAnsi" w:cstheme="minorBidi"/>
          <w:b w:val="0"/>
          <w:noProof/>
          <w:sz w:val="22"/>
        </w:rPr>
      </w:pPr>
      <w:ins w:id="6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r>
          <w:rPr>
            <w:noProof/>
            <w:webHidden/>
          </w:rPr>
        </w:r>
      </w:ins>
      <w:r>
        <w:rPr>
          <w:noProof/>
          <w:webHidden/>
        </w:rPr>
        <w:fldChar w:fldCharType="separate"/>
      </w:r>
      <w:ins w:id="64"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5" w:author="Elizabeth" w:date="2022-04-11T16:49:00Z"/>
          <w:rFonts w:asciiTheme="minorHAnsi" w:eastAsiaTheme="minorEastAsia" w:hAnsiTheme="minorHAnsi" w:cstheme="minorBidi"/>
          <w:b w:val="0"/>
          <w:i w:val="0"/>
          <w:noProof/>
          <w:sz w:val="22"/>
        </w:rPr>
      </w:pPr>
      <w:ins w:id="6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r>
          <w:rPr>
            <w:noProof/>
            <w:webHidden/>
          </w:rPr>
        </w:r>
      </w:ins>
      <w:r>
        <w:rPr>
          <w:noProof/>
          <w:webHidden/>
        </w:rPr>
        <w:fldChar w:fldCharType="separate"/>
      </w:r>
      <w:ins w:id="67"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68" w:author="Elizabeth" w:date="2022-04-11T16:49:00Z"/>
          <w:rFonts w:asciiTheme="minorHAnsi" w:eastAsiaTheme="minorEastAsia" w:hAnsiTheme="minorHAnsi" w:cstheme="minorBidi"/>
          <w:b w:val="0"/>
          <w:noProof/>
          <w:sz w:val="22"/>
        </w:rPr>
      </w:pPr>
      <w:ins w:id="6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r>
          <w:rPr>
            <w:noProof/>
            <w:webHidden/>
          </w:rPr>
        </w:r>
      </w:ins>
      <w:r>
        <w:rPr>
          <w:noProof/>
          <w:webHidden/>
        </w:rPr>
        <w:fldChar w:fldCharType="separate"/>
      </w:r>
      <w:ins w:id="70"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1" w:author="Elizabeth" w:date="2022-04-11T16:49:00Z"/>
          <w:rFonts w:asciiTheme="minorHAnsi" w:eastAsiaTheme="minorEastAsia" w:hAnsiTheme="minorHAnsi" w:cstheme="minorBidi"/>
          <w:b w:val="0"/>
          <w:i w:val="0"/>
          <w:noProof/>
          <w:sz w:val="22"/>
        </w:rPr>
      </w:pPr>
      <w:ins w:id="7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r>
          <w:rPr>
            <w:noProof/>
            <w:webHidden/>
          </w:rPr>
        </w:r>
      </w:ins>
      <w:r>
        <w:rPr>
          <w:noProof/>
          <w:webHidden/>
        </w:rPr>
        <w:fldChar w:fldCharType="separate"/>
      </w:r>
      <w:ins w:id="73"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4" w:author="Elizabeth" w:date="2022-04-11T16:49:00Z"/>
          <w:rFonts w:asciiTheme="minorHAnsi" w:eastAsiaTheme="minorEastAsia" w:hAnsiTheme="minorHAnsi" w:cstheme="minorBidi"/>
          <w:b w:val="0"/>
          <w:noProof/>
          <w:sz w:val="22"/>
        </w:rPr>
      </w:pPr>
      <w:ins w:id="7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r>
          <w:rPr>
            <w:noProof/>
            <w:webHidden/>
          </w:rPr>
        </w:r>
      </w:ins>
      <w:r>
        <w:rPr>
          <w:noProof/>
          <w:webHidden/>
        </w:rPr>
        <w:fldChar w:fldCharType="separate"/>
      </w:r>
      <w:ins w:id="76"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77" w:author="Elizabeth" w:date="2022-04-11T16:49:00Z"/>
          <w:rFonts w:asciiTheme="minorHAnsi" w:eastAsiaTheme="minorEastAsia" w:hAnsiTheme="minorHAnsi" w:cstheme="minorBidi"/>
          <w:b w:val="0"/>
          <w:caps w:val="0"/>
          <w:noProof/>
          <w:sz w:val="22"/>
        </w:rPr>
      </w:pPr>
      <w:ins w:id="7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r>
          <w:rPr>
            <w:noProof/>
            <w:webHidden/>
          </w:rPr>
        </w:r>
      </w:ins>
      <w:r>
        <w:rPr>
          <w:noProof/>
          <w:webHidden/>
        </w:rPr>
        <w:fldChar w:fldCharType="separate"/>
      </w:r>
      <w:ins w:id="79"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0" w:author="Elizabeth" w:date="2022-04-11T16:49:00Z"/>
          <w:rFonts w:asciiTheme="minorHAnsi" w:eastAsiaTheme="minorEastAsia" w:hAnsiTheme="minorHAnsi" w:cstheme="minorBidi"/>
          <w:b w:val="0"/>
          <w:noProof/>
          <w:sz w:val="22"/>
        </w:rPr>
      </w:pPr>
      <w:ins w:id="8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r>
          <w:rPr>
            <w:noProof/>
            <w:webHidden/>
          </w:rPr>
        </w:r>
      </w:ins>
      <w:r>
        <w:rPr>
          <w:noProof/>
          <w:webHidden/>
        </w:rPr>
        <w:fldChar w:fldCharType="separate"/>
      </w:r>
      <w:ins w:id="82"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3" w:author="Elizabeth" w:date="2022-04-11T16:49:00Z"/>
          <w:rFonts w:asciiTheme="minorHAnsi" w:eastAsiaTheme="minorEastAsia" w:hAnsiTheme="minorHAnsi" w:cstheme="minorBidi"/>
          <w:b w:val="0"/>
          <w:noProof/>
          <w:sz w:val="22"/>
        </w:rPr>
      </w:pPr>
      <w:ins w:id="8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r>
          <w:rPr>
            <w:noProof/>
            <w:webHidden/>
          </w:rPr>
        </w:r>
      </w:ins>
      <w:r>
        <w:rPr>
          <w:noProof/>
          <w:webHidden/>
        </w:rPr>
        <w:fldChar w:fldCharType="separate"/>
      </w:r>
      <w:ins w:id="85"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86" w:author="Elizabeth" w:date="2022-04-11T16:49:00Z"/>
          <w:rFonts w:asciiTheme="minorHAnsi" w:eastAsiaTheme="minorEastAsia" w:hAnsiTheme="minorHAnsi" w:cstheme="minorBidi"/>
          <w:b w:val="0"/>
          <w:noProof/>
          <w:sz w:val="22"/>
        </w:rPr>
      </w:pPr>
      <w:ins w:id="8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r>
          <w:rPr>
            <w:noProof/>
            <w:webHidden/>
          </w:rPr>
        </w:r>
      </w:ins>
      <w:r>
        <w:rPr>
          <w:noProof/>
          <w:webHidden/>
        </w:rPr>
        <w:fldChar w:fldCharType="separate"/>
      </w:r>
      <w:ins w:id="88"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89" w:author="Elizabeth" w:date="2022-04-11T16:49:00Z"/>
          <w:rFonts w:asciiTheme="minorHAnsi" w:eastAsiaTheme="minorEastAsia" w:hAnsiTheme="minorHAnsi" w:cstheme="minorBidi"/>
          <w:b w:val="0"/>
          <w:noProof/>
          <w:sz w:val="22"/>
        </w:rPr>
      </w:pPr>
      <w:ins w:id="9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r>
          <w:rPr>
            <w:noProof/>
            <w:webHidden/>
          </w:rPr>
        </w:r>
      </w:ins>
      <w:r>
        <w:rPr>
          <w:noProof/>
          <w:webHidden/>
        </w:rPr>
        <w:fldChar w:fldCharType="separate"/>
      </w:r>
      <w:ins w:id="91"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2" w:author="Elizabeth" w:date="2022-04-11T16:49:00Z"/>
          <w:rFonts w:asciiTheme="minorHAnsi" w:eastAsiaTheme="minorEastAsia" w:hAnsiTheme="minorHAnsi" w:cstheme="minorBidi"/>
          <w:b w:val="0"/>
          <w:caps w:val="0"/>
          <w:noProof/>
          <w:sz w:val="22"/>
        </w:rPr>
      </w:pPr>
      <w:ins w:id="9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r>
          <w:rPr>
            <w:noProof/>
            <w:webHidden/>
          </w:rPr>
        </w:r>
      </w:ins>
      <w:r>
        <w:rPr>
          <w:noProof/>
          <w:webHidden/>
        </w:rPr>
        <w:fldChar w:fldCharType="separate"/>
      </w:r>
      <w:ins w:id="94"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5" w:author="Elizabeth" w:date="2022-04-11T16:49:00Z"/>
          <w:rFonts w:asciiTheme="minorHAnsi" w:eastAsiaTheme="minorEastAsia" w:hAnsiTheme="minorHAnsi" w:cstheme="minorBidi"/>
          <w:b w:val="0"/>
          <w:noProof/>
          <w:sz w:val="22"/>
        </w:rPr>
      </w:pPr>
      <w:ins w:id="9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r>
          <w:rPr>
            <w:noProof/>
            <w:webHidden/>
          </w:rPr>
        </w:r>
      </w:ins>
      <w:r>
        <w:rPr>
          <w:noProof/>
          <w:webHidden/>
        </w:rPr>
        <w:fldChar w:fldCharType="separate"/>
      </w:r>
      <w:ins w:id="97"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98" w:author="Elizabeth" w:date="2022-04-11T16:49:00Z"/>
          <w:rFonts w:asciiTheme="minorHAnsi" w:eastAsiaTheme="minorEastAsia" w:hAnsiTheme="minorHAnsi" w:cstheme="minorBidi"/>
          <w:b w:val="0"/>
          <w:noProof/>
          <w:sz w:val="22"/>
        </w:rPr>
      </w:pPr>
      <w:ins w:id="99"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r>
          <w:rPr>
            <w:noProof/>
            <w:webHidden/>
          </w:rPr>
        </w:r>
      </w:ins>
      <w:r>
        <w:rPr>
          <w:noProof/>
          <w:webHidden/>
        </w:rPr>
        <w:fldChar w:fldCharType="separate"/>
      </w:r>
      <w:ins w:id="100"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1" w:author="Elizabeth" w:date="2022-04-11T16:49:00Z"/>
          <w:rFonts w:asciiTheme="minorHAnsi" w:eastAsiaTheme="minorEastAsia" w:hAnsiTheme="minorHAnsi" w:cstheme="minorBidi"/>
          <w:b w:val="0"/>
          <w:noProof/>
          <w:sz w:val="22"/>
        </w:rPr>
      </w:pPr>
      <w:ins w:id="10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r>
          <w:rPr>
            <w:noProof/>
            <w:webHidden/>
          </w:rPr>
        </w:r>
      </w:ins>
      <w:r>
        <w:rPr>
          <w:noProof/>
          <w:webHidden/>
        </w:rPr>
        <w:fldChar w:fldCharType="separate"/>
      </w:r>
      <w:ins w:id="103"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4" w:author="Elizabeth" w:date="2022-04-11T16:49:00Z"/>
          <w:rFonts w:asciiTheme="minorHAnsi" w:eastAsiaTheme="minorEastAsia" w:hAnsiTheme="minorHAnsi" w:cstheme="minorBidi"/>
          <w:b w:val="0"/>
          <w:caps w:val="0"/>
          <w:noProof/>
          <w:sz w:val="22"/>
        </w:rPr>
      </w:pPr>
      <w:ins w:id="10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r>
          <w:rPr>
            <w:noProof/>
            <w:webHidden/>
          </w:rPr>
        </w:r>
      </w:ins>
      <w:r>
        <w:rPr>
          <w:noProof/>
          <w:webHidden/>
        </w:rPr>
        <w:fldChar w:fldCharType="separate"/>
      </w:r>
      <w:ins w:id="106"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07" w:author="Elizabeth" w:date="2022-04-11T16:49:00Z"/>
          <w:rFonts w:asciiTheme="minorHAnsi" w:eastAsiaTheme="minorEastAsia" w:hAnsiTheme="minorHAnsi" w:cstheme="minorBidi"/>
          <w:b w:val="0"/>
          <w:caps w:val="0"/>
          <w:noProof/>
          <w:sz w:val="22"/>
        </w:rPr>
      </w:pPr>
      <w:ins w:id="10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r>
          <w:rPr>
            <w:noProof/>
            <w:webHidden/>
          </w:rPr>
        </w:r>
      </w:ins>
      <w:r>
        <w:rPr>
          <w:noProof/>
          <w:webHidden/>
        </w:rPr>
        <w:fldChar w:fldCharType="separate"/>
      </w:r>
      <w:ins w:id="109"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0" w:author="Elizabeth" w:date="2022-04-11T16:49:00Z"/>
          <w:rFonts w:asciiTheme="minorHAnsi" w:eastAsiaTheme="minorEastAsia" w:hAnsiTheme="minorHAnsi" w:cstheme="minorBidi"/>
          <w:b w:val="0"/>
          <w:caps w:val="0"/>
          <w:noProof/>
          <w:sz w:val="22"/>
        </w:rPr>
      </w:pPr>
      <w:ins w:id="11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r>
          <w:rPr>
            <w:noProof/>
            <w:webHidden/>
          </w:rPr>
        </w:r>
      </w:ins>
      <w:r>
        <w:rPr>
          <w:noProof/>
          <w:webHidden/>
        </w:rPr>
        <w:fldChar w:fldCharType="separate"/>
      </w:r>
      <w:ins w:id="112"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3" w:author="Elizabeth" w:date="2022-04-11T16:49:00Z"/>
          <w:rFonts w:asciiTheme="minorHAnsi" w:eastAsiaTheme="minorEastAsia" w:hAnsiTheme="minorHAnsi" w:cstheme="minorBidi"/>
          <w:b w:val="0"/>
          <w:caps w:val="0"/>
          <w:noProof/>
          <w:sz w:val="22"/>
        </w:rPr>
      </w:pPr>
      <w:ins w:id="11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r>
          <w:rPr>
            <w:noProof/>
            <w:webHidden/>
          </w:rPr>
        </w:r>
      </w:ins>
      <w:r>
        <w:rPr>
          <w:noProof/>
          <w:webHidden/>
        </w:rPr>
        <w:fldChar w:fldCharType="separate"/>
      </w:r>
      <w:ins w:id="115"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16" w:author="Elizabeth" w:date="2022-04-11T16:49:00Z"/>
          <w:rFonts w:asciiTheme="minorHAnsi" w:eastAsiaTheme="minorEastAsia" w:hAnsiTheme="minorHAnsi" w:cstheme="minorBidi"/>
          <w:b w:val="0"/>
          <w:noProof/>
          <w:sz w:val="22"/>
        </w:rPr>
      </w:pPr>
      <w:ins w:id="11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r>
          <w:rPr>
            <w:noProof/>
            <w:webHidden/>
          </w:rPr>
        </w:r>
      </w:ins>
      <w:r>
        <w:rPr>
          <w:noProof/>
          <w:webHidden/>
        </w:rPr>
        <w:fldChar w:fldCharType="separate"/>
      </w:r>
      <w:ins w:id="118"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19" w:author="Elizabeth" w:date="2022-04-11T16:49:00Z"/>
          <w:rFonts w:asciiTheme="minorHAnsi" w:eastAsiaTheme="minorEastAsia" w:hAnsiTheme="minorHAnsi" w:cstheme="minorBidi"/>
          <w:b w:val="0"/>
          <w:i w:val="0"/>
          <w:noProof/>
          <w:sz w:val="22"/>
        </w:rPr>
      </w:pPr>
      <w:ins w:id="12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r>
          <w:rPr>
            <w:noProof/>
            <w:webHidden/>
          </w:rPr>
        </w:r>
      </w:ins>
      <w:r>
        <w:rPr>
          <w:noProof/>
          <w:webHidden/>
        </w:rPr>
        <w:fldChar w:fldCharType="separate"/>
      </w:r>
      <w:ins w:id="121"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2" w:author="Elizabeth" w:date="2022-04-11T16:49:00Z"/>
          <w:rFonts w:asciiTheme="minorHAnsi" w:eastAsiaTheme="minorEastAsia" w:hAnsiTheme="minorHAnsi" w:cstheme="minorBidi"/>
          <w:b w:val="0"/>
          <w:i w:val="0"/>
          <w:noProof/>
          <w:sz w:val="22"/>
        </w:rPr>
      </w:pPr>
      <w:ins w:id="12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r>
          <w:rPr>
            <w:noProof/>
            <w:webHidden/>
          </w:rPr>
        </w:r>
      </w:ins>
      <w:r>
        <w:rPr>
          <w:noProof/>
          <w:webHidden/>
        </w:rPr>
        <w:fldChar w:fldCharType="separate"/>
      </w:r>
      <w:ins w:id="124"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5" w:author="Elizabeth" w:date="2022-04-11T16:49:00Z"/>
          <w:rFonts w:asciiTheme="minorHAnsi" w:eastAsiaTheme="minorEastAsia" w:hAnsiTheme="minorHAnsi" w:cstheme="minorBidi"/>
          <w:b w:val="0"/>
          <w:noProof/>
          <w:sz w:val="22"/>
        </w:rPr>
      </w:pPr>
      <w:ins w:id="12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r>
          <w:rPr>
            <w:noProof/>
            <w:webHidden/>
          </w:rPr>
        </w:r>
      </w:ins>
      <w:r>
        <w:rPr>
          <w:noProof/>
          <w:webHidden/>
        </w:rPr>
        <w:fldChar w:fldCharType="separate"/>
      </w:r>
      <w:ins w:id="127"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28" w:author="Elizabeth" w:date="2022-04-11T16:49:00Z"/>
          <w:rFonts w:asciiTheme="minorHAnsi" w:eastAsiaTheme="minorEastAsia" w:hAnsiTheme="minorHAnsi" w:cstheme="minorBidi"/>
          <w:b w:val="0"/>
          <w:noProof/>
          <w:sz w:val="22"/>
        </w:rPr>
      </w:pPr>
      <w:ins w:id="12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r>
          <w:rPr>
            <w:noProof/>
            <w:webHidden/>
          </w:rPr>
        </w:r>
      </w:ins>
      <w:r>
        <w:rPr>
          <w:noProof/>
          <w:webHidden/>
        </w:rPr>
        <w:fldChar w:fldCharType="separate"/>
      </w:r>
      <w:ins w:id="130"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1" w:author="Elizabeth Ann Storm" w:date="2021-12-14T13:33:00Z"/>
          <w:del w:id="132" w:author="Elizabeth" w:date="2022-04-11T16:49:00Z"/>
          <w:rFonts w:asciiTheme="minorHAnsi" w:eastAsiaTheme="minorEastAsia" w:hAnsiTheme="minorHAnsi" w:cstheme="minorBidi"/>
          <w:noProof/>
          <w:sz w:val="22"/>
        </w:rPr>
      </w:pPr>
      <w:ins w:id="133" w:author="Elizabeth Ann Storm" w:date="2021-12-14T13:33:00Z">
        <w:del w:id="134" w:author="Elizabeth" w:date="2022-04-11T16:49:00Z">
          <w:r w:rsidRPr="004C7E6F" w:rsidDel="004C7E6F">
            <w:rPr>
              <w:rStyle w:val="Hyperlink"/>
              <w:noProof/>
              <w:rPrChange w:id="135" w:author="Elizabeth" w:date="2022-04-11T16:49:00Z">
                <w:rPr>
                  <w:rStyle w:val="Hyperlink"/>
                  <w:noProof/>
                </w:rPr>
              </w:rPrChange>
            </w:rPr>
            <w:delText>ACKNOWLEDGEMENTS</w:delText>
          </w:r>
          <w:r w:rsidDel="004C7E6F">
            <w:rPr>
              <w:noProof/>
              <w:webHidden/>
            </w:rPr>
            <w:tab/>
            <w:delText>v</w:delText>
          </w:r>
        </w:del>
      </w:ins>
    </w:p>
    <w:p w14:paraId="5C59D06A" w14:textId="54C5D232" w:rsidR="004E6443" w:rsidDel="004C7E6F" w:rsidRDefault="004E6443" w:rsidP="004E6443">
      <w:pPr>
        <w:pStyle w:val="TOC1"/>
        <w:rPr>
          <w:ins w:id="136" w:author="Elizabeth Ann Storm" w:date="2021-12-14T13:33:00Z"/>
          <w:del w:id="137" w:author="Elizabeth" w:date="2022-04-11T16:49:00Z"/>
          <w:rFonts w:asciiTheme="minorHAnsi" w:eastAsiaTheme="minorEastAsia" w:hAnsiTheme="minorHAnsi" w:cstheme="minorBidi"/>
          <w:noProof/>
          <w:sz w:val="22"/>
        </w:rPr>
      </w:pPr>
      <w:ins w:id="138" w:author="Elizabeth Ann Storm" w:date="2021-12-14T13:33:00Z">
        <w:del w:id="139" w:author="Elizabeth" w:date="2022-04-11T16:49:00Z">
          <w:r w:rsidRPr="004C7E6F" w:rsidDel="004C7E6F">
            <w:rPr>
              <w:rStyle w:val="Hyperlink"/>
              <w:noProof/>
              <w:rPrChange w:id="140" w:author="Elizabeth" w:date="2022-04-11T16:49:00Z">
                <w:rPr>
                  <w:rStyle w:val="Hyperlink"/>
                  <w:noProof/>
                </w:rPr>
              </w:rPrChange>
            </w:rPr>
            <w:delText>LIST OF FIGURES</w:delText>
          </w:r>
          <w:r w:rsidDel="004C7E6F">
            <w:rPr>
              <w:noProof/>
              <w:webHidden/>
            </w:rPr>
            <w:tab/>
            <w:delText>3</w:delText>
          </w:r>
        </w:del>
      </w:ins>
    </w:p>
    <w:p w14:paraId="7C9D52F0" w14:textId="542DF304" w:rsidR="004E6443" w:rsidDel="004C7E6F" w:rsidRDefault="004E6443" w:rsidP="004E6443">
      <w:pPr>
        <w:pStyle w:val="TOC1"/>
        <w:rPr>
          <w:ins w:id="141" w:author="Elizabeth Ann Storm" w:date="2021-12-14T13:33:00Z"/>
          <w:del w:id="142" w:author="Elizabeth" w:date="2022-04-11T16:49:00Z"/>
          <w:rFonts w:asciiTheme="minorHAnsi" w:eastAsiaTheme="minorEastAsia" w:hAnsiTheme="minorHAnsi" w:cstheme="minorBidi"/>
          <w:noProof/>
          <w:sz w:val="22"/>
        </w:rPr>
      </w:pPr>
      <w:ins w:id="143" w:author="Elizabeth Ann Storm" w:date="2021-12-14T13:33:00Z">
        <w:del w:id="144" w:author="Elizabeth" w:date="2022-04-11T16:49:00Z">
          <w:r w:rsidRPr="004C7E6F" w:rsidDel="004C7E6F">
            <w:rPr>
              <w:rStyle w:val="Hyperlink"/>
              <w:noProof/>
              <w:rPrChange w:id="145" w:author="Elizabeth" w:date="2022-04-11T16:49:00Z">
                <w:rPr>
                  <w:rStyle w:val="Hyperlink"/>
                  <w:noProof/>
                </w:rPr>
              </w:rPrChange>
            </w:rPr>
            <w:delText>1</w:delText>
          </w:r>
          <w:r w:rsidDel="004C7E6F">
            <w:rPr>
              <w:rFonts w:asciiTheme="minorHAnsi" w:eastAsiaTheme="minorEastAsia" w:hAnsiTheme="minorHAnsi" w:cstheme="minorBidi"/>
              <w:noProof/>
              <w:sz w:val="22"/>
            </w:rPr>
            <w:tab/>
          </w:r>
          <w:r w:rsidRPr="004C7E6F" w:rsidDel="004C7E6F">
            <w:rPr>
              <w:rStyle w:val="Hyperlink"/>
              <w:noProof/>
              <w:rPrChange w:id="146" w:author="Elizabeth" w:date="2022-04-11T16:49:00Z">
                <w:rPr>
                  <w:rStyle w:val="Hyperlink"/>
                  <w:noProof/>
                </w:rPr>
              </w:rPrChange>
            </w:rPr>
            <w:delText>INTRODUCTION</w:delText>
          </w:r>
          <w:r w:rsidDel="004C7E6F">
            <w:rPr>
              <w:noProof/>
              <w:webHidden/>
            </w:rPr>
            <w:tab/>
            <w:delText>4</w:delText>
          </w:r>
        </w:del>
      </w:ins>
    </w:p>
    <w:p w14:paraId="3A83B8A0" w14:textId="5920F49F" w:rsidR="004E6443" w:rsidDel="004C7E6F" w:rsidRDefault="004E6443" w:rsidP="004E6443">
      <w:pPr>
        <w:pStyle w:val="TOC1"/>
        <w:rPr>
          <w:ins w:id="147" w:author="Elizabeth Ann Storm" w:date="2021-12-14T13:33:00Z"/>
          <w:del w:id="148" w:author="Elizabeth" w:date="2022-04-11T16:49:00Z"/>
          <w:rFonts w:asciiTheme="minorHAnsi" w:eastAsiaTheme="minorEastAsia" w:hAnsiTheme="minorHAnsi" w:cstheme="minorBidi"/>
          <w:noProof/>
          <w:sz w:val="22"/>
        </w:rPr>
      </w:pPr>
      <w:ins w:id="149" w:author="Elizabeth Ann Storm" w:date="2021-12-14T13:33:00Z">
        <w:del w:id="150" w:author="Elizabeth" w:date="2022-04-11T16:49:00Z">
          <w:r w:rsidRPr="004C7E6F" w:rsidDel="004C7E6F">
            <w:rPr>
              <w:rStyle w:val="Hyperlink"/>
              <w:noProof/>
              <w:rPrChange w:id="151" w:author="Elizabeth" w:date="2022-04-11T16:49:00Z">
                <w:rPr>
                  <w:rStyle w:val="Hyperlink"/>
                  <w:noProof/>
                </w:rPr>
              </w:rPrChange>
            </w:rPr>
            <w:delText>2</w:delText>
          </w:r>
          <w:r w:rsidDel="004C7E6F">
            <w:rPr>
              <w:rFonts w:asciiTheme="minorHAnsi" w:eastAsiaTheme="minorEastAsia" w:hAnsiTheme="minorHAnsi" w:cstheme="minorBidi"/>
              <w:noProof/>
              <w:sz w:val="22"/>
            </w:rPr>
            <w:tab/>
          </w:r>
          <w:r w:rsidRPr="004C7E6F" w:rsidDel="004C7E6F">
            <w:rPr>
              <w:rStyle w:val="Hyperlink"/>
              <w:noProof/>
              <w:rPrChange w:id="152" w:author="Elizabeth" w:date="2022-04-11T16:49:00Z">
                <w:rPr>
                  <w:rStyle w:val="Hyperlink"/>
                  <w:noProof/>
                </w:rPr>
              </w:rPrChange>
            </w:rPr>
            <w:delText>old media</w:delText>
          </w:r>
          <w:r w:rsidDel="004C7E6F">
            <w:rPr>
              <w:noProof/>
              <w:webHidden/>
            </w:rPr>
            <w:tab/>
            <w:delText>8</w:delText>
          </w:r>
        </w:del>
      </w:ins>
    </w:p>
    <w:p w14:paraId="6A4E9A47" w14:textId="2FF31D67" w:rsidR="004E6443" w:rsidDel="004C7E6F" w:rsidRDefault="004E6443">
      <w:pPr>
        <w:pStyle w:val="TOC2"/>
        <w:rPr>
          <w:ins w:id="153" w:author="Elizabeth Ann Storm" w:date="2021-12-14T13:33:00Z"/>
          <w:del w:id="154" w:author="Elizabeth" w:date="2022-04-11T16:49:00Z"/>
          <w:rFonts w:asciiTheme="minorHAnsi" w:eastAsiaTheme="minorEastAsia" w:hAnsiTheme="minorHAnsi" w:cstheme="minorBidi"/>
          <w:b w:val="0"/>
          <w:noProof/>
          <w:sz w:val="22"/>
        </w:rPr>
      </w:pPr>
      <w:ins w:id="155" w:author="Elizabeth Ann Storm" w:date="2021-12-14T13:33:00Z">
        <w:del w:id="156" w:author="Elizabeth" w:date="2022-04-11T16:49:00Z">
          <w:r w:rsidRPr="004C7E6F" w:rsidDel="004C7E6F">
            <w:rPr>
              <w:rStyle w:val="Hyperlink"/>
              <w:noProof/>
              <w:rPrChange w:id="157" w:author="Elizabeth" w:date="2022-04-11T16:49:00Z">
                <w:rPr>
                  <w:rStyle w:val="Hyperlink"/>
                  <w:noProof/>
                </w:rPr>
              </w:rPrChange>
            </w:rPr>
            <w:delText>2.1</w:delText>
          </w:r>
          <w:r w:rsidDel="004C7E6F">
            <w:rPr>
              <w:rFonts w:asciiTheme="minorHAnsi" w:eastAsiaTheme="minorEastAsia" w:hAnsiTheme="minorHAnsi" w:cstheme="minorBidi"/>
              <w:b w:val="0"/>
              <w:noProof/>
              <w:sz w:val="22"/>
            </w:rPr>
            <w:tab/>
          </w:r>
          <w:r w:rsidRPr="004C7E6F" w:rsidDel="004C7E6F">
            <w:rPr>
              <w:rStyle w:val="Hyperlink"/>
              <w:noProof/>
              <w:rPrChange w:id="158" w:author="Elizabeth" w:date="2022-04-11T16:49:00Z">
                <w:rPr>
                  <w:rStyle w:val="Hyperlink"/>
                  <w:noProof/>
                </w:rPr>
              </w:rPrChange>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9" w:author="Elizabeth Ann Storm" w:date="2021-12-14T13:33:00Z"/>
          <w:del w:id="160" w:author="Elizabeth" w:date="2022-04-11T16:49:00Z"/>
          <w:rFonts w:asciiTheme="minorHAnsi" w:eastAsiaTheme="minorEastAsia" w:hAnsiTheme="minorHAnsi" w:cstheme="minorBidi"/>
          <w:b w:val="0"/>
          <w:i w:val="0"/>
          <w:noProof/>
          <w:sz w:val="22"/>
        </w:rPr>
      </w:pPr>
      <w:ins w:id="161" w:author="Elizabeth Ann Storm" w:date="2021-12-14T13:33:00Z">
        <w:del w:id="162" w:author="Elizabeth" w:date="2022-04-11T16:49:00Z">
          <w:r w:rsidRPr="004C7E6F" w:rsidDel="004C7E6F">
            <w:rPr>
              <w:rStyle w:val="Hyperlink"/>
              <w:noProof/>
              <w:rPrChange w:id="163" w:author="Elizabeth" w:date="2022-04-11T16:49:00Z">
                <w:rPr>
                  <w:rStyle w:val="Hyperlink"/>
                  <w:noProof/>
                </w:rPr>
              </w:rPrChange>
            </w:rPr>
            <w:delText>2.1.1</w:delText>
          </w:r>
          <w:r w:rsidDel="004C7E6F">
            <w:rPr>
              <w:rFonts w:asciiTheme="minorHAnsi" w:eastAsiaTheme="minorEastAsia" w:hAnsiTheme="minorHAnsi" w:cstheme="minorBidi"/>
              <w:b w:val="0"/>
              <w:i w:val="0"/>
              <w:noProof/>
              <w:sz w:val="22"/>
            </w:rPr>
            <w:tab/>
          </w:r>
          <w:r w:rsidRPr="004C7E6F" w:rsidDel="004C7E6F">
            <w:rPr>
              <w:rStyle w:val="Hyperlink"/>
              <w:noProof/>
              <w:rPrChange w:id="164" w:author="Elizabeth" w:date="2022-04-11T16:49:00Z">
                <w:rPr>
                  <w:rStyle w:val="Hyperlink"/>
                  <w:noProof/>
                </w:rPr>
              </w:rPrChange>
            </w:rPr>
            <w:delText>Sub-Sub section1?</w:delText>
          </w:r>
          <w:r w:rsidDel="004C7E6F">
            <w:rPr>
              <w:noProof/>
              <w:webHidden/>
            </w:rPr>
            <w:tab/>
            <w:delText>11</w:delText>
          </w:r>
        </w:del>
      </w:ins>
    </w:p>
    <w:p w14:paraId="59EE4E9C" w14:textId="10E1095A" w:rsidR="004E6443" w:rsidDel="004C7E6F" w:rsidRDefault="004E6443">
      <w:pPr>
        <w:pStyle w:val="TOC2"/>
        <w:rPr>
          <w:ins w:id="165" w:author="Elizabeth Ann Storm" w:date="2021-12-14T13:33:00Z"/>
          <w:del w:id="166" w:author="Elizabeth" w:date="2022-04-11T16:49:00Z"/>
          <w:rFonts w:asciiTheme="minorHAnsi" w:eastAsiaTheme="minorEastAsia" w:hAnsiTheme="minorHAnsi" w:cstheme="minorBidi"/>
          <w:b w:val="0"/>
          <w:noProof/>
          <w:sz w:val="22"/>
        </w:rPr>
      </w:pPr>
      <w:ins w:id="167" w:author="Elizabeth Ann Storm" w:date="2021-12-14T13:33:00Z">
        <w:del w:id="168" w:author="Elizabeth" w:date="2022-04-11T16:49:00Z">
          <w:r w:rsidRPr="004C7E6F" w:rsidDel="004C7E6F">
            <w:rPr>
              <w:rStyle w:val="Hyperlink"/>
              <w:noProof/>
              <w:rPrChange w:id="169" w:author="Elizabeth" w:date="2022-04-11T16:49:00Z">
                <w:rPr>
                  <w:rStyle w:val="Hyperlink"/>
                  <w:noProof/>
                </w:rPr>
              </w:rPrChange>
            </w:rPr>
            <w:delText>2.2</w:delText>
          </w:r>
          <w:r w:rsidDel="004C7E6F">
            <w:rPr>
              <w:rFonts w:asciiTheme="minorHAnsi" w:eastAsiaTheme="minorEastAsia" w:hAnsiTheme="minorHAnsi" w:cstheme="minorBidi"/>
              <w:b w:val="0"/>
              <w:noProof/>
              <w:sz w:val="22"/>
            </w:rPr>
            <w:tab/>
          </w:r>
          <w:r w:rsidRPr="004C7E6F" w:rsidDel="004C7E6F">
            <w:rPr>
              <w:rStyle w:val="Hyperlink"/>
              <w:noProof/>
              <w:rPrChange w:id="170" w:author="Elizabeth" w:date="2022-04-11T16:49:00Z">
                <w:rPr>
                  <w:rStyle w:val="Hyperlink"/>
                  <w:noProof/>
                </w:rPr>
              </w:rPrChange>
            </w:rPr>
            <w:delText>Subsection 2 – laying the foundation for 20</w:delText>
          </w:r>
          <w:r w:rsidRPr="004C7E6F" w:rsidDel="004C7E6F">
            <w:rPr>
              <w:rStyle w:val="Hyperlink"/>
              <w:noProof/>
              <w:vertAlign w:val="superscript"/>
              <w:rPrChange w:id="171" w:author="Elizabeth" w:date="2022-04-11T16:49:00Z">
                <w:rPr>
                  <w:rStyle w:val="Hyperlink"/>
                  <w:noProof/>
                  <w:vertAlign w:val="superscript"/>
                </w:rPr>
              </w:rPrChange>
            </w:rPr>
            <w:delText>th</w:delText>
          </w:r>
          <w:r w:rsidRPr="004C7E6F" w:rsidDel="004C7E6F">
            <w:rPr>
              <w:rStyle w:val="Hyperlink"/>
              <w:noProof/>
              <w:rPrChange w:id="172" w:author="Elizabeth" w:date="2022-04-11T16:49:00Z">
                <w:rPr>
                  <w:rStyle w:val="Hyperlink"/>
                  <w:noProof/>
                </w:rPr>
              </w:rPrChange>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73" w:author="Elizabeth Ann Storm" w:date="2021-12-14T13:33:00Z"/>
          <w:del w:id="174" w:author="Elizabeth" w:date="2022-04-11T16:49:00Z"/>
          <w:rFonts w:asciiTheme="minorHAnsi" w:eastAsiaTheme="minorEastAsia" w:hAnsiTheme="minorHAnsi" w:cstheme="minorBidi"/>
          <w:b w:val="0"/>
          <w:noProof/>
          <w:sz w:val="22"/>
        </w:rPr>
      </w:pPr>
      <w:ins w:id="175" w:author="Elizabeth Ann Storm" w:date="2021-12-14T13:33:00Z">
        <w:del w:id="176" w:author="Elizabeth" w:date="2022-04-11T16:49:00Z">
          <w:r w:rsidRPr="004C7E6F" w:rsidDel="004C7E6F">
            <w:rPr>
              <w:rStyle w:val="Hyperlink"/>
              <w:rFonts w:eastAsiaTheme="minorHAnsi"/>
              <w:noProof/>
              <w:rPrChange w:id="177" w:author="Elizabeth" w:date="2022-04-11T16:49:00Z">
                <w:rPr>
                  <w:rStyle w:val="Hyperlink"/>
                  <w:rFonts w:eastAsiaTheme="minorHAnsi"/>
                  <w:noProof/>
                </w:rPr>
              </w:rPrChange>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noProof/>
              <w:rPrChange w:id="178" w:author="Elizabeth" w:date="2022-04-11T16:49:00Z">
                <w:rPr>
                  <w:rStyle w:val="Hyperlink"/>
                  <w:rFonts w:eastAsiaTheme="minorHAnsi"/>
                  <w:noProof/>
                </w:rPr>
              </w:rPrChange>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RPr="004C7E6F" w:rsidDel="004C7E6F">
            <w:rPr>
              <w:rStyle w:val="Hyperlink"/>
              <w:noProof/>
              <w:rPrChange w:id="183" w:author="Elizabeth" w:date="2022-04-11T16:49:00Z">
                <w:rPr>
                  <w:rStyle w:val="Hyperlink"/>
                  <w:noProof/>
                </w:rPr>
              </w:rPrChange>
            </w:rPr>
            <w:delText>2.4</w:delText>
          </w:r>
          <w:r w:rsidDel="004C7E6F">
            <w:rPr>
              <w:rFonts w:asciiTheme="minorHAnsi" w:eastAsiaTheme="minorEastAsia" w:hAnsiTheme="minorHAnsi" w:cstheme="minorBidi"/>
              <w:b w:val="0"/>
              <w:noProof/>
              <w:sz w:val="22"/>
            </w:rPr>
            <w:tab/>
          </w:r>
          <w:r w:rsidRPr="004C7E6F" w:rsidDel="004C7E6F">
            <w:rPr>
              <w:rStyle w:val="Hyperlink"/>
              <w:noProof/>
              <w:rPrChange w:id="184" w:author="Elizabeth" w:date="2022-04-11T16:49:00Z">
                <w:rPr>
                  <w:rStyle w:val="Hyperlink"/>
                  <w:noProof/>
                </w:rPr>
              </w:rPrChange>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85" w:author="Elizabeth Ann Storm" w:date="2021-12-14T13:33:00Z"/>
          <w:del w:id="186" w:author="Elizabeth" w:date="2022-04-11T16:49:00Z"/>
          <w:rFonts w:asciiTheme="minorHAnsi" w:eastAsiaTheme="minorEastAsia" w:hAnsiTheme="minorHAnsi" w:cstheme="minorBidi"/>
          <w:b w:val="0"/>
          <w:noProof/>
          <w:sz w:val="22"/>
        </w:rPr>
      </w:pPr>
      <w:ins w:id="187" w:author="Elizabeth Ann Storm" w:date="2021-12-14T13:33:00Z">
        <w:del w:id="188" w:author="Elizabeth" w:date="2022-04-11T16:49:00Z">
          <w:r w:rsidRPr="004C7E6F" w:rsidDel="004C7E6F">
            <w:rPr>
              <w:rStyle w:val="Hyperlink"/>
              <w:noProof/>
              <w:rPrChange w:id="189" w:author="Elizabeth" w:date="2022-04-11T16:49:00Z">
                <w:rPr>
                  <w:rStyle w:val="Hyperlink"/>
                  <w:noProof/>
                </w:rPr>
              </w:rPrChange>
            </w:rPr>
            <w:delText>2.5</w:delText>
          </w:r>
          <w:r w:rsidDel="004C7E6F">
            <w:rPr>
              <w:rFonts w:asciiTheme="minorHAnsi" w:eastAsiaTheme="minorEastAsia" w:hAnsiTheme="minorHAnsi" w:cstheme="minorBidi"/>
              <w:b w:val="0"/>
              <w:noProof/>
              <w:sz w:val="22"/>
            </w:rPr>
            <w:tab/>
          </w:r>
          <w:r w:rsidRPr="004C7E6F" w:rsidDel="004C7E6F">
            <w:rPr>
              <w:rStyle w:val="Hyperlink"/>
              <w:noProof/>
              <w:rPrChange w:id="190" w:author="Elizabeth" w:date="2022-04-11T16:49:00Z">
                <w:rPr>
                  <w:rStyle w:val="Hyperlink"/>
                  <w:noProof/>
                </w:rPr>
              </w:rPrChange>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91" w:author="Elizabeth Ann Storm" w:date="2021-12-14T13:33:00Z"/>
          <w:del w:id="192" w:author="Elizabeth" w:date="2022-04-11T16:49:00Z"/>
          <w:rFonts w:asciiTheme="minorHAnsi" w:eastAsiaTheme="minorEastAsia" w:hAnsiTheme="minorHAnsi" w:cstheme="minorBidi"/>
          <w:noProof/>
          <w:sz w:val="22"/>
        </w:rPr>
      </w:pPr>
      <w:ins w:id="193" w:author="Elizabeth Ann Storm" w:date="2021-12-14T13:33:00Z">
        <w:del w:id="194" w:author="Elizabeth" w:date="2022-04-11T16:49:00Z">
          <w:r w:rsidRPr="004C7E6F" w:rsidDel="004C7E6F">
            <w:rPr>
              <w:rStyle w:val="Hyperlink"/>
              <w:noProof/>
              <w:rPrChange w:id="195" w:author="Elizabeth" w:date="2022-04-11T16:49:00Z">
                <w:rPr>
                  <w:rStyle w:val="Hyperlink"/>
                  <w:noProof/>
                </w:rPr>
              </w:rPrChange>
            </w:rPr>
            <w:delText>3</w:delText>
          </w:r>
          <w:r w:rsidDel="004C7E6F">
            <w:rPr>
              <w:rFonts w:asciiTheme="minorHAnsi" w:eastAsiaTheme="minorEastAsia" w:hAnsiTheme="minorHAnsi" w:cstheme="minorBidi"/>
              <w:noProof/>
              <w:sz w:val="22"/>
            </w:rPr>
            <w:tab/>
          </w:r>
          <w:r w:rsidRPr="004C7E6F" w:rsidDel="004C7E6F">
            <w:rPr>
              <w:rStyle w:val="Hyperlink"/>
              <w:noProof/>
              <w:rPrChange w:id="196" w:author="Elizabeth" w:date="2022-04-11T16:49:00Z">
                <w:rPr>
                  <w:rStyle w:val="Hyperlink"/>
                  <w:noProof/>
                </w:rPr>
              </w:rPrChange>
            </w:rPr>
            <w:delText>New Media</w:delText>
          </w:r>
          <w:r w:rsidDel="004C7E6F">
            <w:rPr>
              <w:noProof/>
              <w:webHidden/>
            </w:rPr>
            <w:tab/>
            <w:delText>23</w:delText>
          </w:r>
        </w:del>
      </w:ins>
    </w:p>
    <w:p w14:paraId="318217D1" w14:textId="76977739" w:rsidR="004E6443" w:rsidDel="004C7E6F" w:rsidRDefault="004E6443">
      <w:pPr>
        <w:pStyle w:val="TOC2"/>
        <w:rPr>
          <w:ins w:id="197" w:author="Elizabeth Ann Storm" w:date="2021-12-14T13:33:00Z"/>
          <w:del w:id="198" w:author="Elizabeth" w:date="2022-04-11T16:49:00Z"/>
          <w:rFonts w:asciiTheme="minorHAnsi" w:eastAsiaTheme="minorEastAsia" w:hAnsiTheme="minorHAnsi" w:cstheme="minorBidi"/>
          <w:b w:val="0"/>
          <w:noProof/>
          <w:sz w:val="22"/>
        </w:rPr>
      </w:pPr>
      <w:ins w:id="199" w:author="Elizabeth Ann Storm" w:date="2021-12-14T13:33:00Z">
        <w:del w:id="200" w:author="Elizabeth" w:date="2022-04-11T16:49:00Z">
          <w:r w:rsidRPr="004C7E6F" w:rsidDel="004C7E6F">
            <w:rPr>
              <w:rStyle w:val="Hyperlink"/>
              <w:rFonts w:eastAsiaTheme="minorHAnsi"/>
              <w:noProof/>
              <w:rPrChange w:id="201" w:author="Elizabeth" w:date="2022-04-11T16:49:00Z">
                <w:rPr>
                  <w:rStyle w:val="Hyperlink"/>
                  <w:rFonts w:eastAsiaTheme="minorHAnsi"/>
                  <w:noProof/>
                </w:rPr>
              </w:rPrChange>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noProof/>
              <w:rPrChange w:id="202" w:author="Elizabeth" w:date="2022-04-11T16:49:00Z">
                <w:rPr>
                  <w:rStyle w:val="Hyperlink"/>
                  <w:rFonts w:eastAsiaTheme="minorHAnsi"/>
                  <w:noProof/>
                </w:rPr>
              </w:rPrChange>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Del="004C7E6F">
            <w:rPr>
              <w:rFonts w:asciiTheme="minorHAnsi" w:eastAsiaTheme="minorEastAsia" w:hAnsiTheme="minorHAnsi" w:cstheme="minorBidi"/>
              <w:b w:val="0"/>
              <w:noProof/>
              <w:sz w:val="22"/>
            </w:rPr>
            <w:tab/>
          </w:r>
          <w:r w:rsidRPr="004C7E6F" w:rsidDel="004C7E6F">
            <w:rPr>
              <w:rStyle w:val="Hyperlink"/>
              <w:noProof/>
              <w:rPrChange w:id="207" w:author="Elizabeth" w:date="2022-04-11T16:49:00Z">
                <w:rPr>
                  <w:rStyle w:val="Hyperlink"/>
                  <w:noProof/>
                </w:rPr>
              </w:rPrChange>
            </w:rPr>
            <w:delText>Subsection 2 -</w:delText>
          </w:r>
          <w:r w:rsidDel="004C7E6F">
            <w:rPr>
              <w:noProof/>
              <w:webHidden/>
            </w:rPr>
            <w:tab/>
            <w:delText>25</w:delText>
          </w:r>
        </w:del>
      </w:ins>
    </w:p>
    <w:p w14:paraId="19DF7416" w14:textId="61D5FD6B" w:rsidR="004E6443" w:rsidDel="004C7E6F" w:rsidRDefault="004E6443">
      <w:pPr>
        <w:pStyle w:val="TOC2"/>
        <w:rPr>
          <w:ins w:id="208" w:author="Elizabeth Ann Storm" w:date="2021-12-14T13:33:00Z"/>
          <w:del w:id="209" w:author="Elizabeth" w:date="2022-04-11T16:49:00Z"/>
          <w:rFonts w:asciiTheme="minorHAnsi" w:eastAsiaTheme="minorEastAsia" w:hAnsiTheme="minorHAnsi" w:cstheme="minorBidi"/>
          <w:b w:val="0"/>
          <w:noProof/>
          <w:sz w:val="22"/>
        </w:rPr>
      </w:pPr>
      <w:ins w:id="210" w:author="Elizabeth Ann Storm" w:date="2021-12-14T13:33:00Z">
        <w:del w:id="211" w:author="Elizabeth" w:date="2022-04-11T16:49:00Z">
          <w:r w:rsidRPr="004C7E6F" w:rsidDel="004C7E6F">
            <w:rPr>
              <w:rStyle w:val="Hyperlink"/>
              <w:noProof/>
              <w:rPrChange w:id="212" w:author="Elizabeth" w:date="2022-04-11T16:49:00Z">
                <w:rPr>
                  <w:rStyle w:val="Hyperlink"/>
                  <w:noProof/>
                </w:rPr>
              </w:rPrChange>
            </w:rPr>
            <w:delText>3.2</w:delText>
          </w:r>
          <w:r w:rsidDel="004C7E6F">
            <w:rPr>
              <w:rFonts w:asciiTheme="minorHAnsi" w:eastAsiaTheme="minorEastAsia" w:hAnsiTheme="minorHAnsi" w:cstheme="minorBidi"/>
              <w:b w:val="0"/>
              <w:noProof/>
              <w:sz w:val="22"/>
            </w:rPr>
            <w:tab/>
          </w:r>
          <w:r w:rsidRPr="004C7E6F" w:rsidDel="004C7E6F">
            <w:rPr>
              <w:rStyle w:val="Hyperlink"/>
              <w:noProof/>
              <w:rPrChange w:id="213" w:author="Elizabeth" w:date="2022-04-11T16:49:00Z">
                <w:rPr>
                  <w:rStyle w:val="Hyperlink"/>
                  <w:noProof/>
                </w:rPr>
              </w:rPrChange>
            </w:rPr>
            <w:delText>Modernist sensorium</w:delText>
          </w:r>
          <w:r w:rsidDel="004C7E6F">
            <w:rPr>
              <w:noProof/>
              <w:webHidden/>
            </w:rPr>
            <w:tab/>
            <w:delText>25</w:delText>
          </w:r>
        </w:del>
      </w:ins>
    </w:p>
    <w:p w14:paraId="2C753AB2" w14:textId="3F205C0E" w:rsidR="004E6443" w:rsidDel="004C7E6F" w:rsidRDefault="004E6443">
      <w:pPr>
        <w:pStyle w:val="TOC2"/>
        <w:rPr>
          <w:ins w:id="214" w:author="Elizabeth Ann Storm" w:date="2021-12-14T13:33:00Z"/>
          <w:del w:id="215" w:author="Elizabeth" w:date="2022-04-11T16:49:00Z"/>
          <w:rFonts w:asciiTheme="minorHAnsi" w:eastAsiaTheme="minorEastAsia" w:hAnsiTheme="minorHAnsi" w:cstheme="minorBidi"/>
          <w:b w:val="0"/>
          <w:noProof/>
          <w:sz w:val="22"/>
        </w:rPr>
      </w:pPr>
      <w:ins w:id="216" w:author="Elizabeth Ann Storm" w:date="2021-12-14T13:33:00Z">
        <w:del w:id="217" w:author="Elizabeth" w:date="2022-04-11T16:49:00Z">
          <w:r w:rsidRPr="004C7E6F" w:rsidDel="004C7E6F">
            <w:rPr>
              <w:rStyle w:val="Hyperlink"/>
              <w:noProof/>
              <w:rPrChange w:id="218" w:author="Elizabeth" w:date="2022-04-11T16:49:00Z">
                <w:rPr>
                  <w:rStyle w:val="Hyperlink"/>
                  <w:noProof/>
                </w:rPr>
              </w:rPrChange>
            </w:rPr>
            <w:delText>3.3</w:delText>
          </w:r>
          <w:r w:rsidDel="004C7E6F">
            <w:rPr>
              <w:rFonts w:asciiTheme="minorHAnsi" w:eastAsiaTheme="minorEastAsia" w:hAnsiTheme="minorHAnsi" w:cstheme="minorBidi"/>
              <w:b w:val="0"/>
              <w:noProof/>
              <w:sz w:val="22"/>
            </w:rPr>
            <w:tab/>
          </w:r>
          <w:r w:rsidRPr="004C7E6F" w:rsidDel="004C7E6F">
            <w:rPr>
              <w:rStyle w:val="Hyperlink"/>
              <w:noProof/>
              <w:rPrChange w:id="219" w:author="Elizabeth" w:date="2022-04-11T16:49:00Z">
                <w:rPr>
                  <w:rStyle w:val="Hyperlink"/>
                  <w:noProof/>
                </w:rPr>
              </w:rPrChange>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220" w:author="Elizabeth Ann Storm" w:date="2021-12-14T13:33:00Z"/>
          <w:del w:id="221" w:author="Elizabeth" w:date="2022-04-11T16:49:00Z"/>
          <w:rFonts w:asciiTheme="minorHAnsi" w:eastAsiaTheme="minorEastAsia" w:hAnsiTheme="minorHAnsi" w:cstheme="minorBidi"/>
          <w:noProof/>
          <w:sz w:val="22"/>
        </w:rPr>
      </w:pPr>
      <w:ins w:id="222" w:author="Elizabeth Ann Storm" w:date="2021-12-14T13:33:00Z">
        <w:del w:id="223" w:author="Elizabeth" w:date="2022-04-11T16:49:00Z">
          <w:r w:rsidRPr="004C7E6F" w:rsidDel="004C7E6F">
            <w:rPr>
              <w:rStyle w:val="Hyperlink"/>
              <w:noProof/>
              <w:rPrChange w:id="224" w:author="Elizabeth" w:date="2022-04-11T16:49:00Z">
                <w:rPr>
                  <w:rStyle w:val="Hyperlink"/>
                  <w:noProof/>
                </w:rPr>
              </w:rPrChange>
            </w:rPr>
            <w:delText>4</w:delText>
          </w:r>
          <w:r w:rsidDel="004C7E6F">
            <w:rPr>
              <w:rFonts w:asciiTheme="minorHAnsi" w:eastAsiaTheme="minorEastAsia" w:hAnsiTheme="minorHAnsi" w:cstheme="minorBidi"/>
              <w:noProof/>
              <w:sz w:val="22"/>
            </w:rPr>
            <w:tab/>
          </w:r>
          <w:r w:rsidRPr="004C7E6F" w:rsidDel="004C7E6F">
            <w:rPr>
              <w:rStyle w:val="Hyperlink"/>
              <w:noProof/>
              <w:rPrChange w:id="225" w:author="Elizabeth" w:date="2022-04-11T16:49:00Z">
                <w:rPr>
                  <w:rStyle w:val="Hyperlink"/>
                  <w:noProof/>
                </w:rPr>
              </w:rPrChange>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226" w:author="Elizabeth Ann Storm" w:date="2021-12-14T13:33:00Z"/>
          <w:del w:id="227" w:author="Elizabeth" w:date="2022-04-11T16:49:00Z"/>
          <w:rFonts w:asciiTheme="minorHAnsi" w:eastAsiaTheme="minorEastAsia" w:hAnsiTheme="minorHAnsi" w:cstheme="minorBidi"/>
          <w:b w:val="0"/>
          <w:noProof/>
          <w:sz w:val="22"/>
        </w:rPr>
      </w:pPr>
      <w:ins w:id="228" w:author="Elizabeth Ann Storm" w:date="2021-12-14T13:33:00Z">
        <w:del w:id="229" w:author="Elizabeth" w:date="2022-04-11T16:49:00Z">
          <w:r w:rsidRPr="004C7E6F" w:rsidDel="004C7E6F">
            <w:rPr>
              <w:rStyle w:val="Hyperlink"/>
              <w:rFonts w:eastAsiaTheme="minorHAnsi"/>
              <w:noProof/>
              <w:rPrChange w:id="230" w:author="Elizabeth" w:date="2022-04-11T16:49:00Z">
                <w:rPr>
                  <w:rStyle w:val="Hyperlink"/>
                  <w:rFonts w:eastAsiaTheme="minorHAnsi"/>
                  <w:noProof/>
                </w:rPr>
              </w:rPrChange>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noProof/>
              <w:rPrChange w:id="231" w:author="Elizabeth" w:date="2022-04-11T16:49:00Z">
                <w:rPr>
                  <w:rStyle w:val="Hyperlink"/>
                  <w:rFonts w:eastAsiaTheme="minorHAnsi"/>
                  <w:noProof/>
                </w:rPr>
              </w:rPrChange>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232" w:author="Elizabeth Ann Storm" w:date="2021-12-14T13:33:00Z"/>
          <w:del w:id="233" w:author="Elizabeth" w:date="2022-04-11T16:49:00Z"/>
          <w:rFonts w:asciiTheme="minorHAnsi" w:eastAsiaTheme="minorEastAsia" w:hAnsiTheme="minorHAnsi" w:cstheme="minorBidi"/>
          <w:b w:val="0"/>
          <w:noProof/>
          <w:sz w:val="22"/>
        </w:rPr>
      </w:pPr>
      <w:ins w:id="234" w:author="Elizabeth Ann Storm" w:date="2021-12-14T13:33:00Z">
        <w:del w:id="235"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noProof/>
              <w:rPrChange w:id="236" w:author="Elizabeth" w:date="2022-04-11T16:49:00Z">
                <w:rPr>
                  <w:rStyle w:val="Hyperlink"/>
                  <w:rFonts w:eastAsiaTheme="minorHAnsi"/>
                  <w:noProof/>
                </w:rPr>
              </w:rPrChange>
            </w:rPr>
            <w:delText>Subsection 2 - ?</w:delText>
          </w:r>
          <w:r w:rsidDel="004C7E6F">
            <w:rPr>
              <w:noProof/>
              <w:webHidden/>
            </w:rPr>
            <w:tab/>
            <w:delText>30</w:delText>
          </w:r>
        </w:del>
      </w:ins>
    </w:p>
    <w:p w14:paraId="7F00580D" w14:textId="3596C7DF" w:rsidR="004E6443" w:rsidDel="004C7E6F" w:rsidRDefault="004E6443">
      <w:pPr>
        <w:pStyle w:val="TOC2"/>
        <w:rPr>
          <w:ins w:id="237" w:author="Elizabeth Ann Storm" w:date="2021-12-14T13:33:00Z"/>
          <w:del w:id="238" w:author="Elizabeth" w:date="2022-04-11T16:49:00Z"/>
          <w:rFonts w:asciiTheme="minorHAnsi" w:eastAsiaTheme="minorEastAsia" w:hAnsiTheme="minorHAnsi" w:cstheme="minorBidi"/>
          <w:b w:val="0"/>
          <w:noProof/>
          <w:sz w:val="22"/>
        </w:rPr>
      </w:pPr>
      <w:ins w:id="239" w:author="Elizabeth Ann Storm" w:date="2021-12-14T13:33:00Z">
        <w:del w:id="240" w:author="Elizabeth" w:date="2022-04-11T16:49:00Z">
          <w:r w:rsidRPr="004C7E6F" w:rsidDel="004C7E6F">
            <w:rPr>
              <w:rStyle w:val="Hyperlink"/>
              <w:noProof/>
              <w:rPrChange w:id="241" w:author="Elizabeth" w:date="2022-04-11T16:49:00Z">
                <w:rPr>
                  <w:rStyle w:val="Hyperlink"/>
                  <w:noProof/>
                </w:rPr>
              </w:rPrChange>
            </w:rPr>
            <w:delText>4.2</w:delText>
          </w:r>
          <w:r w:rsidDel="004C7E6F">
            <w:rPr>
              <w:noProof/>
              <w:webHidden/>
            </w:rPr>
            <w:tab/>
            <w:delText>30</w:delText>
          </w:r>
        </w:del>
      </w:ins>
    </w:p>
    <w:p w14:paraId="4B3EF018" w14:textId="40EF2458" w:rsidR="004E6443" w:rsidDel="004C7E6F" w:rsidRDefault="004E6443" w:rsidP="004E6443">
      <w:pPr>
        <w:pStyle w:val="TOC1"/>
        <w:rPr>
          <w:ins w:id="242" w:author="Elizabeth Ann Storm" w:date="2021-12-14T13:33:00Z"/>
          <w:del w:id="243" w:author="Elizabeth" w:date="2022-04-11T16:49:00Z"/>
          <w:rFonts w:asciiTheme="minorHAnsi" w:eastAsiaTheme="minorEastAsia" w:hAnsiTheme="minorHAnsi" w:cstheme="minorBidi"/>
          <w:noProof/>
          <w:sz w:val="22"/>
        </w:rPr>
      </w:pPr>
      <w:ins w:id="244" w:author="Elizabeth Ann Storm" w:date="2021-12-14T13:33:00Z">
        <w:del w:id="245" w:author="Elizabeth" w:date="2022-04-11T16:49:00Z">
          <w:r w:rsidRPr="004C7E6F" w:rsidDel="004C7E6F">
            <w:rPr>
              <w:rStyle w:val="Hyperlink"/>
              <w:rFonts w:eastAsiaTheme="minorHAnsi"/>
              <w:noProof/>
              <w:rPrChange w:id="246" w:author="Elizabeth" w:date="2022-04-11T16:49:00Z">
                <w:rPr>
                  <w:rStyle w:val="Hyperlink"/>
                  <w:rFonts w:eastAsiaTheme="minorHAnsi"/>
                  <w:noProof/>
                </w:rPr>
              </w:rPrChange>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noProof/>
              <w:rPrChange w:id="247" w:author="Elizabeth" w:date="2022-04-11T16:49:00Z">
                <w:rPr>
                  <w:rStyle w:val="Hyperlink"/>
                  <w:rFonts w:eastAsiaTheme="minorHAnsi"/>
                  <w:noProof/>
                </w:rPr>
              </w:rPrChange>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48" w:author="Elizabeth Ann Storm" w:date="2021-12-14T13:33:00Z"/>
          <w:del w:id="249" w:author="Elizabeth" w:date="2022-04-11T16:49:00Z"/>
          <w:rFonts w:asciiTheme="minorHAnsi" w:eastAsiaTheme="minorEastAsia" w:hAnsiTheme="minorHAnsi" w:cstheme="minorBidi"/>
          <w:noProof/>
          <w:sz w:val="22"/>
        </w:rPr>
      </w:pPr>
      <w:ins w:id="250" w:author="Elizabeth Ann Storm" w:date="2021-12-14T13:33:00Z">
        <w:del w:id="251" w:author="Elizabeth" w:date="2022-04-11T16:49:00Z">
          <w:r w:rsidRPr="004C7E6F" w:rsidDel="004C7E6F">
            <w:rPr>
              <w:rStyle w:val="Hyperlink"/>
              <w:rFonts w:eastAsiaTheme="minorHAnsi"/>
              <w:noProof/>
              <w:rPrChange w:id="252" w:author="Elizabeth" w:date="2022-04-11T16:49:00Z">
                <w:rPr>
                  <w:rStyle w:val="Hyperlink"/>
                  <w:rFonts w:eastAsiaTheme="minorHAnsi"/>
                  <w:noProof/>
                </w:rPr>
              </w:rPrChange>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noProof/>
              <w:rPrChange w:id="253" w:author="Elizabeth" w:date="2022-04-11T16:49:00Z">
                <w:rPr>
                  <w:rStyle w:val="Hyperlink"/>
                  <w:rFonts w:eastAsiaTheme="minorHAnsi"/>
                  <w:noProof/>
                </w:rPr>
              </w:rPrChange>
            </w:rPr>
            <w:delText>Conclusion</w:delText>
          </w:r>
          <w:r w:rsidDel="004C7E6F">
            <w:rPr>
              <w:noProof/>
              <w:webHidden/>
            </w:rPr>
            <w:tab/>
            <w:delText>34</w:delText>
          </w:r>
        </w:del>
      </w:ins>
    </w:p>
    <w:p w14:paraId="7E798468" w14:textId="7E267391" w:rsidR="004E6443" w:rsidDel="004C7E6F" w:rsidRDefault="004E6443" w:rsidP="004E6443">
      <w:pPr>
        <w:pStyle w:val="TOC1"/>
        <w:rPr>
          <w:ins w:id="254" w:author="Elizabeth Ann Storm" w:date="2021-12-14T13:33:00Z"/>
          <w:del w:id="255" w:author="Elizabeth" w:date="2022-04-11T16:49:00Z"/>
          <w:rFonts w:asciiTheme="minorHAnsi" w:eastAsiaTheme="minorEastAsia" w:hAnsiTheme="minorHAnsi" w:cstheme="minorBidi"/>
          <w:noProof/>
          <w:sz w:val="22"/>
        </w:rPr>
      </w:pPr>
      <w:ins w:id="256" w:author="Elizabeth Ann Storm" w:date="2021-12-14T13:33:00Z">
        <w:del w:id="257" w:author="Elizabeth" w:date="2022-04-11T16:49:00Z">
          <w:r w:rsidRPr="004C7E6F" w:rsidDel="004C7E6F">
            <w:rPr>
              <w:rStyle w:val="Hyperlink"/>
              <w:noProof/>
              <w:rPrChange w:id="258" w:author="Elizabeth" w:date="2022-04-11T16:49:00Z">
                <w:rPr>
                  <w:rStyle w:val="Hyperlink"/>
                  <w:noProof/>
                </w:rPr>
              </w:rPrChange>
            </w:rPr>
            <w:delText>Bibliography</w:delText>
          </w:r>
          <w:r w:rsidDel="004C7E6F">
            <w:rPr>
              <w:noProof/>
              <w:webHidden/>
            </w:rPr>
            <w:tab/>
            <w:delText>35</w:delText>
          </w:r>
        </w:del>
      </w:ins>
    </w:p>
    <w:p w14:paraId="16D99839" w14:textId="271245B0" w:rsidR="004E6443" w:rsidDel="004C7E6F" w:rsidRDefault="004E6443" w:rsidP="004E6443">
      <w:pPr>
        <w:pStyle w:val="TOC1"/>
        <w:rPr>
          <w:ins w:id="259" w:author="Elizabeth Ann Storm" w:date="2021-12-14T13:33:00Z"/>
          <w:del w:id="260" w:author="Elizabeth" w:date="2022-04-11T16:49:00Z"/>
          <w:rFonts w:asciiTheme="minorHAnsi" w:eastAsiaTheme="minorEastAsia" w:hAnsiTheme="minorHAnsi" w:cstheme="minorBidi"/>
          <w:noProof/>
          <w:sz w:val="22"/>
        </w:rPr>
      </w:pPr>
      <w:ins w:id="261" w:author="Elizabeth Ann Storm" w:date="2021-12-14T13:33:00Z">
        <w:del w:id="262" w:author="Elizabeth" w:date="2022-04-11T16:49:00Z">
          <w:r w:rsidRPr="004C7E6F" w:rsidDel="004C7E6F">
            <w:rPr>
              <w:rStyle w:val="Hyperlink"/>
              <w:noProof/>
              <w:rPrChange w:id="263" w:author="Elizabeth" w:date="2022-04-11T16:49:00Z">
                <w:rPr>
                  <w:rStyle w:val="Hyperlink"/>
                  <w:noProof/>
                </w:rPr>
              </w:rPrChange>
            </w:rPr>
            <w:delText>APPENDICES</w:delText>
          </w:r>
          <w:r w:rsidDel="004C7E6F">
            <w:rPr>
              <w:noProof/>
              <w:webHidden/>
            </w:rPr>
            <w:tab/>
            <w:delText>36</w:delText>
          </w:r>
        </w:del>
      </w:ins>
    </w:p>
    <w:p w14:paraId="34B181B9" w14:textId="7164A826" w:rsidR="004E6443" w:rsidDel="004C7E6F" w:rsidRDefault="004E6443">
      <w:pPr>
        <w:pStyle w:val="TOC2"/>
        <w:rPr>
          <w:ins w:id="264" w:author="Elizabeth Ann Storm" w:date="2021-12-14T13:33:00Z"/>
          <w:del w:id="265" w:author="Elizabeth" w:date="2022-04-11T16:49:00Z"/>
          <w:rFonts w:asciiTheme="minorHAnsi" w:eastAsiaTheme="minorEastAsia" w:hAnsiTheme="minorHAnsi" w:cstheme="minorBidi"/>
          <w:b w:val="0"/>
          <w:noProof/>
          <w:sz w:val="22"/>
        </w:rPr>
      </w:pPr>
      <w:ins w:id="266" w:author="Elizabeth Ann Storm" w:date="2021-12-14T13:33:00Z">
        <w:del w:id="267" w:author="Elizabeth" w:date="2022-04-11T16:49:00Z">
          <w:r w:rsidRPr="004C7E6F" w:rsidDel="004C7E6F">
            <w:rPr>
              <w:rStyle w:val="Hyperlink"/>
              <w:noProof/>
              <w:rPrChange w:id="268" w:author="Elizabeth" w:date="2022-04-11T16:49:00Z">
                <w:rPr>
                  <w:rStyle w:val="Hyperlink"/>
                  <w:noProof/>
                </w:rPr>
              </w:rPrChange>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69" w:author="Elizabeth Ann Storm" w:date="2021-12-14T13:33:00Z"/>
          <w:del w:id="270" w:author="Elizabeth" w:date="2022-04-11T16:49:00Z"/>
          <w:rFonts w:asciiTheme="minorHAnsi" w:eastAsiaTheme="minorEastAsia" w:hAnsiTheme="minorHAnsi" w:cstheme="minorBidi"/>
          <w:b w:val="0"/>
          <w:i w:val="0"/>
          <w:noProof/>
          <w:sz w:val="22"/>
        </w:rPr>
      </w:pPr>
      <w:ins w:id="271" w:author="Elizabeth Ann Storm" w:date="2021-12-14T13:33:00Z">
        <w:del w:id="272" w:author="Elizabeth" w:date="2022-04-11T16:49:00Z">
          <w:r w:rsidRPr="004C7E6F" w:rsidDel="004C7E6F">
            <w:rPr>
              <w:rStyle w:val="Hyperlink"/>
              <w:noProof/>
              <w:rPrChange w:id="273" w:author="Elizabeth" w:date="2022-04-11T16:49:00Z">
                <w:rPr>
                  <w:rStyle w:val="Hyperlink"/>
                  <w:noProof/>
                </w:rPr>
              </w:rPrChange>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74" w:author="Elizabeth Ann Storm" w:date="2021-12-14T13:33:00Z"/>
          <w:del w:id="275" w:author="Elizabeth" w:date="2022-04-11T16:49:00Z"/>
          <w:rFonts w:asciiTheme="minorHAnsi" w:eastAsiaTheme="minorEastAsia" w:hAnsiTheme="minorHAnsi" w:cstheme="minorBidi"/>
          <w:b w:val="0"/>
          <w:i w:val="0"/>
          <w:noProof/>
          <w:sz w:val="22"/>
        </w:rPr>
      </w:pPr>
      <w:ins w:id="276" w:author="Elizabeth Ann Storm" w:date="2021-12-14T13:33:00Z">
        <w:del w:id="277" w:author="Elizabeth" w:date="2022-04-11T16:49:00Z">
          <w:r w:rsidRPr="004C7E6F" w:rsidDel="004C7E6F">
            <w:rPr>
              <w:rStyle w:val="Hyperlink"/>
              <w:noProof/>
              <w:rPrChange w:id="278" w:author="Elizabeth" w:date="2022-04-11T16:49:00Z">
                <w:rPr>
                  <w:rStyle w:val="Hyperlink"/>
                  <w:noProof/>
                </w:rPr>
              </w:rPrChange>
            </w:rPr>
            <w:delText>Appendix A.2</w:delText>
          </w:r>
          <w:r w:rsidDel="004C7E6F">
            <w:rPr>
              <w:noProof/>
              <w:webHidden/>
            </w:rPr>
            <w:tab/>
            <w:delText>36</w:delText>
          </w:r>
        </w:del>
      </w:ins>
    </w:p>
    <w:p w14:paraId="1A9E81BF" w14:textId="3F33A83C" w:rsidR="004E6443" w:rsidDel="004C7E6F" w:rsidRDefault="004E6443">
      <w:pPr>
        <w:pStyle w:val="TOC2"/>
        <w:rPr>
          <w:ins w:id="279" w:author="Elizabeth Ann Storm" w:date="2021-12-14T13:33:00Z"/>
          <w:del w:id="280" w:author="Elizabeth" w:date="2022-04-11T16:49:00Z"/>
          <w:rFonts w:asciiTheme="minorHAnsi" w:eastAsiaTheme="minorEastAsia" w:hAnsiTheme="minorHAnsi" w:cstheme="minorBidi"/>
          <w:b w:val="0"/>
          <w:noProof/>
          <w:sz w:val="22"/>
        </w:rPr>
      </w:pPr>
      <w:ins w:id="281" w:author="Elizabeth Ann Storm" w:date="2021-12-14T13:33:00Z">
        <w:del w:id="282" w:author="Elizabeth" w:date="2022-04-11T16:49:00Z">
          <w:r w:rsidRPr="004C7E6F" w:rsidDel="004C7E6F">
            <w:rPr>
              <w:rStyle w:val="Hyperlink"/>
              <w:noProof/>
              <w:rPrChange w:id="283" w:author="Elizabeth" w:date="2022-04-11T16:49:00Z">
                <w:rPr>
                  <w:rStyle w:val="Hyperlink"/>
                  <w:noProof/>
                </w:rPr>
              </w:rPrChange>
            </w:rPr>
            <w:delText>Appendix B</w:delText>
          </w:r>
          <w:r w:rsidDel="004C7E6F">
            <w:rPr>
              <w:noProof/>
              <w:webHidden/>
            </w:rPr>
            <w:tab/>
            <w:delText>36</w:delText>
          </w:r>
        </w:del>
      </w:ins>
    </w:p>
    <w:p w14:paraId="4DE442E5" w14:textId="36506808" w:rsidR="004E6443" w:rsidDel="004C7E6F" w:rsidRDefault="004E6443">
      <w:pPr>
        <w:pStyle w:val="TOC2"/>
        <w:rPr>
          <w:ins w:id="284" w:author="Elizabeth Ann Storm" w:date="2021-12-14T13:33:00Z"/>
          <w:del w:id="285" w:author="Elizabeth" w:date="2022-04-11T16:49:00Z"/>
          <w:rFonts w:asciiTheme="minorHAnsi" w:eastAsiaTheme="minorEastAsia" w:hAnsiTheme="minorHAnsi" w:cstheme="minorBidi"/>
          <w:b w:val="0"/>
          <w:noProof/>
          <w:sz w:val="22"/>
        </w:rPr>
      </w:pPr>
      <w:ins w:id="286" w:author="Elizabeth Ann Storm" w:date="2021-12-14T13:33:00Z">
        <w:del w:id="287" w:author="Elizabeth" w:date="2022-04-11T16:49:00Z">
          <w:r w:rsidRPr="004C7E6F" w:rsidDel="004C7E6F">
            <w:rPr>
              <w:rStyle w:val="Hyperlink"/>
              <w:noProof/>
              <w:rPrChange w:id="288" w:author="Elizabeth" w:date="2022-04-11T16:49:00Z">
                <w:rPr>
                  <w:rStyle w:val="Hyperlink"/>
                  <w:noProof/>
                </w:rPr>
              </w:rPrChange>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89" w:author="Elizabeth" w:date="2022-04-11T16:49:00Z"/>
          <w:noProof/>
        </w:rPr>
      </w:pPr>
    </w:p>
    <w:p w14:paraId="4C73B0AE" w14:textId="44807818" w:rsidR="005056D6" w:rsidDel="004C7E6F" w:rsidRDefault="005056D6" w:rsidP="00574AFB">
      <w:pPr>
        <w:pStyle w:val="NoSpacing"/>
        <w:spacing w:line="480" w:lineRule="auto"/>
        <w:ind w:firstLine="0"/>
        <w:jc w:val="center"/>
        <w:rPr>
          <w:del w:id="290" w:author="Elizabeth" w:date="2022-04-11T16:49:00Z"/>
          <w:noProof/>
        </w:rPr>
      </w:pPr>
    </w:p>
    <w:p w14:paraId="0D4DD7EC" w14:textId="4C768CC3" w:rsidR="005056D6" w:rsidDel="004C7E6F" w:rsidRDefault="005056D6">
      <w:pPr>
        <w:pStyle w:val="TOC1"/>
        <w:rPr>
          <w:del w:id="291" w:author="Elizabeth" w:date="2022-04-11T16:49:00Z"/>
          <w:rFonts w:asciiTheme="minorHAnsi" w:eastAsiaTheme="minorEastAsia" w:hAnsiTheme="minorHAnsi" w:cstheme="minorBidi"/>
          <w:b w:val="0"/>
          <w:caps w:val="0"/>
          <w:noProof/>
          <w:sz w:val="22"/>
        </w:rPr>
      </w:pPr>
      <w:del w:id="292" w:author="Elizabeth" w:date="2022-04-11T16:49:00Z">
        <w:r w:rsidRPr="00490021" w:rsidDel="004C7E6F">
          <w:rPr>
            <w:noProof/>
            <w:rPrChange w:id="293" w:author="Elizabeth Ann Storm" w:date="2021-12-10T20:04:00Z">
              <w:rPr>
                <w:rStyle w:val="Hyperlink"/>
                <w:b w:val="0"/>
                <w:caps w:val="0"/>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94" w:author="Elizabeth" w:date="2022-04-11T16:49:00Z"/>
          <w:rFonts w:asciiTheme="minorHAnsi" w:eastAsiaTheme="minorEastAsia" w:hAnsiTheme="minorHAnsi" w:cstheme="minorBidi"/>
          <w:b w:val="0"/>
          <w:caps w:val="0"/>
          <w:noProof/>
          <w:sz w:val="22"/>
        </w:rPr>
      </w:pPr>
      <w:del w:id="295" w:author="Elizabeth" w:date="2022-04-11T16:49:00Z">
        <w:r w:rsidRPr="00490021" w:rsidDel="004C7E6F">
          <w:rPr>
            <w:noProof/>
            <w:rPrChange w:id="296" w:author="Elizabeth Ann Storm" w:date="2021-12-10T20:04:00Z">
              <w:rPr>
                <w:rStyle w:val="Hyperlink"/>
                <w:b w:val="0"/>
                <w:caps w:val="0"/>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97" w:author="Elizabeth" w:date="2022-04-11T16:49:00Z"/>
          <w:rFonts w:asciiTheme="minorHAnsi" w:eastAsiaTheme="minorEastAsia" w:hAnsiTheme="minorHAnsi" w:cstheme="minorBidi"/>
          <w:b w:val="0"/>
          <w:caps w:val="0"/>
          <w:noProof/>
          <w:sz w:val="22"/>
        </w:rPr>
      </w:pPr>
      <w:del w:id="298" w:author="Elizabeth" w:date="2022-04-11T16:49:00Z">
        <w:r w:rsidRPr="00490021" w:rsidDel="004C7E6F">
          <w:rPr>
            <w:noProof/>
            <w:rPrChange w:id="299" w:author="Elizabeth Ann Storm" w:date="2021-12-10T20:04:00Z">
              <w:rPr>
                <w:rStyle w:val="Hyperlink"/>
                <w:b w:val="0"/>
                <w:caps w:val="0"/>
                <w:noProof/>
              </w:rPr>
            </w:rPrChange>
          </w:rPr>
          <w:delText>1</w:delText>
        </w:r>
        <w:r w:rsidDel="004C7E6F">
          <w:rPr>
            <w:rFonts w:asciiTheme="minorHAnsi" w:eastAsiaTheme="minorEastAsia" w:hAnsiTheme="minorHAnsi" w:cstheme="minorBidi"/>
            <w:b w:val="0"/>
            <w:caps w:val="0"/>
            <w:noProof/>
            <w:sz w:val="22"/>
          </w:rPr>
          <w:tab/>
        </w:r>
        <w:r w:rsidRPr="00490021" w:rsidDel="004C7E6F">
          <w:rPr>
            <w:noProof/>
            <w:rPrChange w:id="300" w:author="Elizabeth Ann Storm" w:date="2021-12-10T20:04:00Z">
              <w:rPr>
                <w:rStyle w:val="Hyperlink"/>
                <w:b w:val="0"/>
                <w:caps w:val="0"/>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301" w:author="Elizabeth" w:date="2022-04-11T16:49:00Z"/>
          <w:rFonts w:asciiTheme="minorHAnsi" w:eastAsiaTheme="minorEastAsia" w:hAnsiTheme="minorHAnsi" w:cstheme="minorBidi"/>
          <w:b w:val="0"/>
          <w:caps w:val="0"/>
          <w:noProof/>
          <w:sz w:val="22"/>
        </w:rPr>
      </w:pPr>
      <w:del w:id="302" w:author="Elizabeth" w:date="2022-04-11T16:49:00Z">
        <w:r w:rsidRPr="00490021" w:rsidDel="004C7E6F">
          <w:rPr>
            <w:noProof/>
            <w:rPrChange w:id="303" w:author="Elizabeth Ann Storm" w:date="2021-12-10T20:04:00Z">
              <w:rPr>
                <w:rStyle w:val="Hyperlink"/>
                <w:b w:val="0"/>
                <w:caps w:val="0"/>
                <w:noProof/>
              </w:rPr>
            </w:rPrChange>
          </w:rPr>
          <w:delText>2</w:delText>
        </w:r>
        <w:r w:rsidDel="004C7E6F">
          <w:rPr>
            <w:rFonts w:asciiTheme="minorHAnsi" w:eastAsiaTheme="minorEastAsia" w:hAnsiTheme="minorHAnsi" w:cstheme="minorBidi"/>
            <w:b w:val="0"/>
            <w:caps w:val="0"/>
            <w:noProof/>
            <w:sz w:val="22"/>
          </w:rPr>
          <w:tab/>
        </w:r>
        <w:r w:rsidRPr="00490021" w:rsidDel="004C7E6F">
          <w:rPr>
            <w:noProof/>
            <w:rPrChange w:id="304" w:author="Elizabeth Ann Storm" w:date="2021-12-10T20:04:00Z">
              <w:rPr>
                <w:rStyle w:val="Hyperlink"/>
                <w:b w:val="0"/>
                <w:caps w:val="0"/>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305" w:author="Elizabeth" w:date="2022-04-11T16:49:00Z"/>
          <w:rFonts w:asciiTheme="minorHAnsi" w:eastAsiaTheme="minorEastAsia" w:hAnsiTheme="minorHAnsi" w:cstheme="minorBidi"/>
          <w:b w:val="0"/>
          <w:noProof/>
          <w:sz w:val="22"/>
        </w:rPr>
      </w:pPr>
      <w:del w:id="306" w:author="Elizabeth" w:date="2022-04-11T16:49:00Z">
        <w:r w:rsidRPr="00490021" w:rsidDel="004C7E6F">
          <w:rPr>
            <w:noProof/>
            <w:rPrChange w:id="307" w:author="Elizabeth Ann Storm" w:date="2021-12-10T20:04:00Z">
              <w:rPr>
                <w:rStyle w:val="Hyperlink"/>
                <w:b w:val="0"/>
                <w:noProof/>
              </w:rPr>
            </w:rPrChange>
          </w:rPr>
          <w:delText>2.1</w:delText>
        </w:r>
        <w:r w:rsidDel="004C7E6F">
          <w:rPr>
            <w:rFonts w:asciiTheme="minorHAnsi" w:eastAsiaTheme="minorEastAsia" w:hAnsiTheme="minorHAnsi" w:cstheme="minorBidi"/>
            <w:b w:val="0"/>
            <w:noProof/>
            <w:sz w:val="22"/>
          </w:rPr>
          <w:tab/>
        </w:r>
        <w:r w:rsidRPr="00490021" w:rsidDel="004C7E6F">
          <w:rPr>
            <w:noProof/>
            <w:rPrChange w:id="308" w:author="Elizabeth Ann Storm" w:date="2021-12-10T20:04:00Z">
              <w:rPr>
                <w:rStyle w:val="Hyperlink"/>
                <w:b w:val="0"/>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309" w:author="Elizabeth" w:date="2022-04-11T16:49:00Z"/>
          <w:rFonts w:asciiTheme="minorHAnsi" w:eastAsiaTheme="minorEastAsia" w:hAnsiTheme="minorHAnsi" w:cstheme="minorBidi"/>
          <w:b w:val="0"/>
          <w:noProof/>
          <w:sz w:val="22"/>
        </w:rPr>
      </w:pPr>
      <w:del w:id="310" w:author="Elizabeth" w:date="2022-04-11T16:49:00Z">
        <w:r w:rsidRPr="00490021" w:rsidDel="004C7E6F">
          <w:rPr>
            <w:noProof/>
            <w:rPrChange w:id="311" w:author="Elizabeth Ann Storm" w:date="2021-12-10T20:04:00Z">
              <w:rPr>
                <w:rStyle w:val="Hyperlink"/>
                <w:b w:val="0"/>
                <w:noProof/>
              </w:rPr>
            </w:rPrChange>
          </w:rPr>
          <w:delText>2.2</w:delText>
        </w:r>
        <w:r w:rsidDel="004C7E6F">
          <w:rPr>
            <w:rFonts w:asciiTheme="minorHAnsi" w:eastAsiaTheme="minorEastAsia" w:hAnsiTheme="minorHAnsi" w:cstheme="minorBidi"/>
            <w:b w:val="0"/>
            <w:noProof/>
            <w:sz w:val="22"/>
          </w:rPr>
          <w:tab/>
        </w:r>
        <w:r w:rsidRPr="00490021" w:rsidDel="004C7E6F">
          <w:rPr>
            <w:noProof/>
            <w:rPrChange w:id="312" w:author="Elizabeth Ann Storm" w:date="2021-12-10T20:04:00Z">
              <w:rPr>
                <w:rStyle w:val="Hyperlink"/>
                <w:b w:val="0"/>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313" w:author="Elizabeth" w:date="2022-04-11T16:49:00Z"/>
          <w:rFonts w:asciiTheme="minorHAnsi" w:eastAsiaTheme="minorEastAsia" w:hAnsiTheme="minorHAnsi" w:cstheme="minorBidi"/>
          <w:b w:val="0"/>
          <w:noProof/>
          <w:sz w:val="22"/>
        </w:rPr>
      </w:pPr>
      <w:del w:id="314" w:author="Elizabeth" w:date="2022-04-11T16:49:00Z">
        <w:r w:rsidRPr="00490021" w:rsidDel="004C7E6F">
          <w:rPr>
            <w:noProof/>
            <w:rPrChange w:id="315" w:author="Elizabeth Ann Storm" w:date="2021-12-10T20:04:00Z">
              <w:rPr>
                <w:rStyle w:val="Hyperlink"/>
                <w:b w:val="0"/>
                <w:noProof/>
              </w:rPr>
            </w:rPrChange>
          </w:rPr>
          <w:delText>2.3</w:delText>
        </w:r>
        <w:r w:rsidDel="004C7E6F">
          <w:rPr>
            <w:rFonts w:asciiTheme="minorHAnsi" w:eastAsiaTheme="minorEastAsia" w:hAnsiTheme="minorHAnsi" w:cstheme="minorBidi"/>
            <w:b w:val="0"/>
            <w:noProof/>
            <w:sz w:val="22"/>
          </w:rPr>
          <w:tab/>
        </w:r>
        <w:r w:rsidRPr="00490021" w:rsidDel="004C7E6F">
          <w:rPr>
            <w:noProof/>
            <w:rPrChange w:id="316" w:author="Elizabeth Ann Storm" w:date="2021-12-10T20:04:00Z">
              <w:rPr>
                <w:rStyle w:val="Hyperlink"/>
                <w:b w:val="0"/>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317" w:author="Elizabeth" w:date="2022-04-11T16:49:00Z"/>
          <w:rFonts w:asciiTheme="minorHAnsi" w:eastAsiaTheme="minorEastAsia" w:hAnsiTheme="minorHAnsi" w:cstheme="minorBidi"/>
          <w:b w:val="0"/>
          <w:noProof/>
          <w:sz w:val="22"/>
        </w:rPr>
      </w:pPr>
      <w:del w:id="318" w:author="Elizabeth" w:date="2022-04-11T16:49:00Z">
        <w:r w:rsidRPr="00490021" w:rsidDel="004C7E6F">
          <w:rPr>
            <w:noProof/>
            <w:rPrChange w:id="319" w:author="Elizabeth Ann Storm" w:date="2021-12-10T20:04:00Z">
              <w:rPr>
                <w:rStyle w:val="Hyperlink"/>
                <w:rFonts w:eastAsiaTheme="minorHAnsi"/>
                <w:b w:val="0"/>
                <w:noProof/>
              </w:rPr>
            </w:rPrChange>
          </w:rPr>
          <w:delText>2.4</w:delText>
        </w:r>
        <w:r w:rsidDel="004C7E6F">
          <w:rPr>
            <w:rFonts w:asciiTheme="minorHAnsi" w:eastAsiaTheme="minorEastAsia" w:hAnsiTheme="minorHAnsi" w:cstheme="minorBidi"/>
            <w:b w:val="0"/>
            <w:noProof/>
            <w:sz w:val="22"/>
          </w:rPr>
          <w:tab/>
        </w:r>
        <w:r w:rsidRPr="00490021" w:rsidDel="004C7E6F">
          <w:rPr>
            <w:noProof/>
            <w:rPrChange w:id="320" w:author="Elizabeth Ann Storm" w:date="2021-12-10T20:04:00Z">
              <w:rPr>
                <w:rStyle w:val="Hyperlink"/>
                <w:rFonts w:eastAsiaTheme="minorHAnsi"/>
                <w:b w:val="0"/>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321" w:author="Elizabeth" w:date="2022-04-11T16:49:00Z"/>
          <w:rFonts w:asciiTheme="minorHAnsi" w:eastAsiaTheme="minorEastAsia" w:hAnsiTheme="minorHAnsi" w:cstheme="minorBidi"/>
          <w:b w:val="0"/>
          <w:caps w:val="0"/>
          <w:noProof/>
          <w:sz w:val="22"/>
        </w:rPr>
      </w:pPr>
      <w:del w:id="322" w:author="Elizabeth" w:date="2022-04-11T16:49:00Z">
        <w:r w:rsidRPr="00490021" w:rsidDel="004C7E6F">
          <w:rPr>
            <w:noProof/>
            <w:rPrChange w:id="323" w:author="Elizabeth Ann Storm" w:date="2021-12-10T20:04:00Z">
              <w:rPr>
                <w:rStyle w:val="Hyperlink"/>
                <w:b w:val="0"/>
                <w:caps w:val="0"/>
                <w:noProof/>
              </w:rPr>
            </w:rPrChange>
          </w:rPr>
          <w:delText>3</w:delText>
        </w:r>
        <w:r w:rsidDel="004C7E6F">
          <w:rPr>
            <w:rFonts w:asciiTheme="minorHAnsi" w:eastAsiaTheme="minorEastAsia" w:hAnsiTheme="minorHAnsi" w:cstheme="minorBidi"/>
            <w:b w:val="0"/>
            <w:caps w:val="0"/>
            <w:noProof/>
            <w:sz w:val="22"/>
          </w:rPr>
          <w:tab/>
        </w:r>
        <w:r w:rsidRPr="00490021" w:rsidDel="004C7E6F">
          <w:rPr>
            <w:noProof/>
            <w:rPrChange w:id="324" w:author="Elizabeth Ann Storm" w:date="2021-12-10T20:04:00Z">
              <w:rPr>
                <w:rStyle w:val="Hyperlink"/>
                <w:b w:val="0"/>
                <w:caps w:val="0"/>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325" w:author="Elizabeth" w:date="2022-04-11T16:49:00Z"/>
          <w:rFonts w:asciiTheme="minorHAnsi" w:eastAsiaTheme="minorEastAsia" w:hAnsiTheme="minorHAnsi" w:cstheme="minorBidi"/>
          <w:b w:val="0"/>
          <w:noProof/>
          <w:sz w:val="22"/>
        </w:rPr>
      </w:pPr>
      <w:del w:id="326" w:author="Elizabeth" w:date="2022-04-11T16:49:00Z">
        <w:r w:rsidRPr="00490021" w:rsidDel="004C7E6F">
          <w:rPr>
            <w:noProof/>
            <w:rPrChange w:id="327" w:author="Elizabeth Ann Storm" w:date="2021-12-10T20:04:00Z">
              <w:rPr>
                <w:rStyle w:val="Hyperlink"/>
                <w:b w:val="0"/>
                <w:noProof/>
              </w:rPr>
            </w:rPrChange>
          </w:rPr>
          <w:delText>3.1</w:delText>
        </w:r>
        <w:r w:rsidDel="004C7E6F">
          <w:rPr>
            <w:rFonts w:asciiTheme="minorHAnsi" w:eastAsiaTheme="minorEastAsia" w:hAnsiTheme="minorHAnsi" w:cstheme="minorBidi"/>
            <w:b w:val="0"/>
            <w:noProof/>
            <w:sz w:val="22"/>
          </w:rPr>
          <w:tab/>
        </w:r>
        <w:r w:rsidRPr="00490021" w:rsidDel="004C7E6F">
          <w:rPr>
            <w:noProof/>
            <w:rPrChange w:id="328" w:author="Elizabeth Ann Storm" w:date="2021-12-10T20:04:00Z">
              <w:rPr>
                <w:rStyle w:val="Hyperlink"/>
                <w:b w:val="0"/>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329" w:author="Elizabeth" w:date="2022-04-11T16:49:00Z"/>
          <w:rFonts w:asciiTheme="minorHAnsi" w:eastAsiaTheme="minorEastAsia" w:hAnsiTheme="minorHAnsi" w:cstheme="minorBidi"/>
          <w:b w:val="0"/>
          <w:noProof/>
          <w:sz w:val="22"/>
        </w:rPr>
      </w:pPr>
      <w:del w:id="330" w:author="Elizabeth" w:date="2022-04-11T16:49:00Z">
        <w:r w:rsidRPr="00490021" w:rsidDel="004C7E6F">
          <w:rPr>
            <w:noProof/>
            <w:rPrChange w:id="331" w:author="Elizabeth Ann Storm" w:date="2021-12-10T20:04:00Z">
              <w:rPr>
                <w:rStyle w:val="Hyperlink"/>
                <w:b w:val="0"/>
                <w:noProof/>
              </w:rPr>
            </w:rPrChange>
          </w:rPr>
          <w:delText>3.2</w:delText>
        </w:r>
        <w:r w:rsidDel="004C7E6F">
          <w:rPr>
            <w:rFonts w:asciiTheme="minorHAnsi" w:eastAsiaTheme="minorEastAsia" w:hAnsiTheme="minorHAnsi" w:cstheme="minorBidi"/>
            <w:b w:val="0"/>
            <w:noProof/>
            <w:sz w:val="22"/>
          </w:rPr>
          <w:tab/>
        </w:r>
        <w:r w:rsidRPr="00490021" w:rsidDel="004C7E6F">
          <w:rPr>
            <w:noProof/>
            <w:rPrChange w:id="332" w:author="Elizabeth Ann Storm" w:date="2021-12-10T20:04:00Z">
              <w:rPr>
                <w:rStyle w:val="Hyperlink"/>
                <w:b w:val="0"/>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333" w:author="Elizabeth" w:date="2022-04-11T16:49:00Z"/>
          <w:rFonts w:asciiTheme="minorHAnsi" w:eastAsiaTheme="minorEastAsia" w:hAnsiTheme="minorHAnsi" w:cstheme="minorBidi"/>
          <w:b w:val="0"/>
          <w:noProof/>
          <w:sz w:val="22"/>
        </w:rPr>
      </w:pPr>
      <w:del w:id="334" w:author="Elizabeth" w:date="2022-04-11T16:49:00Z">
        <w:r w:rsidRPr="00490021" w:rsidDel="004C7E6F">
          <w:rPr>
            <w:noProof/>
            <w:rPrChange w:id="335" w:author="Elizabeth Ann Storm" w:date="2021-12-10T20:04:00Z">
              <w:rPr>
                <w:rStyle w:val="Hyperlink"/>
                <w:rFonts w:eastAsiaTheme="minorHAnsi"/>
                <w:b w:val="0"/>
                <w:noProof/>
              </w:rPr>
            </w:rPrChange>
          </w:rPr>
          <w:delText>3.3</w:delText>
        </w:r>
        <w:r w:rsidDel="004C7E6F">
          <w:rPr>
            <w:rFonts w:asciiTheme="minorHAnsi" w:eastAsiaTheme="minorEastAsia" w:hAnsiTheme="minorHAnsi" w:cstheme="minorBidi"/>
            <w:b w:val="0"/>
            <w:noProof/>
            <w:sz w:val="22"/>
          </w:rPr>
          <w:tab/>
        </w:r>
        <w:r w:rsidRPr="00490021" w:rsidDel="004C7E6F">
          <w:rPr>
            <w:noProof/>
            <w:rPrChange w:id="336" w:author="Elizabeth Ann Storm" w:date="2021-12-10T20:04:00Z">
              <w:rPr>
                <w:rStyle w:val="Hyperlink"/>
                <w:rFonts w:eastAsiaTheme="minorHAnsi"/>
                <w:b w:val="0"/>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337" w:author="Elizabeth" w:date="2022-04-11T16:49:00Z"/>
          <w:rFonts w:asciiTheme="minorHAnsi" w:eastAsiaTheme="minorEastAsia" w:hAnsiTheme="minorHAnsi" w:cstheme="minorBidi"/>
          <w:b w:val="0"/>
          <w:noProof/>
          <w:sz w:val="22"/>
        </w:rPr>
      </w:pPr>
      <w:del w:id="338" w:author="Elizabeth" w:date="2022-04-11T16:49:00Z">
        <w:r w:rsidRPr="00490021" w:rsidDel="004C7E6F">
          <w:rPr>
            <w:noProof/>
            <w:rPrChange w:id="339" w:author="Elizabeth Ann Storm" w:date="2021-12-10T20:04:00Z">
              <w:rPr>
                <w:rStyle w:val="Hyperlink"/>
                <w:rFonts w:eastAsiaTheme="minorHAnsi"/>
                <w:b w:val="0"/>
                <w:noProof/>
              </w:rPr>
            </w:rPrChange>
          </w:rPr>
          <w:delText>3.4</w:delText>
        </w:r>
        <w:r w:rsidDel="004C7E6F">
          <w:rPr>
            <w:rFonts w:asciiTheme="minorHAnsi" w:eastAsiaTheme="minorEastAsia" w:hAnsiTheme="minorHAnsi" w:cstheme="minorBidi"/>
            <w:b w:val="0"/>
            <w:noProof/>
            <w:sz w:val="22"/>
          </w:rPr>
          <w:tab/>
        </w:r>
        <w:r w:rsidRPr="00490021" w:rsidDel="004C7E6F">
          <w:rPr>
            <w:noProof/>
            <w:rPrChange w:id="340" w:author="Elizabeth Ann Storm" w:date="2021-12-10T20:04:00Z">
              <w:rPr>
                <w:rStyle w:val="Hyperlink"/>
                <w:rFonts w:eastAsiaTheme="minorHAnsi"/>
                <w:b w:val="0"/>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341" w:author="Elizabeth" w:date="2022-04-11T16:49:00Z"/>
          <w:rFonts w:asciiTheme="minorHAnsi" w:eastAsiaTheme="minorEastAsia" w:hAnsiTheme="minorHAnsi" w:cstheme="minorBidi"/>
          <w:b w:val="0"/>
          <w:caps w:val="0"/>
          <w:noProof/>
          <w:sz w:val="22"/>
        </w:rPr>
      </w:pPr>
      <w:del w:id="342" w:author="Elizabeth" w:date="2022-04-11T16:49:00Z">
        <w:r w:rsidRPr="00490021" w:rsidDel="004C7E6F">
          <w:rPr>
            <w:noProof/>
            <w:rPrChange w:id="343" w:author="Elizabeth Ann Storm" w:date="2021-12-10T20:04:00Z">
              <w:rPr>
                <w:rStyle w:val="Hyperlink"/>
                <w:b w:val="0"/>
                <w:caps w:val="0"/>
                <w:noProof/>
              </w:rPr>
            </w:rPrChange>
          </w:rPr>
          <w:delText>4</w:delText>
        </w:r>
        <w:r w:rsidDel="004C7E6F">
          <w:rPr>
            <w:rFonts w:asciiTheme="minorHAnsi" w:eastAsiaTheme="minorEastAsia" w:hAnsiTheme="minorHAnsi" w:cstheme="minorBidi"/>
            <w:b w:val="0"/>
            <w:caps w:val="0"/>
            <w:noProof/>
            <w:sz w:val="22"/>
          </w:rPr>
          <w:tab/>
        </w:r>
        <w:r w:rsidRPr="00490021" w:rsidDel="004C7E6F">
          <w:rPr>
            <w:noProof/>
            <w:rPrChange w:id="344" w:author="Elizabeth Ann Storm" w:date="2021-12-10T20:04:00Z">
              <w:rPr>
                <w:rStyle w:val="Hyperlink"/>
                <w:b w:val="0"/>
                <w:caps w:val="0"/>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345" w:author="Elizabeth" w:date="2022-04-11T16:49:00Z"/>
          <w:rFonts w:asciiTheme="minorHAnsi" w:eastAsiaTheme="minorEastAsia" w:hAnsiTheme="minorHAnsi" w:cstheme="minorBidi"/>
          <w:b w:val="0"/>
          <w:noProof/>
          <w:sz w:val="22"/>
        </w:rPr>
      </w:pPr>
      <w:del w:id="346" w:author="Elizabeth" w:date="2022-04-11T16:49:00Z">
        <w:r w:rsidRPr="00490021" w:rsidDel="004C7E6F">
          <w:rPr>
            <w:noProof/>
            <w:rPrChange w:id="347" w:author="Elizabeth Ann Storm" w:date="2021-12-10T20:04:00Z">
              <w:rPr>
                <w:rStyle w:val="Hyperlink"/>
                <w:b w:val="0"/>
                <w:noProof/>
              </w:rPr>
            </w:rPrChange>
          </w:rPr>
          <w:delText>4.1</w:delText>
        </w:r>
        <w:r w:rsidDel="004C7E6F">
          <w:rPr>
            <w:rFonts w:asciiTheme="minorHAnsi" w:eastAsiaTheme="minorEastAsia" w:hAnsiTheme="minorHAnsi" w:cstheme="minorBidi"/>
            <w:b w:val="0"/>
            <w:noProof/>
            <w:sz w:val="22"/>
          </w:rPr>
          <w:tab/>
        </w:r>
        <w:r w:rsidRPr="00490021" w:rsidDel="004C7E6F">
          <w:rPr>
            <w:noProof/>
            <w:rPrChange w:id="348" w:author="Elizabeth Ann Storm" w:date="2021-12-10T20:04:00Z">
              <w:rPr>
                <w:rStyle w:val="Hyperlink"/>
                <w:b w:val="0"/>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49" w:author="Elizabeth" w:date="2022-04-11T16:49:00Z"/>
          <w:rFonts w:asciiTheme="minorHAnsi" w:eastAsiaTheme="minorEastAsia" w:hAnsiTheme="minorHAnsi" w:cstheme="minorBidi"/>
          <w:b w:val="0"/>
          <w:noProof/>
          <w:sz w:val="22"/>
        </w:rPr>
      </w:pPr>
      <w:del w:id="350" w:author="Elizabeth" w:date="2022-04-11T16:49:00Z">
        <w:r w:rsidRPr="00490021" w:rsidDel="004C7E6F">
          <w:rPr>
            <w:noProof/>
            <w:rPrChange w:id="351" w:author="Elizabeth Ann Storm" w:date="2021-12-10T20:04:00Z">
              <w:rPr>
                <w:rStyle w:val="Hyperlink"/>
                <w:rFonts w:eastAsiaTheme="minorHAnsi"/>
                <w:b w:val="0"/>
                <w:noProof/>
              </w:rPr>
            </w:rPrChange>
          </w:rPr>
          <w:delText>4.2</w:delText>
        </w:r>
        <w:r w:rsidDel="004C7E6F">
          <w:rPr>
            <w:rFonts w:asciiTheme="minorHAnsi" w:eastAsiaTheme="minorEastAsia" w:hAnsiTheme="minorHAnsi" w:cstheme="minorBidi"/>
            <w:b w:val="0"/>
            <w:noProof/>
            <w:sz w:val="22"/>
          </w:rPr>
          <w:tab/>
        </w:r>
        <w:r w:rsidRPr="00490021" w:rsidDel="004C7E6F">
          <w:rPr>
            <w:noProof/>
            <w:rPrChange w:id="352" w:author="Elizabeth Ann Storm" w:date="2021-12-10T20:04:00Z">
              <w:rPr>
                <w:rStyle w:val="Hyperlink"/>
                <w:rFonts w:eastAsiaTheme="minorHAnsi"/>
                <w:b w:val="0"/>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53" w:author="Elizabeth" w:date="2022-04-11T16:49:00Z"/>
          <w:rFonts w:asciiTheme="minorHAnsi" w:eastAsiaTheme="minorEastAsia" w:hAnsiTheme="minorHAnsi" w:cstheme="minorBidi"/>
          <w:b w:val="0"/>
          <w:noProof/>
          <w:sz w:val="22"/>
        </w:rPr>
      </w:pPr>
      <w:del w:id="354" w:author="Elizabeth" w:date="2022-04-11T16:49:00Z">
        <w:r w:rsidRPr="00490021" w:rsidDel="004C7E6F">
          <w:rPr>
            <w:noProof/>
            <w:rPrChange w:id="355" w:author="Elizabeth Ann Storm" w:date="2021-12-10T20:04:00Z">
              <w:rPr>
                <w:rStyle w:val="Hyperlink"/>
                <w:rFonts w:eastAsiaTheme="minorHAnsi"/>
                <w:b w:val="0"/>
                <w:noProof/>
              </w:rPr>
            </w:rPrChange>
          </w:rPr>
          <w:delText>4.3</w:delText>
        </w:r>
        <w:r w:rsidDel="004C7E6F">
          <w:rPr>
            <w:rFonts w:asciiTheme="minorHAnsi" w:eastAsiaTheme="minorEastAsia" w:hAnsiTheme="minorHAnsi" w:cstheme="minorBidi"/>
            <w:b w:val="0"/>
            <w:noProof/>
            <w:sz w:val="22"/>
          </w:rPr>
          <w:tab/>
        </w:r>
        <w:r w:rsidRPr="00490021" w:rsidDel="004C7E6F">
          <w:rPr>
            <w:noProof/>
            <w:rPrChange w:id="356" w:author="Elizabeth Ann Storm" w:date="2021-12-10T20:04:00Z">
              <w:rPr>
                <w:rStyle w:val="Hyperlink"/>
                <w:rFonts w:eastAsiaTheme="minorHAnsi"/>
                <w:b w:val="0"/>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57" w:author="Elizabeth" w:date="2022-04-11T16:49:00Z"/>
          <w:rFonts w:asciiTheme="minorHAnsi" w:eastAsiaTheme="minorEastAsia" w:hAnsiTheme="minorHAnsi" w:cstheme="minorBidi"/>
          <w:b w:val="0"/>
          <w:noProof/>
          <w:sz w:val="22"/>
        </w:rPr>
      </w:pPr>
      <w:del w:id="358" w:author="Elizabeth" w:date="2022-04-11T16:49:00Z">
        <w:r w:rsidRPr="00490021" w:rsidDel="004C7E6F">
          <w:rPr>
            <w:noProof/>
            <w:rPrChange w:id="359" w:author="Elizabeth Ann Storm" w:date="2021-12-10T20:04:00Z">
              <w:rPr>
                <w:rStyle w:val="Hyperlink"/>
                <w:rFonts w:eastAsiaTheme="minorHAnsi"/>
                <w:b w:val="0"/>
                <w:noProof/>
              </w:rPr>
            </w:rPrChange>
          </w:rPr>
          <w:delText>4.4</w:delText>
        </w:r>
        <w:r w:rsidDel="004C7E6F">
          <w:rPr>
            <w:rFonts w:asciiTheme="minorHAnsi" w:eastAsiaTheme="minorEastAsia" w:hAnsiTheme="minorHAnsi" w:cstheme="minorBidi"/>
            <w:b w:val="0"/>
            <w:noProof/>
            <w:sz w:val="22"/>
          </w:rPr>
          <w:tab/>
        </w:r>
        <w:r w:rsidRPr="00490021" w:rsidDel="004C7E6F">
          <w:rPr>
            <w:noProof/>
            <w:rPrChange w:id="360" w:author="Elizabeth Ann Storm" w:date="2021-12-10T20:04:00Z">
              <w:rPr>
                <w:rStyle w:val="Hyperlink"/>
                <w:rFonts w:eastAsiaTheme="minorHAnsi"/>
                <w:b w:val="0"/>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61" w:author="Elizabeth" w:date="2022-04-11T16:49:00Z"/>
          <w:rFonts w:asciiTheme="minorHAnsi" w:eastAsiaTheme="minorEastAsia" w:hAnsiTheme="minorHAnsi" w:cstheme="minorBidi"/>
          <w:b w:val="0"/>
          <w:caps w:val="0"/>
          <w:noProof/>
          <w:sz w:val="22"/>
        </w:rPr>
      </w:pPr>
      <w:del w:id="362" w:author="Elizabeth" w:date="2022-04-11T16:49:00Z">
        <w:r w:rsidRPr="00490021" w:rsidDel="004C7E6F">
          <w:rPr>
            <w:noProof/>
            <w:rPrChange w:id="363" w:author="Elizabeth Ann Storm" w:date="2021-12-10T20:04:00Z">
              <w:rPr>
                <w:rStyle w:val="Hyperlink"/>
                <w:rFonts w:eastAsiaTheme="minorHAnsi"/>
                <w:b w:val="0"/>
                <w:caps w:val="0"/>
                <w:noProof/>
              </w:rPr>
            </w:rPrChange>
          </w:rPr>
          <w:delText>5</w:delText>
        </w:r>
        <w:r w:rsidDel="004C7E6F">
          <w:rPr>
            <w:rFonts w:asciiTheme="minorHAnsi" w:eastAsiaTheme="minorEastAsia" w:hAnsiTheme="minorHAnsi" w:cstheme="minorBidi"/>
            <w:b w:val="0"/>
            <w:caps w:val="0"/>
            <w:noProof/>
            <w:sz w:val="22"/>
          </w:rPr>
          <w:tab/>
        </w:r>
        <w:r w:rsidRPr="00490021" w:rsidDel="004C7E6F">
          <w:rPr>
            <w:noProof/>
            <w:rPrChange w:id="364" w:author="Elizabeth Ann Storm" w:date="2021-12-10T20:04:00Z">
              <w:rPr>
                <w:rStyle w:val="Hyperlink"/>
                <w:rFonts w:eastAsiaTheme="minorHAnsi"/>
                <w:b w:val="0"/>
                <w:caps w:val="0"/>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65" w:author="Elizabeth" w:date="2022-04-11T16:49:00Z"/>
          <w:rFonts w:asciiTheme="minorHAnsi" w:eastAsiaTheme="minorEastAsia" w:hAnsiTheme="minorHAnsi" w:cstheme="minorBidi"/>
          <w:b w:val="0"/>
          <w:caps w:val="0"/>
          <w:noProof/>
          <w:sz w:val="22"/>
        </w:rPr>
      </w:pPr>
      <w:del w:id="366" w:author="Elizabeth" w:date="2022-04-11T16:49:00Z">
        <w:r w:rsidRPr="00490021" w:rsidDel="004C7E6F">
          <w:rPr>
            <w:noProof/>
            <w:rPrChange w:id="367" w:author="Elizabeth Ann Storm" w:date="2021-12-10T20:04:00Z">
              <w:rPr>
                <w:rStyle w:val="Hyperlink"/>
                <w:rFonts w:eastAsiaTheme="minorHAnsi"/>
                <w:b w:val="0"/>
                <w:caps w:val="0"/>
                <w:noProof/>
              </w:rPr>
            </w:rPrChange>
          </w:rPr>
          <w:delText>6</w:delText>
        </w:r>
        <w:r w:rsidDel="004C7E6F">
          <w:rPr>
            <w:rFonts w:asciiTheme="minorHAnsi" w:eastAsiaTheme="minorEastAsia" w:hAnsiTheme="minorHAnsi" w:cstheme="minorBidi"/>
            <w:b w:val="0"/>
            <w:caps w:val="0"/>
            <w:noProof/>
            <w:sz w:val="22"/>
          </w:rPr>
          <w:tab/>
        </w:r>
        <w:r w:rsidRPr="00490021" w:rsidDel="004C7E6F">
          <w:rPr>
            <w:noProof/>
            <w:rPrChange w:id="368" w:author="Elizabeth Ann Storm" w:date="2021-12-10T20:04:00Z">
              <w:rPr>
                <w:rStyle w:val="Hyperlink"/>
                <w:rFonts w:eastAsiaTheme="minorHAnsi"/>
                <w:b w:val="0"/>
                <w:caps w:val="0"/>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69" w:author="Elizabeth" w:date="2022-04-11T16:49:00Z"/>
          <w:rFonts w:asciiTheme="minorHAnsi" w:eastAsiaTheme="minorEastAsia" w:hAnsiTheme="minorHAnsi" w:cstheme="minorBidi"/>
          <w:b w:val="0"/>
          <w:caps w:val="0"/>
          <w:noProof/>
          <w:sz w:val="22"/>
        </w:rPr>
      </w:pPr>
      <w:del w:id="370" w:author="Elizabeth" w:date="2022-04-11T16:49:00Z">
        <w:r w:rsidRPr="00490021" w:rsidDel="004C7E6F">
          <w:rPr>
            <w:noProof/>
            <w:rPrChange w:id="371" w:author="Elizabeth Ann Storm" w:date="2021-12-10T20:04:00Z">
              <w:rPr>
                <w:rStyle w:val="Hyperlink"/>
                <w:b w:val="0"/>
                <w:caps w:val="0"/>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72" w:author="Elizabeth" w:date="2022-04-11T16:49:00Z"/>
          <w:rFonts w:asciiTheme="minorHAnsi" w:eastAsiaTheme="minorEastAsia" w:hAnsiTheme="minorHAnsi" w:cstheme="minorBidi"/>
          <w:b w:val="0"/>
          <w:caps w:val="0"/>
          <w:noProof/>
          <w:sz w:val="22"/>
        </w:rPr>
      </w:pPr>
      <w:del w:id="373" w:author="Elizabeth" w:date="2022-04-11T16:49:00Z">
        <w:r w:rsidRPr="00490021" w:rsidDel="004C7E6F">
          <w:rPr>
            <w:noProof/>
            <w:rPrChange w:id="374" w:author="Elizabeth Ann Storm" w:date="2021-12-10T20:04:00Z">
              <w:rPr>
                <w:rStyle w:val="Hyperlink"/>
                <w:b w:val="0"/>
                <w:caps w:val="0"/>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75" w:author="Elizabeth" w:date="2022-04-11T16:49:00Z"/>
          <w:rFonts w:asciiTheme="minorHAnsi" w:eastAsiaTheme="minorEastAsia" w:hAnsiTheme="minorHAnsi" w:cstheme="minorBidi"/>
          <w:b w:val="0"/>
          <w:noProof/>
          <w:sz w:val="22"/>
        </w:rPr>
      </w:pPr>
      <w:del w:id="376" w:author="Elizabeth" w:date="2022-04-11T16:49:00Z">
        <w:r w:rsidRPr="00490021" w:rsidDel="004C7E6F">
          <w:rPr>
            <w:noProof/>
            <w:rPrChange w:id="377" w:author="Elizabeth Ann Storm" w:date="2021-12-10T20:04:00Z">
              <w:rPr>
                <w:rStyle w:val="Hyperlink"/>
                <w:b w:val="0"/>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78" w:author="Elizabeth" w:date="2022-04-11T16:49:00Z"/>
          <w:rFonts w:asciiTheme="minorHAnsi" w:eastAsiaTheme="minorEastAsia" w:hAnsiTheme="minorHAnsi" w:cstheme="minorBidi"/>
          <w:b w:val="0"/>
          <w:i w:val="0"/>
          <w:noProof/>
          <w:sz w:val="22"/>
        </w:rPr>
      </w:pPr>
      <w:del w:id="379" w:author="Elizabeth" w:date="2022-04-11T16:49:00Z">
        <w:r w:rsidRPr="00490021" w:rsidDel="004C7E6F">
          <w:rPr>
            <w:noProof/>
            <w:rPrChange w:id="380" w:author="Elizabeth Ann Storm" w:date="2021-12-10T20:04:00Z">
              <w:rPr>
                <w:rStyle w:val="Hyperlink"/>
                <w:b w:val="0"/>
                <w:i w:val="0"/>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81" w:author="Elizabeth" w:date="2022-04-11T16:49:00Z"/>
          <w:rFonts w:asciiTheme="minorHAnsi" w:eastAsiaTheme="minorEastAsia" w:hAnsiTheme="minorHAnsi" w:cstheme="minorBidi"/>
          <w:b w:val="0"/>
          <w:i w:val="0"/>
          <w:noProof/>
          <w:sz w:val="22"/>
        </w:rPr>
      </w:pPr>
      <w:del w:id="382" w:author="Elizabeth" w:date="2022-04-11T16:49:00Z">
        <w:r w:rsidRPr="00490021" w:rsidDel="004C7E6F">
          <w:rPr>
            <w:noProof/>
            <w:rPrChange w:id="383" w:author="Elizabeth Ann Storm" w:date="2021-12-10T20:04:00Z">
              <w:rPr>
                <w:rStyle w:val="Hyperlink"/>
                <w:b w:val="0"/>
                <w:i w:val="0"/>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84" w:author="Elizabeth" w:date="2022-04-11T16:49:00Z"/>
          <w:rFonts w:asciiTheme="minorHAnsi" w:eastAsiaTheme="minorEastAsia" w:hAnsiTheme="minorHAnsi" w:cstheme="minorBidi"/>
          <w:b w:val="0"/>
          <w:noProof/>
          <w:sz w:val="22"/>
        </w:rPr>
      </w:pPr>
      <w:del w:id="385" w:author="Elizabeth" w:date="2022-04-11T16:49:00Z">
        <w:r w:rsidRPr="00490021" w:rsidDel="004C7E6F">
          <w:rPr>
            <w:noProof/>
            <w:rPrChange w:id="386" w:author="Elizabeth Ann Storm" w:date="2021-12-10T20:04:00Z">
              <w:rPr>
                <w:rStyle w:val="Hyperlink"/>
                <w:b w:val="0"/>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87" w:author="Elizabeth" w:date="2022-04-11T16:49:00Z"/>
          <w:rFonts w:asciiTheme="minorHAnsi" w:eastAsiaTheme="minorEastAsia" w:hAnsiTheme="minorHAnsi" w:cstheme="minorBidi"/>
          <w:b w:val="0"/>
          <w:noProof/>
          <w:sz w:val="22"/>
        </w:rPr>
      </w:pPr>
      <w:del w:id="388" w:author="Elizabeth" w:date="2022-04-11T16:49:00Z">
        <w:r w:rsidRPr="00490021" w:rsidDel="004C7E6F">
          <w:rPr>
            <w:noProof/>
            <w:rPrChange w:id="389" w:author="Elizabeth Ann Storm" w:date="2021-12-10T20:04:00Z">
              <w:rPr>
                <w:rStyle w:val="Hyperlink"/>
                <w:b w:val="0"/>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90" w:author="Elizabeth Ann Storm" w:date="2021-12-14T11:40:00Z"/>
        </w:rPr>
        <w:pPrChange w:id="391" w:author="Elizabeth Ann Storm" w:date="2021-12-14T11:40:00Z">
          <w:pPr>
            <w:pStyle w:val="TableofFigures"/>
            <w:tabs>
              <w:tab w:val="right" w:leader="dot" w:pos="9350"/>
            </w:tabs>
          </w:pPr>
        </w:pPrChange>
      </w:pPr>
      <w:bookmarkStart w:id="392" w:name="_Toc100588209"/>
      <w:r w:rsidRPr="00EC103B">
        <w:lastRenderedPageBreak/>
        <w:t>LIST OF FIGURES</w:t>
      </w:r>
      <w:bookmarkEnd w:id="392"/>
    </w:p>
    <w:p w14:paraId="49EB2665" w14:textId="1C300394" w:rsidR="008420B1" w:rsidRDefault="006E1DEB">
      <w:pPr>
        <w:pStyle w:val="TableofFigures"/>
        <w:tabs>
          <w:tab w:val="right" w:leader="dot" w:pos="9350"/>
        </w:tabs>
        <w:rPr>
          <w:ins w:id="393" w:author="Elizabeth Ann Storm" w:date="2021-12-14T11:40:00Z"/>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ins w:id="394" w:author="Elizabeth Ann Storm" w:date="2021-12-14T11:40:00Z">
        <w:r w:rsidR="008420B1" w:rsidRPr="002B6D89">
          <w:rPr>
            <w:rStyle w:val="Hyperlink"/>
            <w:noProof/>
          </w:rPr>
          <w:fldChar w:fldCharType="begin"/>
        </w:r>
        <w:r w:rsidR="008420B1" w:rsidRPr="002B6D89">
          <w:rPr>
            <w:rStyle w:val="Hyperlink"/>
            <w:noProof/>
          </w:rPr>
          <w:instrText xml:space="preserve"> </w:instrText>
        </w:r>
        <w:r w:rsidR="008420B1">
          <w:rPr>
            <w:noProof/>
          </w:rPr>
          <w:instrText>HYPERLINK \l "_Toc90374434"</w:instrText>
        </w:r>
        <w:r w:rsidR="008420B1" w:rsidRPr="002B6D89">
          <w:rPr>
            <w:rStyle w:val="Hyperlink"/>
            <w:noProof/>
          </w:rPr>
          <w:instrText xml:space="preserve"> </w:instrText>
        </w:r>
        <w:r w:rsidR="008420B1" w:rsidRPr="002B6D89">
          <w:rPr>
            <w:rStyle w:val="Hyperlink"/>
            <w:noProof/>
          </w:rPr>
          <w:fldChar w:fldCharType="separate"/>
        </w:r>
        <w:r w:rsidR="008420B1" w:rsidRPr="002B6D89">
          <w:rPr>
            <w:rStyle w:val="Hyperlink"/>
            <w:noProof/>
          </w:rPr>
          <w:t>Figure 1 placeholder for linear perspective drawing</w:t>
        </w:r>
        <w:r w:rsidR="008420B1">
          <w:rPr>
            <w:noProof/>
            <w:webHidden/>
          </w:rPr>
          <w:tab/>
        </w:r>
        <w:r w:rsidR="008420B1">
          <w:rPr>
            <w:noProof/>
            <w:webHidden/>
          </w:rPr>
          <w:fldChar w:fldCharType="begin"/>
        </w:r>
        <w:r w:rsidR="008420B1">
          <w:rPr>
            <w:noProof/>
            <w:webHidden/>
          </w:rPr>
          <w:instrText xml:space="preserve"> PAGEREF _Toc90374434 \h </w:instrText>
        </w:r>
      </w:ins>
      <w:r w:rsidR="008420B1">
        <w:rPr>
          <w:noProof/>
          <w:webHidden/>
        </w:rPr>
      </w:r>
      <w:r w:rsidR="008420B1">
        <w:rPr>
          <w:noProof/>
          <w:webHidden/>
        </w:rPr>
        <w:fldChar w:fldCharType="separate"/>
      </w:r>
      <w:ins w:id="395" w:author="Elizabeth Ann Storm" w:date="2021-12-14T11:40:00Z">
        <w:r w:rsidR="008420B1">
          <w:rPr>
            <w:noProof/>
            <w:webHidden/>
          </w:rPr>
          <w:t>5</w:t>
        </w:r>
        <w:r w:rsidR="008420B1">
          <w:rPr>
            <w:noProof/>
            <w:webHidden/>
          </w:rPr>
          <w:fldChar w:fldCharType="end"/>
        </w:r>
        <w:r w:rsidR="008420B1" w:rsidRPr="002B6D89">
          <w:rPr>
            <w:rStyle w:val="Hyperlink"/>
            <w:noProof/>
          </w:rPr>
          <w:fldChar w:fldCharType="end"/>
        </w:r>
      </w:ins>
    </w:p>
    <w:p w14:paraId="5D2CBCF8" w14:textId="50C5B19C" w:rsidR="008420B1" w:rsidRDefault="008420B1">
      <w:pPr>
        <w:pStyle w:val="TableofFigures"/>
        <w:tabs>
          <w:tab w:val="right" w:leader="dot" w:pos="9350"/>
        </w:tabs>
        <w:rPr>
          <w:ins w:id="396" w:author="Elizabeth Ann Storm" w:date="2021-12-14T11:40:00Z"/>
          <w:rFonts w:asciiTheme="minorHAnsi" w:eastAsiaTheme="minorEastAsia" w:hAnsiTheme="minorHAnsi" w:cstheme="minorBidi"/>
          <w:noProof/>
          <w:sz w:val="22"/>
        </w:rPr>
      </w:pPr>
      <w:ins w:id="397" w:author="Elizabeth Ann Storm" w:date="2021-12-14T11:40:00Z">
        <w:r w:rsidRPr="002B6D89">
          <w:rPr>
            <w:rStyle w:val="Hyperlink"/>
            <w:noProof/>
          </w:rPr>
          <w:fldChar w:fldCharType="begin"/>
        </w:r>
        <w:r w:rsidRPr="002B6D89">
          <w:rPr>
            <w:rStyle w:val="Hyperlink"/>
            <w:noProof/>
          </w:rPr>
          <w:instrText xml:space="preserve"> </w:instrText>
        </w:r>
        <w:r>
          <w:rPr>
            <w:noProof/>
          </w:rPr>
          <w:instrText>HYPERLINK \l "_Toc90374435"</w:instrText>
        </w:r>
        <w:r w:rsidRPr="002B6D89">
          <w:rPr>
            <w:rStyle w:val="Hyperlink"/>
            <w:noProof/>
          </w:rPr>
          <w:instrText xml:space="preserve"> </w:instrText>
        </w:r>
        <w:r w:rsidRPr="002B6D89">
          <w:rPr>
            <w:rStyle w:val="Hyperlink"/>
            <w:noProof/>
          </w:rPr>
          <w:fldChar w:fldCharType="separate"/>
        </w:r>
        <w:r w:rsidRPr="002B6D89">
          <w:rPr>
            <w:rStyle w:val="Hyperlink"/>
            <w:noProof/>
          </w:rPr>
          <w:t>Figure 2 Yellowknife Bay Mars</w:t>
        </w:r>
        <w:r>
          <w:rPr>
            <w:noProof/>
            <w:webHidden/>
          </w:rPr>
          <w:tab/>
        </w:r>
        <w:r>
          <w:rPr>
            <w:noProof/>
            <w:webHidden/>
          </w:rPr>
          <w:fldChar w:fldCharType="begin"/>
        </w:r>
        <w:r>
          <w:rPr>
            <w:noProof/>
            <w:webHidden/>
          </w:rPr>
          <w:instrText xml:space="preserve"> PAGEREF _Toc90374435 \h </w:instrText>
        </w:r>
      </w:ins>
      <w:r>
        <w:rPr>
          <w:noProof/>
          <w:webHidden/>
        </w:rPr>
      </w:r>
      <w:r>
        <w:rPr>
          <w:noProof/>
          <w:webHidden/>
        </w:rPr>
        <w:fldChar w:fldCharType="separate"/>
      </w:r>
      <w:ins w:id="398" w:author="Elizabeth Ann Storm" w:date="2021-12-14T11:40:00Z">
        <w:r>
          <w:rPr>
            <w:noProof/>
            <w:webHidden/>
          </w:rPr>
          <w:t>6</w:t>
        </w:r>
        <w:r>
          <w:rPr>
            <w:noProof/>
            <w:webHidden/>
          </w:rPr>
          <w:fldChar w:fldCharType="end"/>
        </w:r>
        <w:r w:rsidRPr="002B6D89">
          <w:rPr>
            <w:rStyle w:val="Hyperlink"/>
            <w:noProof/>
          </w:rPr>
          <w:fldChar w:fldCharType="end"/>
        </w:r>
      </w:ins>
    </w:p>
    <w:p w14:paraId="185A4C7D" w14:textId="4A7CF6A9" w:rsidR="008420B1" w:rsidRDefault="008420B1">
      <w:pPr>
        <w:pStyle w:val="TableofFigures"/>
        <w:tabs>
          <w:tab w:val="right" w:leader="dot" w:pos="9350"/>
        </w:tabs>
        <w:rPr>
          <w:ins w:id="399" w:author="Elizabeth Ann Storm" w:date="2021-12-14T11:40:00Z"/>
          <w:rFonts w:asciiTheme="minorHAnsi" w:eastAsiaTheme="minorEastAsia" w:hAnsiTheme="minorHAnsi" w:cstheme="minorBidi"/>
          <w:noProof/>
          <w:sz w:val="22"/>
        </w:rPr>
      </w:pPr>
      <w:ins w:id="400" w:author="Elizabeth Ann Storm" w:date="2021-12-14T11:40:00Z">
        <w:r w:rsidRPr="002B6D89">
          <w:rPr>
            <w:rStyle w:val="Hyperlink"/>
            <w:noProof/>
          </w:rPr>
          <w:fldChar w:fldCharType="begin"/>
        </w:r>
        <w:r w:rsidRPr="002B6D89">
          <w:rPr>
            <w:rStyle w:val="Hyperlink"/>
            <w:noProof/>
          </w:rPr>
          <w:instrText xml:space="preserve"> </w:instrText>
        </w:r>
        <w:r>
          <w:rPr>
            <w:noProof/>
          </w:rPr>
          <w:instrText>HYPERLINK \l "_Toc90374436"</w:instrText>
        </w:r>
        <w:r w:rsidRPr="002B6D89">
          <w:rPr>
            <w:rStyle w:val="Hyperlink"/>
            <w:noProof/>
          </w:rPr>
          <w:instrText xml:space="preserve"> </w:instrText>
        </w:r>
        <w:r w:rsidRPr="002B6D89">
          <w:rPr>
            <w:rStyle w:val="Hyperlink"/>
            <w:noProof/>
          </w:rPr>
          <w:fldChar w:fldCharType="separate"/>
        </w:r>
        <w:r w:rsidRPr="002B6D89">
          <w:rPr>
            <w:rStyle w:val="Hyperlink"/>
            <w:noProof/>
          </w:rPr>
          <w:t>Figure 3. da Vinci placeholder image 1</w:t>
        </w:r>
        <w:r>
          <w:rPr>
            <w:noProof/>
            <w:webHidden/>
          </w:rPr>
          <w:tab/>
        </w:r>
        <w:r>
          <w:rPr>
            <w:noProof/>
            <w:webHidden/>
          </w:rPr>
          <w:fldChar w:fldCharType="begin"/>
        </w:r>
        <w:r>
          <w:rPr>
            <w:noProof/>
            <w:webHidden/>
          </w:rPr>
          <w:instrText xml:space="preserve"> PAGEREF _Toc90374436 \h </w:instrText>
        </w:r>
      </w:ins>
      <w:r>
        <w:rPr>
          <w:noProof/>
          <w:webHidden/>
        </w:rPr>
      </w:r>
      <w:r>
        <w:rPr>
          <w:noProof/>
          <w:webHidden/>
        </w:rPr>
        <w:fldChar w:fldCharType="separate"/>
      </w:r>
      <w:ins w:id="401" w:author="Elizabeth Ann Storm" w:date="2021-12-14T11:40:00Z">
        <w:r>
          <w:rPr>
            <w:noProof/>
            <w:webHidden/>
          </w:rPr>
          <w:t>9</w:t>
        </w:r>
        <w:r>
          <w:rPr>
            <w:noProof/>
            <w:webHidden/>
          </w:rPr>
          <w:fldChar w:fldCharType="end"/>
        </w:r>
        <w:r w:rsidRPr="002B6D89">
          <w:rPr>
            <w:rStyle w:val="Hyperlink"/>
            <w:noProof/>
          </w:rPr>
          <w:fldChar w:fldCharType="end"/>
        </w:r>
      </w:ins>
    </w:p>
    <w:p w14:paraId="5B351B72" w14:textId="47BA3C9C" w:rsidR="008420B1" w:rsidRDefault="008420B1">
      <w:pPr>
        <w:pStyle w:val="TableofFigures"/>
        <w:tabs>
          <w:tab w:val="right" w:leader="dot" w:pos="9350"/>
        </w:tabs>
        <w:rPr>
          <w:ins w:id="402" w:author="Elizabeth Ann Storm" w:date="2021-12-14T11:40:00Z"/>
          <w:rFonts w:asciiTheme="minorHAnsi" w:eastAsiaTheme="minorEastAsia" w:hAnsiTheme="minorHAnsi" w:cstheme="minorBidi"/>
          <w:noProof/>
          <w:sz w:val="22"/>
        </w:rPr>
      </w:pPr>
      <w:ins w:id="403" w:author="Elizabeth Ann Storm" w:date="2021-12-14T11:40:00Z">
        <w:r w:rsidRPr="002B6D89">
          <w:rPr>
            <w:rStyle w:val="Hyperlink"/>
            <w:noProof/>
          </w:rPr>
          <w:fldChar w:fldCharType="begin"/>
        </w:r>
        <w:r w:rsidRPr="002B6D89">
          <w:rPr>
            <w:rStyle w:val="Hyperlink"/>
            <w:noProof/>
          </w:rPr>
          <w:instrText xml:space="preserve"> </w:instrText>
        </w:r>
        <w:r>
          <w:rPr>
            <w:noProof/>
          </w:rPr>
          <w:instrText>HYPERLINK \l "_Toc90374437"</w:instrText>
        </w:r>
        <w:r w:rsidRPr="002B6D89">
          <w:rPr>
            <w:rStyle w:val="Hyperlink"/>
            <w:noProof/>
          </w:rPr>
          <w:instrText xml:space="preserve"> </w:instrText>
        </w:r>
        <w:r w:rsidRPr="002B6D89">
          <w:rPr>
            <w:rStyle w:val="Hyperlink"/>
            <w:noProof/>
          </w:rPr>
          <w:fldChar w:fldCharType="separate"/>
        </w:r>
        <w:r w:rsidRPr="002B6D89">
          <w:rPr>
            <w:rStyle w:val="Hyperlink"/>
            <w:noProof/>
          </w:rPr>
          <w:t>Figure 4. placeholder for decartes optics notebook drawing/publication engraving</w:t>
        </w:r>
        <w:r>
          <w:rPr>
            <w:noProof/>
            <w:webHidden/>
          </w:rPr>
          <w:tab/>
        </w:r>
        <w:r>
          <w:rPr>
            <w:noProof/>
            <w:webHidden/>
          </w:rPr>
          <w:fldChar w:fldCharType="begin"/>
        </w:r>
        <w:r>
          <w:rPr>
            <w:noProof/>
            <w:webHidden/>
          </w:rPr>
          <w:instrText xml:space="preserve"> PAGEREF _Toc90374437 \h </w:instrText>
        </w:r>
      </w:ins>
      <w:r>
        <w:rPr>
          <w:noProof/>
          <w:webHidden/>
        </w:rPr>
      </w:r>
      <w:r>
        <w:rPr>
          <w:noProof/>
          <w:webHidden/>
        </w:rPr>
        <w:fldChar w:fldCharType="separate"/>
      </w:r>
      <w:ins w:id="404" w:author="Elizabeth Ann Storm" w:date="2021-12-14T11:40:00Z">
        <w:r>
          <w:rPr>
            <w:noProof/>
            <w:webHidden/>
          </w:rPr>
          <w:t>10</w:t>
        </w:r>
        <w:r>
          <w:rPr>
            <w:noProof/>
            <w:webHidden/>
          </w:rPr>
          <w:fldChar w:fldCharType="end"/>
        </w:r>
        <w:r w:rsidRPr="002B6D89">
          <w:rPr>
            <w:rStyle w:val="Hyperlink"/>
            <w:noProof/>
          </w:rPr>
          <w:fldChar w:fldCharType="end"/>
        </w:r>
      </w:ins>
    </w:p>
    <w:p w14:paraId="1F6ABB8F" w14:textId="0B2BCF11" w:rsidR="008420B1" w:rsidRDefault="008420B1">
      <w:pPr>
        <w:pStyle w:val="TableofFigures"/>
        <w:tabs>
          <w:tab w:val="right" w:leader="dot" w:pos="9350"/>
        </w:tabs>
        <w:rPr>
          <w:ins w:id="405" w:author="Elizabeth Ann Storm" w:date="2021-12-14T11:40:00Z"/>
          <w:rFonts w:asciiTheme="minorHAnsi" w:eastAsiaTheme="minorEastAsia" w:hAnsiTheme="minorHAnsi" w:cstheme="minorBidi"/>
          <w:noProof/>
          <w:sz w:val="22"/>
        </w:rPr>
      </w:pPr>
      <w:ins w:id="406" w:author="Elizabeth Ann Storm" w:date="2021-12-14T11:40:00Z">
        <w:r w:rsidRPr="002B6D89">
          <w:rPr>
            <w:rStyle w:val="Hyperlink"/>
            <w:noProof/>
          </w:rPr>
          <w:fldChar w:fldCharType="begin"/>
        </w:r>
        <w:r w:rsidRPr="002B6D89">
          <w:rPr>
            <w:rStyle w:val="Hyperlink"/>
            <w:noProof/>
          </w:rPr>
          <w:instrText xml:space="preserve"> </w:instrText>
        </w:r>
        <w:r>
          <w:rPr>
            <w:noProof/>
          </w:rPr>
          <w:instrText>HYPERLINK \l "_Toc90374438"</w:instrText>
        </w:r>
        <w:r w:rsidRPr="002B6D89">
          <w:rPr>
            <w:rStyle w:val="Hyperlink"/>
            <w:noProof/>
          </w:rPr>
          <w:instrText xml:space="preserve"> </w:instrText>
        </w:r>
        <w:r w:rsidRPr="002B6D89">
          <w:rPr>
            <w:rStyle w:val="Hyperlink"/>
            <w:noProof/>
          </w:rPr>
          <w:fldChar w:fldCharType="separate"/>
        </w:r>
        <w:r w:rsidRPr="002B6D89">
          <w:rPr>
            <w:rStyle w:val="Hyperlink"/>
            <w:noProof/>
          </w:rPr>
          <w:t>Figure 5. placeholder image for Galileo astronomy ink drawings/paintings</w:t>
        </w:r>
        <w:r>
          <w:rPr>
            <w:noProof/>
            <w:webHidden/>
          </w:rPr>
          <w:tab/>
        </w:r>
        <w:r>
          <w:rPr>
            <w:noProof/>
            <w:webHidden/>
          </w:rPr>
          <w:fldChar w:fldCharType="begin"/>
        </w:r>
        <w:r>
          <w:rPr>
            <w:noProof/>
            <w:webHidden/>
          </w:rPr>
          <w:instrText xml:space="preserve"> PAGEREF _Toc90374438 \h </w:instrText>
        </w:r>
      </w:ins>
      <w:r>
        <w:rPr>
          <w:noProof/>
          <w:webHidden/>
        </w:rPr>
      </w:r>
      <w:r>
        <w:rPr>
          <w:noProof/>
          <w:webHidden/>
        </w:rPr>
        <w:fldChar w:fldCharType="separate"/>
      </w:r>
      <w:ins w:id="407" w:author="Elizabeth Ann Storm" w:date="2021-12-14T11:40:00Z">
        <w:r>
          <w:rPr>
            <w:noProof/>
            <w:webHidden/>
          </w:rPr>
          <w:t>11</w:t>
        </w:r>
        <w:r>
          <w:rPr>
            <w:noProof/>
            <w:webHidden/>
          </w:rPr>
          <w:fldChar w:fldCharType="end"/>
        </w:r>
        <w:r w:rsidRPr="002B6D89">
          <w:rPr>
            <w:rStyle w:val="Hyperlink"/>
            <w:noProof/>
          </w:rPr>
          <w:fldChar w:fldCharType="end"/>
        </w:r>
      </w:ins>
    </w:p>
    <w:p w14:paraId="5CAA19F0" w14:textId="204BE1B3" w:rsidR="008420B1" w:rsidRDefault="008420B1">
      <w:pPr>
        <w:pStyle w:val="TableofFigures"/>
        <w:tabs>
          <w:tab w:val="right" w:leader="dot" w:pos="9350"/>
        </w:tabs>
        <w:rPr>
          <w:ins w:id="408" w:author="Elizabeth Ann Storm" w:date="2021-12-14T11:40:00Z"/>
          <w:rFonts w:asciiTheme="minorHAnsi" w:eastAsiaTheme="minorEastAsia" w:hAnsiTheme="minorHAnsi" w:cstheme="minorBidi"/>
          <w:noProof/>
          <w:sz w:val="22"/>
        </w:rPr>
      </w:pPr>
      <w:ins w:id="409" w:author="Elizabeth Ann Storm" w:date="2021-12-14T11:40:00Z">
        <w:r w:rsidRPr="002B6D89">
          <w:rPr>
            <w:rStyle w:val="Hyperlink"/>
            <w:noProof/>
          </w:rPr>
          <w:fldChar w:fldCharType="begin"/>
        </w:r>
        <w:r w:rsidRPr="002B6D89">
          <w:rPr>
            <w:rStyle w:val="Hyperlink"/>
            <w:noProof/>
          </w:rPr>
          <w:instrText xml:space="preserve"> </w:instrText>
        </w:r>
        <w:r>
          <w:rPr>
            <w:noProof/>
          </w:rPr>
          <w:instrText>HYPERLINK \l "_Toc90374439"</w:instrText>
        </w:r>
        <w:r w:rsidRPr="002B6D89">
          <w:rPr>
            <w:rStyle w:val="Hyperlink"/>
            <w:noProof/>
          </w:rPr>
          <w:instrText xml:space="preserve"> </w:instrText>
        </w:r>
        <w:r w:rsidRPr="002B6D89">
          <w:rPr>
            <w:rStyle w:val="Hyperlink"/>
            <w:noProof/>
          </w:rPr>
          <w:fldChar w:fldCharType="separate"/>
        </w:r>
        <w:r w:rsidRPr="002B6D89">
          <w:rPr>
            <w:rStyle w:val="Hyperlink"/>
            <w:noProof/>
          </w:rPr>
          <w:t>Figure 6 "View of Yellowknife Bay, Mars" charcoal, pastel, conte crayon, and acrylic on canvas, 108" x 84", 2016-2017</w:t>
        </w:r>
        <w:r>
          <w:rPr>
            <w:noProof/>
            <w:webHidden/>
          </w:rPr>
          <w:tab/>
        </w:r>
        <w:r>
          <w:rPr>
            <w:noProof/>
            <w:webHidden/>
          </w:rPr>
          <w:fldChar w:fldCharType="begin"/>
        </w:r>
        <w:r>
          <w:rPr>
            <w:noProof/>
            <w:webHidden/>
          </w:rPr>
          <w:instrText xml:space="preserve"> PAGEREF _Toc90374439 \h </w:instrText>
        </w:r>
      </w:ins>
      <w:r>
        <w:rPr>
          <w:noProof/>
          <w:webHidden/>
        </w:rPr>
      </w:r>
      <w:r>
        <w:rPr>
          <w:noProof/>
          <w:webHidden/>
        </w:rPr>
        <w:fldChar w:fldCharType="separate"/>
      </w:r>
      <w:ins w:id="410" w:author="Elizabeth Ann Storm" w:date="2021-12-14T11:40:00Z">
        <w:r>
          <w:rPr>
            <w:noProof/>
            <w:webHidden/>
          </w:rPr>
          <w:t>11</w:t>
        </w:r>
        <w:r>
          <w:rPr>
            <w:noProof/>
            <w:webHidden/>
          </w:rPr>
          <w:fldChar w:fldCharType="end"/>
        </w:r>
        <w:r w:rsidRPr="002B6D89">
          <w:rPr>
            <w:rStyle w:val="Hyperlink"/>
            <w:noProof/>
          </w:rPr>
          <w:fldChar w:fldCharType="end"/>
        </w:r>
      </w:ins>
    </w:p>
    <w:p w14:paraId="04B206D9" w14:textId="50122225" w:rsidR="008420B1" w:rsidRDefault="008420B1">
      <w:pPr>
        <w:pStyle w:val="TableofFigures"/>
        <w:tabs>
          <w:tab w:val="right" w:leader="dot" w:pos="9350"/>
        </w:tabs>
        <w:rPr>
          <w:ins w:id="411" w:author="Elizabeth Ann Storm" w:date="2021-12-14T11:40:00Z"/>
          <w:rFonts w:asciiTheme="minorHAnsi" w:eastAsiaTheme="minorEastAsia" w:hAnsiTheme="minorHAnsi" w:cstheme="minorBidi"/>
          <w:noProof/>
          <w:sz w:val="22"/>
        </w:rPr>
      </w:pPr>
      <w:ins w:id="412" w:author="Elizabeth Ann Storm" w:date="2021-12-14T11:40:00Z">
        <w:r w:rsidRPr="002B6D89">
          <w:rPr>
            <w:rStyle w:val="Hyperlink"/>
            <w:noProof/>
          </w:rPr>
          <w:fldChar w:fldCharType="begin"/>
        </w:r>
        <w:r w:rsidRPr="002B6D89">
          <w:rPr>
            <w:rStyle w:val="Hyperlink"/>
            <w:noProof/>
          </w:rPr>
          <w:instrText xml:space="preserve"> </w:instrText>
        </w:r>
        <w:r>
          <w:rPr>
            <w:noProof/>
          </w:rPr>
          <w:instrText>HYPERLINK \l "_Toc90374440"</w:instrText>
        </w:r>
        <w:r w:rsidRPr="002B6D89">
          <w:rPr>
            <w:rStyle w:val="Hyperlink"/>
            <w:noProof/>
          </w:rPr>
          <w:instrText xml:space="preserve"> </w:instrText>
        </w:r>
        <w:r w:rsidRPr="002B6D89">
          <w:rPr>
            <w:rStyle w:val="Hyperlink"/>
            <w:noProof/>
          </w:rPr>
          <w:fldChar w:fldCharType="separate"/>
        </w:r>
        <w:r w:rsidRPr="002B6D89">
          <w:rPr>
            <w:rStyle w:val="Hyperlink"/>
            <w:noProof/>
          </w:rPr>
          <w:t>Figure 7. placeholder for past works</w:t>
        </w:r>
        <w:r>
          <w:rPr>
            <w:noProof/>
            <w:webHidden/>
          </w:rPr>
          <w:tab/>
        </w:r>
        <w:r>
          <w:rPr>
            <w:noProof/>
            <w:webHidden/>
          </w:rPr>
          <w:fldChar w:fldCharType="begin"/>
        </w:r>
        <w:r>
          <w:rPr>
            <w:noProof/>
            <w:webHidden/>
          </w:rPr>
          <w:instrText xml:space="preserve"> PAGEREF _Toc90374440 \h </w:instrText>
        </w:r>
      </w:ins>
      <w:r>
        <w:rPr>
          <w:noProof/>
          <w:webHidden/>
        </w:rPr>
      </w:r>
      <w:r>
        <w:rPr>
          <w:noProof/>
          <w:webHidden/>
        </w:rPr>
        <w:fldChar w:fldCharType="separate"/>
      </w:r>
      <w:ins w:id="413" w:author="Elizabeth Ann Storm" w:date="2021-12-14T11:40:00Z">
        <w:r>
          <w:rPr>
            <w:noProof/>
            <w:webHidden/>
          </w:rPr>
          <w:t>13</w:t>
        </w:r>
        <w:r>
          <w:rPr>
            <w:noProof/>
            <w:webHidden/>
          </w:rPr>
          <w:fldChar w:fldCharType="end"/>
        </w:r>
        <w:r w:rsidRPr="002B6D89">
          <w:rPr>
            <w:rStyle w:val="Hyperlink"/>
            <w:noProof/>
          </w:rPr>
          <w:fldChar w:fldCharType="end"/>
        </w:r>
      </w:ins>
    </w:p>
    <w:p w14:paraId="3CBD7392" w14:textId="1706FF0F" w:rsidR="008420B1" w:rsidRDefault="008420B1">
      <w:pPr>
        <w:pStyle w:val="TableofFigures"/>
        <w:tabs>
          <w:tab w:val="right" w:leader="dot" w:pos="9350"/>
        </w:tabs>
        <w:rPr>
          <w:ins w:id="414" w:author="Elizabeth Ann Storm" w:date="2021-12-14T11:40:00Z"/>
          <w:rFonts w:asciiTheme="minorHAnsi" w:eastAsiaTheme="minorEastAsia" w:hAnsiTheme="minorHAnsi" w:cstheme="minorBidi"/>
          <w:noProof/>
          <w:sz w:val="22"/>
        </w:rPr>
      </w:pPr>
      <w:ins w:id="415" w:author="Elizabeth Ann Storm" w:date="2021-12-14T11:40:00Z">
        <w:r w:rsidRPr="002B6D89">
          <w:rPr>
            <w:rStyle w:val="Hyperlink"/>
            <w:noProof/>
          </w:rPr>
          <w:fldChar w:fldCharType="begin"/>
        </w:r>
        <w:r w:rsidRPr="002B6D89">
          <w:rPr>
            <w:rStyle w:val="Hyperlink"/>
            <w:noProof/>
          </w:rPr>
          <w:instrText xml:space="preserve"> </w:instrText>
        </w:r>
        <w:r>
          <w:rPr>
            <w:noProof/>
          </w:rPr>
          <w:instrText>HYPERLINK \l "_Toc90374441"</w:instrText>
        </w:r>
        <w:r w:rsidRPr="002B6D89">
          <w:rPr>
            <w:rStyle w:val="Hyperlink"/>
            <w:noProof/>
          </w:rPr>
          <w:instrText xml:space="preserve"> </w:instrText>
        </w:r>
        <w:r w:rsidRPr="002B6D89">
          <w:rPr>
            <w:rStyle w:val="Hyperlink"/>
            <w:noProof/>
          </w:rPr>
          <w:fldChar w:fldCharType="separate"/>
        </w:r>
        <w:r w:rsidRPr="002B6D89">
          <w:rPr>
            <w:rStyle w:val="Hyperlink"/>
            <w:noProof/>
          </w:rPr>
          <w:t>Figure 2.6 Secret writing 1</w:t>
        </w:r>
        <w:r>
          <w:rPr>
            <w:noProof/>
            <w:webHidden/>
          </w:rPr>
          <w:tab/>
        </w:r>
        <w:r>
          <w:rPr>
            <w:noProof/>
            <w:webHidden/>
          </w:rPr>
          <w:fldChar w:fldCharType="begin"/>
        </w:r>
        <w:r>
          <w:rPr>
            <w:noProof/>
            <w:webHidden/>
          </w:rPr>
          <w:instrText xml:space="preserve"> PAGEREF _Toc90374441 \h </w:instrText>
        </w:r>
      </w:ins>
      <w:r>
        <w:rPr>
          <w:noProof/>
          <w:webHidden/>
        </w:rPr>
      </w:r>
      <w:r>
        <w:rPr>
          <w:noProof/>
          <w:webHidden/>
        </w:rPr>
        <w:fldChar w:fldCharType="separate"/>
      </w:r>
      <w:ins w:id="416" w:author="Elizabeth Ann Storm" w:date="2021-12-14T11:40:00Z">
        <w:r>
          <w:rPr>
            <w:noProof/>
            <w:webHidden/>
          </w:rPr>
          <w:t>15</w:t>
        </w:r>
        <w:r>
          <w:rPr>
            <w:noProof/>
            <w:webHidden/>
          </w:rPr>
          <w:fldChar w:fldCharType="end"/>
        </w:r>
        <w:r w:rsidRPr="002B6D89">
          <w:rPr>
            <w:rStyle w:val="Hyperlink"/>
            <w:noProof/>
          </w:rPr>
          <w:fldChar w:fldCharType="end"/>
        </w:r>
      </w:ins>
    </w:p>
    <w:p w14:paraId="7812ADC9" w14:textId="4B077F7B" w:rsidR="008420B1" w:rsidDel="008420B1" w:rsidRDefault="008420B1" w:rsidP="006E1DEB">
      <w:pPr>
        <w:pStyle w:val="Heading1"/>
        <w:numPr>
          <w:ilvl w:val="0"/>
          <w:numId w:val="0"/>
        </w:numPr>
        <w:spacing w:before="0" w:after="0"/>
        <w:rPr>
          <w:del w:id="417" w:author="Elizabeth Ann Storm" w:date="2021-12-14T11:40:00Z"/>
          <w:noProof/>
        </w:rPr>
      </w:pPr>
    </w:p>
    <w:p w14:paraId="4587F375" w14:textId="7FABACD7" w:rsidR="0060040D" w:rsidDel="008420B1" w:rsidRDefault="0060040D" w:rsidP="006E1DEB">
      <w:pPr>
        <w:pStyle w:val="Heading1"/>
        <w:numPr>
          <w:ilvl w:val="0"/>
          <w:numId w:val="0"/>
        </w:numPr>
        <w:spacing w:before="0" w:after="0"/>
        <w:rPr>
          <w:del w:id="418" w:author="Elizabeth Ann Storm" w:date="2021-12-14T11:40:00Z"/>
          <w:noProof/>
        </w:rPr>
      </w:pPr>
    </w:p>
    <w:p w14:paraId="0B93BB67" w14:textId="19E656C0" w:rsidR="0060040D" w:rsidDel="008420B1" w:rsidRDefault="0060040D">
      <w:pPr>
        <w:pStyle w:val="TableofFigures"/>
        <w:tabs>
          <w:tab w:val="right" w:leader="dot" w:pos="9350"/>
        </w:tabs>
        <w:rPr>
          <w:del w:id="419" w:author="Elizabeth Ann Storm" w:date="2021-12-14T11:40:00Z"/>
          <w:rFonts w:asciiTheme="minorHAnsi" w:eastAsiaTheme="minorEastAsia" w:hAnsiTheme="minorHAnsi" w:cstheme="minorBidi"/>
          <w:noProof/>
          <w:sz w:val="22"/>
        </w:rPr>
      </w:pPr>
      <w:del w:id="420" w:author="Elizabeth Ann Storm" w:date="2021-12-14T11:40:00Z">
        <w:r w:rsidRPr="008420B1" w:rsidDel="008420B1">
          <w:rPr>
            <w:rStyle w:val="Hyperlink"/>
            <w:noProof/>
          </w:rPr>
          <w:delText>Figure 1 placeholder for linear perspective drawing</w:delText>
        </w:r>
        <w:r w:rsidDel="008420B1">
          <w:rPr>
            <w:noProof/>
            <w:webHidden/>
          </w:rPr>
          <w:tab/>
        </w:r>
        <w:r w:rsidR="008420B1" w:rsidDel="008420B1">
          <w:rPr>
            <w:noProof/>
            <w:webHidden/>
          </w:rPr>
          <w:delText>5</w:delText>
        </w:r>
      </w:del>
    </w:p>
    <w:p w14:paraId="3D892779" w14:textId="19997C5E" w:rsidR="0060040D" w:rsidDel="008420B1" w:rsidRDefault="0060040D">
      <w:pPr>
        <w:pStyle w:val="TableofFigures"/>
        <w:tabs>
          <w:tab w:val="right" w:leader="dot" w:pos="9350"/>
        </w:tabs>
        <w:rPr>
          <w:del w:id="421" w:author="Elizabeth Ann Storm" w:date="2021-12-14T11:40:00Z"/>
          <w:rFonts w:asciiTheme="minorHAnsi" w:eastAsiaTheme="minorEastAsia" w:hAnsiTheme="minorHAnsi" w:cstheme="minorBidi"/>
          <w:noProof/>
          <w:sz w:val="22"/>
        </w:rPr>
      </w:pPr>
      <w:del w:id="422" w:author="Elizabeth Ann Storm" w:date="2021-12-14T11:40:00Z">
        <w:r w:rsidRPr="008420B1" w:rsidDel="008420B1">
          <w:rPr>
            <w:rStyle w:val="Hyperlink"/>
            <w:noProof/>
          </w:rPr>
          <w:delText>Figure 2 Yellowknife Bay Mars</w:delText>
        </w:r>
        <w:r w:rsidDel="008420B1">
          <w:rPr>
            <w:noProof/>
            <w:webHidden/>
          </w:rPr>
          <w:tab/>
        </w:r>
        <w:r w:rsidR="008420B1" w:rsidDel="008420B1">
          <w:rPr>
            <w:noProof/>
            <w:webHidden/>
          </w:rPr>
          <w:delText>6</w:delText>
        </w:r>
      </w:del>
    </w:p>
    <w:p w14:paraId="51BC2A9E" w14:textId="349ACDDB" w:rsidR="0060040D" w:rsidDel="008420B1" w:rsidRDefault="0060040D">
      <w:pPr>
        <w:pStyle w:val="TableofFigures"/>
        <w:tabs>
          <w:tab w:val="right" w:leader="dot" w:pos="9350"/>
        </w:tabs>
        <w:rPr>
          <w:del w:id="423" w:author="Elizabeth Ann Storm" w:date="2021-12-14T11:40:00Z"/>
          <w:rFonts w:asciiTheme="minorHAnsi" w:eastAsiaTheme="minorEastAsia" w:hAnsiTheme="minorHAnsi" w:cstheme="minorBidi"/>
          <w:noProof/>
          <w:sz w:val="22"/>
        </w:rPr>
      </w:pPr>
      <w:del w:id="424" w:author="Elizabeth Ann Storm" w:date="2021-12-14T11:40:00Z">
        <w:r w:rsidRPr="008420B1" w:rsidDel="008420B1">
          <w:rPr>
            <w:rStyle w:val="Hyperlink"/>
            <w:noProof/>
          </w:rPr>
          <w:delText>Figure 3 "View of Yellowknife Bay, Mars" charcoal, pastel, conte crayon, and acrylic on canvas, 108" x 84", 2016-2017</w:delText>
        </w:r>
        <w:r w:rsidDel="008420B1">
          <w:rPr>
            <w:noProof/>
            <w:webHidden/>
          </w:rPr>
          <w:tab/>
          <w:delText>10</w:delText>
        </w:r>
      </w:del>
    </w:p>
    <w:p w14:paraId="3ABBCB30" w14:textId="31D816B0" w:rsidR="0060040D" w:rsidDel="008420B1" w:rsidRDefault="0060040D">
      <w:pPr>
        <w:pStyle w:val="TableofFigures"/>
        <w:tabs>
          <w:tab w:val="right" w:leader="dot" w:pos="9350"/>
        </w:tabs>
        <w:rPr>
          <w:del w:id="425" w:author="Elizabeth Ann Storm" w:date="2021-12-14T11:40:00Z"/>
          <w:rFonts w:asciiTheme="minorHAnsi" w:eastAsiaTheme="minorEastAsia" w:hAnsiTheme="minorHAnsi" w:cstheme="minorBidi"/>
          <w:noProof/>
          <w:sz w:val="22"/>
        </w:rPr>
      </w:pPr>
      <w:del w:id="426" w:author="Elizabeth Ann Storm" w:date="2021-12-14T11:40:00Z">
        <w:r w:rsidRPr="008420B1" w:rsidDel="008420B1">
          <w:rPr>
            <w:rStyle w:val="Hyperlink"/>
            <w:noProof/>
          </w:rPr>
          <w:delText>Figure 2.2 Secret writing 1</w:delText>
        </w:r>
        <w:r w:rsidDel="008420B1">
          <w:rPr>
            <w:noProof/>
            <w:webHidden/>
          </w:rPr>
          <w:tab/>
          <w:delText>13</w:delText>
        </w:r>
      </w:del>
    </w:p>
    <w:p w14:paraId="06AB7004" w14:textId="77777777" w:rsidR="006E1DEB" w:rsidRPr="008420B1" w:rsidRDefault="006E1DEB">
      <w:pPr>
        <w:pStyle w:val="TableofFigures"/>
        <w:rPr>
          <w:szCs w:val="24"/>
        </w:rPr>
        <w:pPrChange w:id="427"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428" w:name="_Toc100588210"/>
      <w:r w:rsidRPr="00EC103B">
        <w:rPr>
          <w:szCs w:val="24"/>
        </w:rPr>
        <w:lastRenderedPageBreak/>
        <w:t>INTRODUCTION</w:t>
      </w:r>
      <w:bookmarkEnd w:id="428"/>
      <w:r w:rsidRPr="00EC103B">
        <w:rPr>
          <w:szCs w:val="24"/>
        </w:rPr>
        <w:t xml:space="preserve"> </w:t>
      </w:r>
    </w:p>
    <w:p w14:paraId="52331CBD" w14:textId="6CC32BAD" w:rsidR="006145E1" w:rsidRPr="007A2142" w:rsidRDefault="00125E99">
      <w:pPr>
        <w:pStyle w:val="EndNoteBibliography"/>
        <w:spacing w:line="480" w:lineRule="auto"/>
        <w:pPrChange w:id="429" w:author="Elizabeth Ann Storm" w:date="2021-12-12T17:16:00Z">
          <w:pPr/>
        </w:pPrChange>
      </w:pPr>
      <w:moveToRangeStart w:id="430" w:author="Elizabeth Ann Storm" w:date="2021-12-12T17:14:00Z" w:name="move90221689"/>
      <w:moveTo w:id="431" w:author="Elizabeth Ann Storm" w:date="2021-12-12T17:14:00Z">
        <w:r w:rsidRPr="007A2142">
          <w:rPr>
            <w:noProof w:val="0"/>
          </w:rPr>
          <w:t xml:space="preserve">By deeply observing and representing nature through the years in various </w:t>
        </w:r>
        <w:del w:id="432" w:author="Elizabeth Ann Storm" w:date="2021-12-12T17:14:00Z">
          <w:r w:rsidRPr="007A2142" w:rsidDel="00DB49F8">
            <w:rPr>
              <w:noProof w:val="0"/>
            </w:rPr>
            <w:delText>forms</w:delText>
          </w:r>
        </w:del>
      </w:moveTo>
      <w:ins w:id="433" w:author="Elizabeth Ann Storm" w:date="2021-12-12T17:14:00Z">
        <w:r w:rsidR="00DB49F8">
          <w:rPr>
            <w:noProof w:val="0"/>
          </w:rPr>
          <w:t>degrees</w:t>
        </w:r>
      </w:ins>
      <w:moveTo w:id="434" w:author="Elizabeth Ann Storm" w:date="2021-12-12T17:14:00Z">
        <w:r w:rsidRPr="007A2142">
          <w:rPr>
            <w:noProof w:val="0"/>
          </w:rPr>
          <w:t xml:space="preserve"> of </w:t>
        </w:r>
        <w:del w:id="435" w:author="Elizabeth Ann Storm" w:date="2021-12-12T17:14:00Z">
          <w:r w:rsidRPr="007A2142" w:rsidDel="00DB49F8">
            <w:rPr>
              <w:noProof w:val="0"/>
            </w:rPr>
            <w:delText>representation</w:delText>
          </w:r>
        </w:del>
      </w:moveTo>
      <w:ins w:id="436" w:author="Elizabeth Ann Storm" w:date="2021-12-12T17:14:00Z">
        <w:r w:rsidR="00DB49F8">
          <w:rPr>
            <w:noProof w:val="0"/>
          </w:rPr>
          <w:t>realism</w:t>
        </w:r>
      </w:ins>
      <w:moveTo w:id="437" w:author="Elizabeth Ann Storm" w:date="2021-12-12T17:14:00Z">
        <w:r w:rsidRPr="007A2142">
          <w:rPr>
            <w:noProof w:val="0"/>
          </w:rPr>
          <w:t xml:space="preserve"> and abstraction, I’ve come to question constructions of reality through that lens. </w:t>
        </w:r>
      </w:moveTo>
      <w:moveToRangeEnd w:id="430"/>
      <w:r w:rsidR="006145E1" w:rsidRPr="007A2142">
        <w:rPr>
          <w:noProof w:val="0"/>
        </w:rPr>
        <w:t xml:space="preserve">I recall a childhood game my sister and I would play. We would pick something out of our field of view, a tree, </w:t>
      </w:r>
      <w:ins w:id="438" w:author="Elizabeth Ann Storm" w:date="2021-12-13T15:28:00Z">
        <w:r w:rsidR="007A6614">
          <w:rPr>
            <w:noProof w:val="0"/>
          </w:rPr>
          <w:t xml:space="preserve">or </w:t>
        </w:r>
      </w:ins>
      <w:r w:rsidR="006145E1" w:rsidRPr="007A2142">
        <w:rPr>
          <w:noProof w:val="0"/>
        </w:rPr>
        <w:t xml:space="preserve">a </w:t>
      </w:r>
      <w:del w:id="439" w:author="Elizabeth Ann Storm" w:date="2021-12-13T15:28:00Z">
        <w:r w:rsidR="006145E1" w:rsidRPr="007A2142" w:rsidDel="00431F3C">
          <w:rPr>
            <w:noProof w:val="0"/>
          </w:rPr>
          <w:delText>color</w:delText>
        </w:r>
      </w:del>
      <w:ins w:id="440" w:author="Elizabeth Ann Storm" w:date="2021-12-13T15:28:00Z">
        <w:r w:rsidR="00431F3C">
          <w:rPr>
            <w:noProof w:val="0"/>
          </w:rPr>
          <w:t>cloud</w:t>
        </w:r>
      </w:ins>
      <w:r w:rsidR="006145E1" w:rsidRPr="007A2142">
        <w:rPr>
          <w:noProof w:val="0"/>
        </w:rPr>
        <w:t xml:space="preserve">, </w:t>
      </w:r>
      <w:del w:id="441"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442" w:author="Elizabeth Ann Storm" w:date="2021-12-13T14:59:00Z">
        <w:r w:rsidR="006145E1" w:rsidRPr="007A2142" w:rsidDel="00FC107E">
          <w:rPr>
            <w:noProof w:val="0"/>
          </w:rPr>
          <w:delText xml:space="preserve">describe </w:delText>
        </w:r>
      </w:del>
      <w:ins w:id="443"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444" w:author="Elizabeth Ann Storm" w:date="2021-12-13T14:30:00Z">
        <w:r w:rsidR="006145E1" w:rsidRPr="007A2142" w:rsidDel="00D91D59">
          <w:rPr>
            <w:noProof w:val="0"/>
          </w:rPr>
          <w:delText xml:space="preserve"> else</w:delText>
        </w:r>
      </w:del>
      <w:del w:id="445" w:author="Elizabeth Ann Storm" w:date="2021-12-13T13:26:00Z">
        <w:r w:rsidR="006145E1" w:rsidRPr="007A2142" w:rsidDel="002556CF">
          <w:rPr>
            <w:noProof w:val="0"/>
          </w:rPr>
          <w:delText>, or has a like quality to something we agree on.</w:delText>
        </w:r>
      </w:del>
      <w:ins w:id="446"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447" w:author="Elizabeth Ann Storm" w:date="2021-12-13T15:00:00Z">
        <w:r w:rsidR="006145E1" w:rsidRPr="007A2142" w:rsidDel="00C12CED">
          <w:rPr>
            <w:noProof w:val="0"/>
          </w:rPr>
          <w:delText xml:space="preserve">describe </w:delText>
        </w:r>
      </w:del>
      <w:ins w:id="448"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449"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450"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451" w:author="Elizabeth Ann Storm" w:date="2021-12-13T15:28:00Z">
        <w:r w:rsidR="006145E1" w:rsidRPr="007A2142" w:rsidDel="00CE0645">
          <w:rPr>
            <w:noProof w:val="0"/>
          </w:rPr>
          <w:delText xml:space="preserve">describe </w:delText>
        </w:r>
      </w:del>
      <w:ins w:id="452"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453"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454" w:author="Elizabeth Ann Storm" w:date="2021-12-13T13:26:00Z">
        <w:r w:rsidR="004A2D43">
          <w:rPr>
            <w:noProof w:val="0"/>
          </w:rPr>
          <w:t>Despite our efforts, w</w:t>
        </w:r>
      </w:ins>
      <w:del w:id="455"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456" w:author="Elizabeth Ann Storm" w:date="2021-12-13T14:31:00Z">
        <w:r w:rsidR="006145E1" w:rsidRPr="007A2142" w:rsidDel="008322B4">
          <w:rPr>
            <w:noProof w:val="0"/>
          </w:rPr>
          <w:delText>, based on our descriptions</w:delText>
        </w:r>
      </w:del>
      <w:r w:rsidR="006145E1" w:rsidRPr="007A2142">
        <w:rPr>
          <w:noProof w:val="0"/>
        </w:rPr>
        <w:t xml:space="preserve">? No. We agreed that we did not see the same tree, but that was ok as long as we could share our experience of the tree with each other, as we had. </w:t>
      </w:r>
    </w:p>
    <w:p w14:paraId="222F1E5C" w14:textId="478E4D15" w:rsidR="00990BBF" w:rsidRDefault="006B7D62" w:rsidP="006145E1">
      <w:pPr>
        <w:rPr>
          <w:ins w:id="457" w:author="Elizabeth Ann Storm" w:date="2021-12-14T11:20:00Z"/>
        </w:rPr>
      </w:pPr>
      <w:r>
        <w:t>These curiosity sessions were</w:t>
      </w:r>
      <w:r w:rsidR="006145E1" w:rsidRPr="007A2142">
        <w:t xml:space="preserve"> some </w:t>
      </w:r>
      <w:ins w:id="458"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459"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460" w:author="Elizabeth Ann Storm" w:date="2021-12-12T17:47:00Z">
        <w:r w:rsidR="004A0B91">
          <w:t>.</w:t>
        </w:r>
      </w:ins>
      <w:ins w:id="461" w:author="Elizabeth Ann Storm" w:date="2021-12-12T17:48:00Z">
        <w:r w:rsidR="00E14C17">
          <w:rPr>
            <w:rStyle w:val="FootnoteReference"/>
          </w:rPr>
          <w:footnoteReference w:id="2"/>
        </w:r>
        <w:r w:rsidR="00E14C17">
          <w:t xml:space="preserve"> </w:t>
        </w:r>
      </w:ins>
      <w:del w:id="463" w:author="Elizabeth Ann Storm" w:date="2021-12-12T17:27:00Z">
        <w:r w:rsidR="006145E1" w:rsidRPr="007A2142" w:rsidDel="004F09FB">
          <w:delText xml:space="preserve">. </w:delText>
        </w:r>
      </w:del>
      <w:ins w:id="464" w:author="Elizabeth Ann Storm" w:date="2021-12-12T17:30:00Z">
        <w:r w:rsidR="000C08D8">
          <w:t>As an artist</w:t>
        </w:r>
      </w:ins>
      <w:ins w:id="465" w:author="Elizabeth Ann Storm" w:date="2021-12-12T17:52:00Z">
        <w:r w:rsidR="00D95187">
          <w:t xml:space="preserve"> trained in traditional, classical</w:t>
        </w:r>
        <w:r w:rsidR="003D45BD">
          <w:t xml:space="preserve"> drawing and painting</w:t>
        </w:r>
      </w:ins>
      <w:ins w:id="466" w:author="Elizabeth Ann Storm" w:date="2021-12-12T17:30:00Z">
        <w:r w:rsidR="000C08D8">
          <w:t>, I wo</w:t>
        </w:r>
      </w:ins>
      <w:del w:id="467" w:author="Elizabeth Ann Storm" w:date="2021-12-12T17:30:00Z">
        <w:r w:rsidR="006145E1" w:rsidRPr="007A2142" w:rsidDel="000C08D8">
          <w:delText>W</w:delText>
        </w:r>
      </w:del>
      <w:ins w:id="468" w:author="Elizabeth Ann Storm" w:date="2021-12-12T17:30:00Z">
        <w:r w:rsidR="000C08D8">
          <w:t>rked</w:t>
        </w:r>
      </w:ins>
      <w:del w:id="469" w:author="Elizabeth Ann Storm" w:date="2021-12-12T17:30:00Z">
        <w:r w:rsidR="006145E1" w:rsidRPr="007A2142" w:rsidDel="000C08D8">
          <w:delText>orking</w:delText>
        </w:r>
      </w:del>
      <w:r w:rsidR="006145E1" w:rsidRPr="007A2142">
        <w:t xml:space="preserve"> through</w:t>
      </w:r>
      <w:ins w:id="470" w:author="Elizabeth Ann Storm" w:date="2021-12-12T19:07:00Z">
        <w:r w:rsidR="00933D06">
          <w:t xml:space="preserve"> scientific topics</w:t>
        </w:r>
      </w:ins>
      <w:del w:id="471"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472" w:author="Elizabeth Ann Storm" w:date="2021-12-12T17:19:00Z">
        <w:r w:rsidR="00CB203A">
          <w:t xml:space="preserve">, </w:t>
        </w:r>
      </w:ins>
      <w:del w:id="473" w:author="Elizabeth Ann Storm" w:date="2021-12-12T17:19:00Z">
        <w:r w:rsidDel="00CB203A">
          <w:delText xml:space="preserve"> </w:delText>
        </w:r>
      </w:del>
      <w:ins w:id="474" w:author="Elizabeth Ann Storm" w:date="2021-12-12T17:20:00Z">
        <w:r w:rsidR="0077239F">
          <w:t>matching</w:t>
        </w:r>
      </w:ins>
      <w:ins w:id="475" w:author="Elizabeth Ann Storm" w:date="2021-12-12T17:21:00Z">
        <w:r w:rsidR="00525669">
          <w:t xml:space="preserve"> the way I saw the world</w:t>
        </w:r>
        <w:r w:rsidR="00D739EB">
          <w:t xml:space="preserve">, </w:t>
        </w:r>
        <w:r w:rsidR="00525669">
          <w:t xml:space="preserve">as stable and built </w:t>
        </w:r>
      </w:ins>
      <w:ins w:id="476" w:author="Elizabeth Ann Storm" w:date="2021-12-12T17:28:00Z">
        <w:r w:rsidR="00483EA7">
          <w:t>from discernable parts</w:t>
        </w:r>
        <w:r w:rsidR="0076755A">
          <w:t xml:space="preserve">, </w:t>
        </w:r>
      </w:ins>
      <w:ins w:id="477" w:author="Elizabeth Ann Storm" w:date="2021-12-12T17:21:00Z">
        <w:r w:rsidR="00D739EB">
          <w:t>to the way I portrayed it</w:t>
        </w:r>
      </w:ins>
      <w:ins w:id="478" w:author="Elizabeth Ann Storm" w:date="2021-12-12T17:22:00Z">
        <w:r w:rsidR="00D739EB">
          <w:t xml:space="preserve">, built from </w:t>
        </w:r>
        <w:r w:rsidR="0090705F">
          <w:t>the Cartesian ideals of point, line, plane, and volume</w:t>
        </w:r>
      </w:ins>
      <w:del w:id="479" w:author="Elizabeth Ann Storm" w:date="2021-12-12T17:20:00Z">
        <w:r w:rsidR="006145E1" w:rsidRPr="007A2142" w:rsidDel="001574FC">
          <w:delText>help</w:delText>
        </w:r>
      </w:del>
      <w:del w:id="480" w:author="Elizabeth Ann Storm" w:date="2021-12-12T17:19:00Z">
        <w:r w:rsidR="006145E1" w:rsidRPr="007A2142" w:rsidDel="00CB203A">
          <w:delText>ed</w:delText>
        </w:r>
      </w:del>
      <w:del w:id="481" w:author="Elizabeth Ann Storm" w:date="2021-12-12T17:20:00Z">
        <w:r w:rsidR="006145E1" w:rsidRPr="007A2142" w:rsidDel="001574FC">
          <w:delText xml:space="preserve"> me </w:delText>
        </w:r>
      </w:del>
      <w:ins w:id="482" w:author="Elizabeth Ann Storm" w:date="2021-12-12T17:19:00Z">
        <w:r w:rsidR="00CB203A">
          <w:t>.</w:t>
        </w:r>
      </w:ins>
      <w:ins w:id="483" w:author="Elizabeth Ann Storm" w:date="2021-12-12T17:53:00Z">
        <w:r w:rsidR="003D45BD">
          <w:t xml:space="preserve"> </w:t>
        </w:r>
        <w:r w:rsidR="007067DA">
          <w:t>I combined linear perspective drawing and</w:t>
        </w:r>
      </w:ins>
      <w:ins w:id="484" w:author="Elizabeth Ann Storm" w:date="2021-12-12T17:55:00Z">
        <w:r w:rsidR="00D204F3">
          <w:t xml:space="preserve"> familiar </w:t>
        </w:r>
      </w:ins>
      <w:ins w:id="485" w:author="Elizabeth Ann Storm" w:date="2021-12-12T17:53:00Z">
        <w:r w:rsidR="007067DA">
          <w:t xml:space="preserve">illusionistic space with </w:t>
        </w:r>
        <w:r w:rsidR="00EC43EC">
          <w:t xml:space="preserve">otherworldly </w:t>
        </w:r>
      </w:ins>
      <w:ins w:id="486" w:author="Elizabeth Ann Storm" w:date="2021-12-12T17:54:00Z">
        <w:r w:rsidR="00EC43EC">
          <w:t xml:space="preserve">landscapes </w:t>
        </w:r>
      </w:ins>
      <w:ins w:id="487" w:author="Elizabeth Ann Storm" w:date="2021-12-12T18:10:00Z">
        <w:r w:rsidR="00EB0FB7">
          <w:t xml:space="preserve">and </w:t>
        </w:r>
      </w:ins>
      <w:ins w:id="488" w:author="Elizabeth Ann Storm" w:date="2021-12-12T18:11:00Z">
        <w:r w:rsidR="00EB0FB7">
          <w:t xml:space="preserve">abstractions of </w:t>
        </w:r>
      </w:ins>
      <w:ins w:id="489" w:author="Elizabeth Ann Storm" w:date="2021-12-12T18:44:00Z">
        <w:r w:rsidR="006B2376">
          <w:t>scale</w:t>
        </w:r>
      </w:ins>
      <w:ins w:id="490" w:author="Elizabeth Ann Storm" w:date="2021-12-12T18:11:00Z">
        <w:r w:rsidR="00EB0FB7">
          <w:t xml:space="preserve"> </w:t>
        </w:r>
      </w:ins>
      <w:ins w:id="491" w:author="Elizabeth Ann Storm" w:date="2021-12-12T17:54:00Z">
        <w:r w:rsidR="00EC43EC">
          <w:t xml:space="preserve">to draw </w:t>
        </w:r>
      </w:ins>
      <w:ins w:id="492" w:author="Elizabeth Ann Storm" w:date="2021-12-12T18:44:00Z">
        <w:r w:rsidR="00CD6884">
          <w:t xml:space="preserve">a </w:t>
        </w:r>
      </w:ins>
      <w:ins w:id="493" w:author="Elizabeth Ann Storm" w:date="2021-12-12T17:54:00Z">
        <w:r w:rsidR="00EC43EC">
          <w:t xml:space="preserve">connection between </w:t>
        </w:r>
        <w:r w:rsidR="00A626E9">
          <w:t xml:space="preserve">visualization in the arts </w:t>
        </w:r>
      </w:ins>
      <w:ins w:id="494" w:author="Elizabeth Ann Storm" w:date="2021-12-12T18:44:00Z">
        <w:r w:rsidR="00CD6884">
          <w:t>and</w:t>
        </w:r>
      </w:ins>
      <w:ins w:id="495" w:author="Elizabeth Ann Storm" w:date="2021-12-12T17:54:00Z">
        <w:r w:rsidR="00A626E9">
          <w:t xml:space="preserve"> visualization in the sciences</w:t>
        </w:r>
      </w:ins>
      <w:ins w:id="496" w:author="Elizabeth Ann Storm" w:date="2021-12-12T18:44:00Z">
        <w:r w:rsidR="00CD6884">
          <w:t xml:space="preserve"> as parallel modes of thinking</w:t>
        </w:r>
      </w:ins>
      <w:ins w:id="497" w:author="Elizabeth Ann Storm" w:date="2021-12-12T18:45:00Z">
        <w:r w:rsidR="00374C30">
          <w:t xml:space="preserve"> with a</w:t>
        </w:r>
        <w:r w:rsidR="00F3625D">
          <w:t>n early-modern historicity</w:t>
        </w:r>
      </w:ins>
      <w:ins w:id="498" w:author="Elizabeth Ann Storm" w:date="2021-12-14T11:20:00Z">
        <w:r w:rsidR="003B1CA2">
          <w:t xml:space="preserve"> </w:t>
        </w:r>
      </w:ins>
      <w:ins w:id="499" w:author="Elizabeth Ann Storm" w:date="2021-12-14T11:29:00Z">
        <w:r w:rsidR="00962CE0">
          <w:t>(</w:t>
        </w:r>
      </w:ins>
      <w:ins w:id="500" w:author="Elizabeth Ann Storm" w:date="2021-12-14T11:21:00Z">
        <w:r w:rsidR="003B1CA2">
          <w:fldChar w:fldCharType="begin"/>
        </w:r>
        <w:r w:rsidR="003B1CA2">
          <w:instrText xml:space="preserve"> REF _Ref90373335 \h </w:instrText>
        </w:r>
      </w:ins>
      <w:r w:rsidR="003B1CA2">
        <w:fldChar w:fldCharType="separate"/>
      </w:r>
      <w:ins w:id="501" w:author="Elizabeth Ann Storm" w:date="2021-12-14T11:21:00Z">
        <w:r w:rsidR="003B1CA2">
          <w:t xml:space="preserve">Figure </w:t>
        </w:r>
        <w:r w:rsidR="003B1CA2">
          <w:rPr>
            <w:noProof/>
          </w:rPr>
          <w:t>1</w:t>
        </w:r>
        <w:r w:rsidR="003B1CA2">
          <w:fldChar w:fldCharType="end"/>
        </w:r>
      </w:ins>
      <w:ins w:id="502" w:author="Elizabeth Ann Storm" w:date="2021-12-14T11:29:00Z">
        <w:r w:rsidR="00962CE0">
          <w:t>).</w:t>
        </w:r>
      </w:ins>
    </w:p>
    <w:p w14:paraId="65FEFFE8" w14:textId="77777777" w:rsidR="003B1CA2" w:rsidRDefault="003B1CA2">
      <w:pPr>
        <w:keepNext/>
        <w:ind w:firstLine="0"/>
        <w:jc w:val="center"/>
        <w:rPr>
          <w:ins w:id="503" w:author="Elizabeth Ann Storm" w:date="2021-12-14T11:21:00Z"/>
        </w:rPr>
        <w:pPrChange w:id="504" w:author="Elizabeth Ann Storm" w:date="2021-12-14T11:29:00Z">
          <w:pPr>
            <w:ind w:firstLine="0"/>
          </w:pPr>
        </w:pPrChange>
      </w:pPr>
      <w:ins w:id="505" w:author="Elizabeth Ann Storm" w:date="2021-12-14T11:21:00Z">
        <w:r>
          <w:rPr>
            <w:noProof/>
          </w:rPr>
          <w:lastRenderedPageBreak/>
          <w:drawing>
            <wp:inline distT="0" distB="0" distL="0" distR="0" wp14:anchorId="20CA2AA3" wp14:editId="46143C47">
              <wp:extent cx="5541264"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541264" cy="3657600"/>
                      </a:xfrm>
                      <a:prstGeom prst="rect">
                        <a:avLst/>
                      </a:prstGeom>
                    </pic:spPr>
                  </pic:pic>
                </a:graphicData>
              </a:graphic>
            </wp:inline>
          </w:drawing>
        </w:r>
      </w:ins>
    </w:p>
    <w:p w14:paraId="728264EC" w14:textId="16498DAC" w:rsidR="003B1CA2" w:rsidRDefault="003B1CA2">
      <w:pPr>
        <w:pStyle w:val="Caption"/>
        <w:jc w:val="center"/>
        <w:rPr>
          <w:ins w:id="506" w:author="Elizabeth Ann Storm" w:date="2021-12-12T17:49:00Z"/>
        </w:rPr>
        <w:pPrChange w:id="507" w:author="Elizabeth Ann Storm" w:date="2021-12-14T11:29:00Z">
          <w:pPr/>
        </w:pPrChange>
      </w:pPr>
      <w:bookmarkStart w:id="508" w:name="_Ref90373335"/>
      <w:bookmarkStart w:id="509" w:name="_Ref90373363"/>
      <w:bookmarkStart w:id="510" w:name="_Toc90374434"/>
      <w:ins w:id="511" w:author="Elizabeth Ann Storm" w:date="2021-12-14T11:21:00Z">
        <w:r>
          <w:t xml:space="preserve">Figure </w:t>
        </w:r>
        <w:r>
          <w:fldChar w:fldCharType="begin"/>
        </w:r>
        <w:r>
          <w:instrText xml:space="preserve"> SEQ Figure \* ARABIC </w:instrText>
        </w:r>
      </w:ins>
      <w:r>
        <w:fldChar w:fldCharType="separate"/>
      </w:r>
      <w:ins w:id="512" w:author="Elizabeth Ann Storm" w:date="2021-12-14T12:04:00Z">
        <w:r w:rsidR="00A91C2E">
          <w:rPr>
            <w:noProof/>
          </w:rPr>
          <w:t>1</w:t>
        </w:r>
      </w:ins>
      <w:ins w:id="513" w:author="Elizabeth Ann Storm" w:date="2021-12-14T11:21:00Z">
        <w:r>
          <w:fldChar w:fldCharType="end"/>
        </w:r>
        <w:bookmarkEnd w:id="508"/>
        <w:r>
          <w:t xml:space="preserve"> </w:t>
        </w:r>
        <w:bookmarkStart w:id="514" w:name="_Ref90373655"/>
        <w:r>
          <w:t>placeholder for linear perspective drawing</w:t>
        </w:r>
      </w:ins>
      <w:bookmarkEnd w:id="509"/>
      <w:bookmarkEnd w:id="510"/>
      <w:bookmarkEnd w:id="514"/>
    </w:p>
    <w:p w14:paraId="46F8B7B3" w14:textId="77777777" w:rsidR="003B1CA2" w:rsidRDefault="003B1CA2" w:rsidP="00AC7848">
      <w:pPr>
        <w:pStyle w:val="EndNoteBibliography"/>
        <w:spacing w:line="480" w:lineRule="auto"/>
        <w:rPr>
          <w:ins w:id="515" w:author="Elizabeth Ann Storm" w:date="2021-12-14T11:22:00Z"/>
        </w:rPr>
      </w:pPr>
    </w:p>
    <w:p w14:paraId="27CEEC18" w14:textId="683920E8" w:rsidR="008055F8" w:rsidRDefault="002512A7" w:rsidP="00AC7848">
      <w:pPr>
        <w:pStyle w:val="EndNoteBibliography"/>
        <w:spacing w:line="480" w:lineRule="auto"/>
        <w:rPr>
          <w:ins w:id="516" w:author="Elizabeth Ann Storm" w:date="2021-12-14T11:22:00Z"/>
        </w:rPr>
      </w:pPr>
      <w:ins w:id="517" w:author="Elizabeth Ann Storm" w:date="2021-12-12T18:12:00Z">
        <w:r>
          <w:t>My practice is steeped in early modern European conceptions of reality</w:t>
        </w:r>
        <w:r>
          <w:rPr>
            <w:noProof w:val="0"/>
          </w:rPr>
          <w:t xml:space="preserve">. </w:t>
        </w:r>
      </w:ins>
      <w:ins w:id="518" w:author="Elizabeth Ann Storm" w:date="2021-12-12T17:41:00Z">
        <w:r w:rsidR="00E524A7">
          <w:rPr>
            <w:noProof w:val="0"/>
          </w:rPr>
          <w:t>Lens</w:t>
        </w:r>
      </w:ins>
      <w:ins w:id="519" w:author="Elizabeth Ann Storm" w:date="2021-12-12T17:42:00Z">
        <w:r w:rsidR="00E524A7">
          <w:rPr>
            <w:noProof w:val="0"/>
          </w:rPr>
          <w:t xml:space="preserve"> technology </w:t>
        </w:r>
      </w:ins>
      <w:ins w:id="520" w:author="Elizabeth Ann Storm" w:date="2021-12-12T18:59:00Z">
        <w:r w:rsidR="005C3E6E">
          <w:rPr>
            <w:noProof w:val="0"/>
          </w:rPr>
          <w:t>and architectural perspective drawing</w:t>
        </w:r>
      </w:ins>
      <w:ins w:id="521" w:author="Elizabeth Ann Storm" w:date="2021-12-12T19:00:00Z">
        <w:r w:rsidR="00155FDB">
          <w:rPr>
            <w:noProof w:val="0"/>
          </w:rPr>
          <w:t xml:space="preserve">, guided by geometry and mathematics, </w:t>
        </w:r>
      </w:ins>
      <w:ins w:id="522"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523" w:author="Elizabeth Ann Storm" w:date="2021-12-12T17:49:00Z">
        <w:r w:rsidR="00990BBF">
          <w:rPr>
            <w:noProof w:val="0"/>
          </w:rPr>
          <w:t xml:space="preserve"> </w:t>
        </w:r>
      </w:ins>
      <w:ins w:id="524" w:author="Elizabeth Ann Storm" w:date="2021-12-13T13:30:00Z">
        <w:r w:rsidR="00B8222D">
          <w:rPr>
            <w:noProof w:val="0"/>
          </w:rPr>
          <w:t xml:space="preserve">in these </w:t>
        </w:r>
        <w:r w:rsidR="00030B52">
          <w:rPr>
            <w:noProof w:val="0"/>
          </w:rPr>
          <w:t xml:space="preserve">tools to </w:t>
        </w:r>
      </w:ins>
      <w:ins w:id="525" w:author="Elizabeth Ann Storm" w:date="2021-12-13T15:31:00Z">
        <w:r w:rsidR="006C1554">
          <w:rPr>
            <w:noProof w:val="0"/>
          </w:rPr>
          <w:t>envision</w:t>
        </w:r>
      </w:ins>
      <w:ins w:id="526" w:author="Elizabeth Ann Storm" w:date="2021-12-13T13:30:00Z">
        <w:r w:rsidR="00B8222D">
          <w:rPr>
            <w:noProof w:val="0"/>
          </w:rPr>
          <w:t xml:space="preserve"> and portray it</w:t>
        </w:r>
      </w:ins>
      <w:ins w:id="527" w:author="Elizabeth Ann Storm" w:date="2021-12-12T17:43:00Z">
        <w:r w:rsidR="00B171F8">
          <w:rPr>
            <w:noProof w:val="0"/>
          </w:rPr>
          <w:t>.</w:t>
        </w:r>
      </w:ins>
      <w:ins w:id="528" w:author="Elizabeth Ann Storm" w:date="2021-12-12T18:53:00Z">
        <w:r w:rsidR="000B0775">
          <w:rPr>
            <w:noProof w:val="0"/>
          </w:rPr>
          <w:t xml:space="preserve"> </w:t>
        </w:r>
      </w:ins>
      <w:ins w:id="529" w:author="Elizabeth Ann Storm" w:date="2021-12-12T18:54:00Z">
        <w:r w:rsidR="00C4649E">
          <w:rPr>
            <w:noProof w:val="0"/>
          </w:rPr>
          <w:t xml:space="preserve">Mathematics </w:t>
        </w:r>
      </w:ins>
      <w:ins w:id="530" w:author="Elizabeth Ann Storm" w:date="2021-12-12T19:01:00Z">
        <w:r w:rsidR="00624642">
          <w:rPr>
            <w:noProof w:val="0"/>
          </w:rPr>
          <w:t>technolo</w:t>
        </w:r>
      </w:ins>
      <w:ins w:id="531" w:author="Elizabeth Ann Storm" w:date="2021-12-12T19:02:00Z">
        <w:r w:rsidR="00E63B9F">
          <w:rPr>
            <w:noProof w:val="0"/>
          </w:rPr>
          <w:t xml:space="preserve">gy, in turn, </w:t>
        </w:r>
      </w:ins>
      <w:ins w:id="532" w:author="Elizabeth Ann Storm" w:date="2021-12-12T18:54:00Z">
        <w:r w:rsidR="00C4649E">
          <w:rPr>
            <w:noProof w:val="0"/>
          </w:rPr>
          <w:t>made lenses useful in early telescopes and microscopes</w:t>
        </w:r>
      </w:ins>
      <w:ins w:id="533" w:author="Elizabeth Ann Storm" w:date="2021-12-12T18:55:00Z">
        <w:r w:rsidR="00AD53A1">
          <w:rPr>
            <w:noProof w:val="0"/>
          </w:rPr>
          <w:t xml:space="preserve">, making images of </w:t>
        </w:r>
        <w:r w:rsidR="00EE693A">
          <w:rPr>
            <w:noProof w:val="0"/>
          </w:rPr>
          <w:t>previously concealed worlds</w:t>
        </w:r>
      </w:ins>
      <w:ins w:id="534" w:author="Elizabeth Ann Storm" w:date="2021-12-12T18:56:00Z">
        <w:r w:rsidR="00D55FC2">
          <w:rPr>
            <w:noProof w:val="0"/>
          </w:rPr>
          <w:t xml:space="preserve"> possible.</w:t>
        </w:r>
      </w:ins>
      <w:ins w:id="535" w:author="Elizabeth Ann Storm" w:date="2021-12-13T16:08:00Z">
        <w:r w:rsidR="008055F8">
          <w:rPr>
            <w:noProof w:val="0"/>
          </w:rPr>
          <w:t xml:space="preserve"> I used </w:t>
        </w:r>
      </w:ins>
      <w:ins w:id="536" w:author="Elizabeth Ann Storm" w:date="2021-12-13T16:09:00Z">
        <w:r w:rsidR="008055F8">
          <w:rPr>
            <w:noProof w:val="0"/>
          </w:rPr>
          <w:t>all of these optical devices in some capacity and</w:t>
        </w:r>
      </w:ins>
      <w:ins w:id="537" w:author="Elizabeth Ann Storm" w:date="2021-12-12T17:58:00Z">
        <w:r w:rsidR="00040FD2">
          <w:rPr>
            <w:noProof w:val="0"/>
          </w:rPr>
          <w:t xml:space="preserve"> </w:t>
        </w:r>
      </w:ins>
      <w:ins w:id="538" w:author="Elizabeth Ann Storm" w:date="2021-12-13T16:09:00Z">
        <w:r w:rsidR="008055F8">
          <w:rPr>
            <w:noProof w:val="0"/>
          </w:rPr>
          <w:t xml:space="preserve">doing so, I </w:t>
        </w:r>
      </w:ins>
      <w:ins w:id="539" w:author="Elizabeth Ann Storm" w:date="2021-12-12T19:02:00Z">
        <w:r w:rsidR="00A12FE2">
          <w:rPr>
            <w:noProof w:val="0"/>
          </w:rPr>
          <w:t xml:space="preserve">worked to link </w:t>
        </w:r>
      </w:ins>
      <w:ins w:id="540" w:author="Elizabeth Ann Storm" w:date="2021-12-13T16:09:00Z">
        <w:r w:rsidR="008055F8">
          <w:rPr>
            <w:noProof w:val="0"/>
          </w:rPr>
          <w:t>the</w:t>
        </w:r>
      </w:ins>
      <w:ins w:id="541" w:author="Elizabeth Ann Storm" w:date="2021-12-12T19:02:00Z">
        <w:r w:rsidR="00A12FE2">
          <w:rPr>
            <w:noProof w:val="0"/>
          </w:rPr>
          <w:t xml:space="preserve"> two modes of visualization</w:t>
        </w:r>
      </w:ins>
      <w:ins w:id="542" w:author="Elizabeth Ann Storm" w:date="2021-12-13T16:09:00Z">
        <w:r w:rsidR="008055F8">
          <w:rPr>
            <w:noProof w:val="0"/>
          </w:rPr>
          <w:t>, of art and of science</w:t>
        </w:r>
      </w:ins>
      <w:ins w:id="543" w:author="Elizabeth Ann Storm" w:date="2021-12-12T19:03:00Z">
        <w:r w:rsidR="007F7013">
          <w:rPr>
            <w:noProof w:val="0"/>
          </w:rPr>
          <w:t xml:space="preserve">, underscoring </w:t>
        </w:r>
      </w:ins>
      <w:ins w:id="544" w:author="Elizabeth Ann Storm" w:date="2021-12-12T19:05:00Z">
        <w:r w:rsidR="00662840">
          <w:rPr>
            <w:noProof w:val="0"/>
          </w:rPr>
          <w:t xml:space="preserve">the notion of </w:t>
        </w:r>
      </w:ins>
      <w:ins w:id="545" w:author="Elizabeth Ann Storm" w:date="2021-12-12T19:03:00Z">
        <w:r w:rsidR="007F7013">
          <w:rPr>
            <w:noProof w:val="0"/>
          </w:rPr>
          <w:t>a sensible universe, built from discernable parts in definite re</w:t>
        </w:r>
      </w:ins>
      <w:ins w:id="546" w:author="Elizabeth Ann Storm" w:date="2021-12-12T19:04:00Z">
        <w:r w:rsidR="007F7013">
          <w:rPr>
            <w:noProof w:val="0"/>
          </w:rPr>
          <w:t>lationships</w:t>
        </w:r>
      </w:ins>
      <w:ins w:id="547" w:author="Elizabeth Ann Storm" w:date="2021-12-14T11:27:00Z">
        <w:r w:rsidR="0060040D">
          <w:rPr>
            <w:noProof w:val="0"/>
          </w:rPr>
          <w:t xml:space="preserve"> (</w:t>
        </w:r>
      </w:ins>
      <w:ins w:id="548"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549" w:author="Elizabeth Ann Storm" w:date="2021-12-14T11:28:00Z">
        <w:r w:rsidR="0060040D">
          <w:t>Figure 2</w:t>
        </w:r>
        <w:r w:rsidR="0060040D">
          <w:rPr>
            <w:noProof w:val="0"/>
          </w:rPr>
          <w:fldChar w:fldCharType="end"/>
        </w:r>
      </w:ins>
      <w:ins w:id="550" w:author="Elizabeth Ann Storm" w:date="2021-12-14T11:24:00Z">
        <w:r w:rsidR="0060040D">
          <w:rPr>
            <w:noProof w:val="0"/>
          </w:rPr>
          <w:t>)</w:t>
        </w:r>
      </w:ins>
      <w:ins w:id="551" w:author="Elizabeth Ann Storm" w:date="2021-12-14T11:27:00Z">
        <w:r w:rsidR="0060040D">
          <w:rPr>
            <w:noProof w:val="0"/>
          </w:rPr>
          <w:t>.</w:t>
        </w:r>
      </w:ins>
      <w:ins w:id="552" w:author="Elizabeth Ann Storm" w:date="2021-12-12T19:07:00Z">
        <w:r w:rsidR="009720E5">
          <w:rPr>
            <w:noProof w:val="0"/>
          </w:rPr>
          <w:t xml:space="preserve"> </w:t>
        </w:r>
      </w:ins>
      <w:ins w:id="553" w:author="Elizabeth Ann Storm" w:date="2021-12-12T19:06:00Z">
        <w:r w:rsidR="004738E0">
          <w:rPr>
            <w:noProof w:val="0"/>
          </w:rPr>
          <w:t>This was a rationalistic way of knowing and depicting the world</w:t>
        </w:r>
      </w:ins>
      <w:ins w:id="554" w:author="Elizabeth Ann Storm" w:date="2021-12-13T18:10:00Z">
        <w:r w:rsidR="00AC7848">
          <w:rPr>
            <w:noProof w:val="0"/>
          </w:rPr>
          <w:t xml:space="preserve">. With all of this work prior </w:t>
        </w:r>
      </w:ins>
      <w:ins w:id="555" w:author="Elizabeth Ann Storm" w:date="2021-12-12T19:14:00Z">
        <w:r w:rsidR="00565BA2">
          <w:t>to graduate school, I was responding to modernist depiction</w:t>
        </w:r>
      </w:ins>
      <w:ins w:id="556" w:author="Elizabeth Ann Storm" w:date="2021-12-12T22:06:00Z">
        <w:r w:rsidR="005A0A5D">
          <w:t>s</w:t>
        </w:r>
      </w:ins>
      <w:ins w:id="557" w:author="Elizabeth Ann Storm" w:date="2021-12-12T19:14:00Z">
        <w:r w:rsidR="00565BA2">
          <w:t xml:space="preserve"> of realit</w:t>
        </w:r>
      </w:ins>
      <w:ins w:id="558" w:author="Elizabeth Ann Storm" w:date="2021-12-13T16:03:00Z">
        <w:r w:rsidR="00E148BE">
          <w:t xml:space="preserve">y. </w:t>
        </w:r>
      </w:ins>
      <w:ins w:id="559" w:author="Elizabeth Ann Storm" w:date="2021-12-12T19:14:00Z">
        <w:r w:rsidR="00565BA2">
          <w:t xml:space="preserve">I was seduced by modernism’s scientific ways of conceiving reality. </w:t>
        </w:r>
      </w:ins>
    </w:p>
    <w:p w14:paraId="451BF1CD" w14:textId="77777777" w:rsidR="003B1CA2" w:rsidRDefault="003B1CA2">
      <w:pPr>
        <w:pStyle w:val="EndNoteBibliography"/>
        <w:keepNext/>
        <w:spacing w:line="480" w:lineRule="auto"/>
        <w:ind w:firstLine="0"/>
        <w:rPr>
          <w:ins w:id="560" w:author="Elizabeth Ann Storm" w:date="2021-12-14T11:23:00Z"/>
        </w:rPr>
        <w:pPrChange w:id="561" w:author="Elizabeth Ann Storm" w:date="2021-12-14T11:23:00Z">
          <w:pPr>
            <w:pStyle w:val="EndNoteBibliography"/>
            <w:spacing w:line="480" w:lineRule="auto"/>
            <w:ind w:firstLine="0"/>
          </w:pPr>
        </w:pPrChange>
      </w:pPr>
      <w:ins w:id="562"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563" w:author="Elizabeth Ann Storm" w:date="2021-12-13T16:07:00Z"/>
        </w:rPr>
        <w:pPrChange w:id="564" w:author="Elizabeth Ann Storm" w:date="2021-12-14T11:23:00Z">
          <w:pPr>
            <w:pStyle w:val="EndNoteBibliography"/>
            <w:spacing w:line="480" w:lineRule="auto"/>
          </w:pPr>
        </w:pPrChange>
      </w:pPr>
      <w:bookmarkStart w:id="565" w:name="_Ref90373446"/>
      <w:bookmarkStart w:id="566" w:name="_Ref90373441"/>
      <w:bookmarkStart w:id="567" w:name="_Toc90374435"/>
      <w:ins w:id="568" w:author="Elizabeth Ann Storm" w:date="2021-12-14T11:23:00Z">
        <w:r>
          <w:t xml:space="preserve">Figure </w:t>
        </w:r>
        <w:r>
          <w:fldChar w:fldCharType="begin"/>
        </w:r>
        <w:r>
          <w:instrText xml:space="preserve"> SEQ Figure \* ARABIC </w:instrText>
        </w:r>
      </w:ins>
      <w:r>
        <w:fldChar w:fldCharType="separate"/>
      </w:r>
      <w:ins w:id="569" w:author="Elizabeth Ann Storm" w:date="2021-12-14T12:04:00Z">
        <w:r w:rsidR="00A91C2E">
          <w:rPr>
            <w:noProof/>
          </w:rPr>
          <w:t>2</w:t>
        </w:r>
      </w:ins>
      <w:ins w:id="570" w:author="Elizabeth Ann Storm" w:date="2021-12-14T11:23:00Z">
        <w:r>
          <w:fldChar w:fldCharType="end"/>
        </w:r>
        <w:bookmarkEnd w:id="565"/>
        <w:r>
          <w:t xml:space="preserve"> Yellowknife Bay Mars</w:t>
        </w:r>
      </w:ins>
      <w:bookmarkEnd w:id="566"/>
      <w:bookmarkEnd w:id="567"/>
    </w:p>
    <w:p w14:paraId="18BD7CDB" w14:textId="77777777" w:rsidR="003B1CA2" w:rsidRDefault="003B1CA2" w:rsidP="0055064A">
      <w:pPr>
        <w:rPr>
          <w:ins w:id="571" w:author="Elizabeth Ann Storm" w:date="2021-12-14T11:23:00Z"/>
        </w:rPr>
      </w:pPr>
    </w:p>
    <w:p w14:paraId="38FA6321" w14:textId="38B939DE" w:rsidR="00CD0879" w:rsidRDefault="00DB26C3" w:rsidP="0055064A">
      <w:pPr>
        <w:rPr>
          <w:ins w:id="572" w:author="Elizabeth Ann Storm" w:date="2021-12-13T14:10:00Z"/>
        </w:rPr>
      </w:pPr>
      <w:ins w:id="573" w:author="Elizabeth Ann Storm" w:date="2021-12-13T17:48:00Z">
        <w:r>
          <w:t xml:space="preserve">I </w:t>
        </w:r>
      </w:ins>
      <w:ins w:id="574" w:author="Elizabeth Ann Storm" w:date="2021-12-13T13:40:00Z">
        <w:r w:rsidR="004920F9">
          <w:t>engag</w:t>
        </w:r>
      </w:ins>
      <w:ins w:id="575" w:author="Elizabeth Ann Storm" w:date="2021-12-13T14:13:00Z">
        <w:r w:rsidR="00DC4EAA">
          <w:t>e</w:t>
        </w:r>
      </w:ins>
      <w:ins w:id="576" w:author="Elizabeth Ann Storm" w:date="2021-12-13T17:48:00Z">
        <w:r>
          <w:t>d</w:t>
        </w:r>
      </w:ins>
      <w:ins w:id="577" w:author="Elizabeth Ann Storm" w:date="2021-12-13T13:40:00Z">
        <w:r w:rsidR="004920F9">
          <w:t xml:space="preserve"> with late 20</w:t>
        </w:r>
        <w:r w:rsidR="009A7681">
          <w:rPr>
            <w:vertAlign w:val="superscript"/>
          </w:rPr>
          <w:t xml:space="preserve">th </w:t>
        </w:r>
        <w:r w:rsidR="009A7681">
          <w:t>century</w:t>
        </w:r>
      </w:ins>
      <w:ins w:id="578" w:author="Elizabeth Ann Storm" w:date="2021-12-13T14:06:00Z">
        <w:r w:rsidR="008E0CC0">
          <w:t xml:space="preserve"> </w:t>
        </w:r>
        <w:r w:rsidR="006437B5">
          <w:t>postmodernism</w:t>
        </w:r>
      </w:ins>
      <w:ins w:id="579" w:author="Elizabeth Ann Storm" w:date="2021-12-13T13:40:00Z">
        <w:r w:rsidR="009A7681">
          <w:t xml:space="preserve"> in </w:t>
        </w:r>
      </w:ins>
      <w:ins w:id="580" w:author="Elizabeth Ann Storm" w:date="2021-12-13T13:41:00Z">
        <w:r w:rsidR="008446F5">
          <w:t>the humanities</w:t>
        </w:r>
      </w:ins>
      <w:ins w:id="581" w:author="Elizabeth Ann Storm" w:date="2021-12-13T13:40:00Z">
        <w:r w:rsidR="009A7681">
          <w:t xml:space="preserve"> and art</w:t>
        </w:r>
      </w:ins>
      <w:ins w:id="582" w:author="Elizabeth Ann Storm" w:date="2021-12-13T15:35:00Z">
        <w:r w:rsidR="006C1554">
          <w:t xml:space="preserve"> more fully</w:t>
        </w:r>
      </w:ins>
      <w:ins w:id="583" w:author="Elizabeth Ann Storm" w:date="2021-12-13T17:49:00Z">
        <w:r>
          <w:t xml:space="preserve"> for my graduate research</w:t>
        </w:r>
      </w:ins>
      <w:ins w:id="584" w:author="Elizabeth Ann Storm" w:date="2021-12-13T15:35:00Z">
        <w:r w:rsidR="006C1554">
          <w:t>.</w:t>
        </w:r>
      </w:ins>
      <w:ins w:id="585" w:author="Elizabeth Ann Storm" w:date="2021-12-13T13:58:00Z">
        <w:r w:rsidR="00EC2558">
          <w:t xml:space="preserve"> (multi-</w:t>
        </w:r>
      </w:ins>
      <w:ins w:id="586" w:author="Elizabeth Ann Storm" w:date="2021-12-13T13:59:00Z">
        <w:r w:rsidR="004027C5">
          <w:t>image photo illustration figure)</w:t>
        </w:r>
      </w:ins>
      <w:ins w:id="587" w:author="Elizabeth Ann Storm" w:date="2021-12-12T18:35:00Z">
        <w:r w:rsidR="00AA260B">
          <w:t xml:space="preserve"> </w:t>
        </w:r>
      </w:ins>
      <w:ins w:id="588" w:author="Elizabeth Ann Storm" w:date="2021-12-13T20:22:00Z">
        <w:r w:rsidR="0026639C">
          <w:t>The tangible result of the 20</w:t>
        </w:r>
        <w:r w:rsidR="0026639C" w:rsidRPr="00F76039">
          <w:rPr>
            <w:vertAlign w:val="superscript"/>
          </w:rPr>
          <w:t>th</w:t>
        </w:r>
        <w:r w:rsidR="0026639C">
          <w:t xml:space="preserve"> century’s scientific, technological influence c</w:t>
        </w:r>
      </w:ins>
      <w:ins w:id="589" w:author="Elizabeth Ann Storm" w:date="2021-12-12T18:36:00Z">
        <w:r w:rsidR="005744EC">
          <w:t xml:space="preserve">oupled with the </w:t>
        </w:r>
      </w:ins>
      <w:ins w:id="590" w:author="Elizabeth Ann Storm" w:date="2021-12-12T18:35:00Z">
        <w:r w:rsidR="00D50481">
          <w:t xml:space="preserve">rapid advancement of digital technology in the </w:t>
        </w:r>
      </w:ins>
      <w:ins w:id="591" w:author="Elizabeth Ann Storm" w:date="2021-12-12T18:36:00Z">
        <w:r w:rsidR="00D50481">
          <w:t>late 20</w:t>
        </w:r>
        <w:r w:rsidR="00D50481" w:rsidRPr="00D50481">
          <w:rPr>
            <w:vertAlign w:val="superscript"/>
            <w:rPrChange w:id="592" w:author="Elizabeth Ann Storm" w:date="2021-12-12T18:36:00Z">
              <w:rPr/>
            </w:rPrChange>
          </w:rPr>
          <w:t>th</w:t>
        </w:r>
        <w:r w:rsidR="00D50481">
          <w:t xml:space="preserve"> and early 21</w:t>
        </w:r>
        <w:r w:rsidR="00D50481" w:rsidRPr="00D50481">
          <w:rPr>
            <w:vertAlign w:val="superscript"/>
            <w:rPrChange w:id="593" w:author="Elizabeth Ann Storm" w:date="2021-12-12T18:36:00Z">
              <w:rPr/>
            </w:rPrChange>
          </w:rPr>
          <w:t>st</w:t>
        </w:r>
        <w:r w:rsidR="00D50481">
          <w:t xml:space="preserve"> centuries </w:t>
        </w:r>
      </w:ins>
      <w:ins w:id="594" w:author="Elizabeth Ann Storm" w:date="2021-12-14T11:30:00Z">
        <w:r w:rsidR="00962CE0">
          <w:t>have</w:t>
        </w:r>
      </w:ins>
      <w:ins w:id="595" w:author="Elizabeth Ann Storm" w:date="2021-12-12T18:36:00Z">
        <w:r w:rsidR="005744EC">
          <w:t xml:space="preserve"> rendered old mod</w:t>
        </w:r>
      </w:ins>
      <w:ins w:id="596" w:author="Elizabeth Ann Storm" w:date="2021-12-12T18:37:00Z">
        <w:r w:rsidR="005744EC">
          <w:t>els of conceiving reality obsolete</w:t>
        </w:r>
      </w:ins>
      <w:ins w:id="597" w:author="Elizabeth Ann Storm" w:date="2021-12-13T14:28:00Z">
        <w:r w:rsidR="00CA298D">
          <w:t xml:space="preserve">. </w:t>
        </w:r>
      </w:ins>
      <w:ins w:id="598" w:author="Elizabeth Ann Storm" w:date="2021-12-13T18:11:00Z">
        <w:r w:rsidR="00AC7848">
          <w:t xml:space="preserve">Points, lines, and planes have become nodes, flows, and networks. </w:t>
        </w:r>
      </w:ins>
      <w:ins w:id="599" w:author="Elizabeth Ann Storm" w:date="2021-12-12T22:01:00Z">
        <w:r w:rsidR="00845872">
          <w:t>I’ve yet to form a sense of what th</w:t>
        </w:r>
        <w:r w:rsidR="00A30E39">
          <w:t>is contemporary</w:t>
        </w:r>
        <w:r w:rsidR="00845872">
          <w:t xml:space="preserve"> </w:t>
        </w:r>
        <w:r w:rsidR="00DA0743">
          <w:t>reality</w:t>
        </w:r>
        <w:r w:rsidR="00845872">
          <w:t xml:space="preserve"> looks like for me</w:t>
        </w:r>
        <w:r w:rsidR="00BB5CD2">
          <w:t xml:space="preserve">. </w:t>
        </w:r>
      </w:ins>
      <w:ins w:id="600" w:author="Elizabeth Ann Storm" w:date="2021-12-13T17:47:00Z">
        <w:r>
          <w:t>Contemporary</w:t>
        </w:r>
      </w:ins>
      <w:ins w:id="601" w:author="Elizabeth Ann Storm" w:date="2021-12-13T17:46:00Z">
        <w:r w:rsidR="00F57E24">
          <w:t xml:space="preserve"> conceptions of reality require an elevated flexibility to uncertainty that is not easily depicted in</w:t>
        </w:r>
      </w:ins>
      <w:ins w:id="602" w:author="Elizabeth Ann Storm" w:date="2021-12-13T17:47:00Z">
        <w:r w:rsidR="00F57E24">
          <w:t xml:space="preserve"> the typical</w:t>
        </w:r>
        <w:r>
          <w:t>ly</w:t>
        </w:r>
        <w:r w:rsidR="00F57E24">
          <w:t xml:space="preserve"> static media of drawing and painting.</w:t>
        </w:r>
      </w:ins>
      <w:ins w:id="603" w:author="Elizabeth Ann Storm" w:date="2021-12-13T17:49:00Z">
        <w:r>
          <w:t xml:space="preserve"> This has led me to an overall reevaluation of the materials of my practice, seeking a closer connection</w:t>
        </w:r>
      </w:ins>
      <w:ins w:id="604" w:author="Elizabeth Ann Storm" w:date="2021-12-13T17:50:00Z">
        <w:r>
          <w:t xml:space="preserve"> to nature through physical media, yet yearning for the technological vision of high-speed video</w:t>
        </w:r>
      </w:ins>
      <w:ins w:id="605" w:author="Elizabeth Ann Storm" w:date="2021-12-14T10:53:00Z">
        <w:r w:rsidR="0098713F">
          <w:t xml:space="preserve"> and aerial photography</w:t>
        </w:r>
      </w:ins>
      <w:ins w:id="606" w:author="Elizabeth Ann Storm" w:date="2021-12-13T17:50:00Z">
        <w:r>
          <w:t>.</w:t>
        </w:r>
      </w:ins>
    </w:p>
    <w:p w14:paraId="567F14B8" w14:textId="04F6A550" w:rsidR="0026639C" w:rsidRDefault="004145BE" w:rsidP="0055064A">
      <w:pPr>
        <w:rPr>
          <w:ins w:id="607" w:author="Elizabeth Ann Storm" w:date="2021-12-13T20:27:00Z"/>
        </w:rPr>
      </w:pPr>
      <w:commentRangeStart w:id="608"/>
      <w:ins w:id="609" w:author="Elizabeth Ann Storm" w:date="2021-12-13T14:42:00Z">
        <w:r>
          <w:lastRenderedPageBreak/>
          <w:t>This</w:t>
        </w:r>
      </w:ins>
      <w:ins w:id="610" w:author="Elizabeth Ann Storm" w:date="2021-12-13T14:33:00Z">
        <w:r w:rsidR="00C05115">
          <w:t xml:space="preserve"> thesis will </w:t>
        </w:r>
      </w:ins>
      <w:ins w:id="611" w:author="Elizabeth Ann Storm" w:date="2021-12-14T10:53:00Z">
        <w:r w:rsidR="0098713F">
          <w:t>trace</w:t>
        </w:r>
      </w:ins>
      <w:ins w:id="612" w:author="Elizabeth Ann Storm" w:date="2021-12-13T14:33:00Z">
        <w:r w:rsidR="00E06EE4">
          <w:t xml:space="preserve"> a</w:t>
        </w:r>
      </w:ins>
      <w:ins w:id="613" w:author="Elizabeth Ann Storm" w:date="2021-12-14T12:25:00Z">
        <w:r w:rsidR="00477809">
          <w:t xml:space="preserve"> limited</w:t>
        </w:r>
      </w:ins>
      <w:ins w:id="614" w:author="Elizabeth Ann Storm" w:date="2021-12-13T14:33:00Z">
        <w:r w:rsidR="00E06EE4">
          <w:t xml:space="preserve"> </w:t>
        </w:r>
      </w:ins>
      <w:ins w:id="615" w:author="Elizabeth Ann Storm" w:date="2021-12-14T10:54:00Z">
        <w:r w:rsidR="0098713F">
          <w:t>course</w:t>
        </w:r>
      </w:ins>
      <w:ins w:id="616" w:author="Elizabeth Ann Storm" w:date="2021-12-13T14:33:00Z">
        <w:r w:rsidR="00E06EE4">
          <w:t xml:space="preserve"> through early modern notions of image making</w:t>
        </w:r>
      </w:ins>
      <w:ins w:id="617" w:author="Elizabeth Ann Storm" w:date="2021-12-13T14:34:00Z">
        <w:r w:rsidR="0049675E">
          <w:t xml:space="preserve"> and optical devices, </w:t>
        </w:r>
      </w:ins>
      <w:ins w:id="618" w:author="Elizabeth Ann Storm" w:date="2021-12-14T10:55:00Z">
        <w:r w:rsidR="0098713F">
          <w:t xml:space="preserve">find </w:t>
        </w:r>
      </w:ins>
      <w:ins w:id="619" w:author="Elizabeth Ann Storm" w:date="2021-12-13T14:33:00Z">
        <w:r w:rsidR="00E06EE4">
          <w:t>their connections to conceptions of realit</w:t>
        </w:r>
      </w:ins>
      <w:ins w:id="620" w:author="Elizabeth Ann Storm" w:date="2021-12-13T14:34:00Z">
        <w:r w:rsidR="0049675E">
          <w:t xml:space="preserve">y, and </w:t>
        </w:r>
      </w:ins>
      <w:ins w:id="621" w:author="Elizabeth Ann Storm" w:date="2021-12-14T12:26:00Z">
        <w:r w:rsidR="00477809">
          <w:t>point to</w:t>
        </w:r>
      </w:ins>
      <w:ins w:id="622" w:author="Elizabeth Ann Storm" w:date="2021-12-14T10:55:00Z">
        <w:r w:rsidR="0098713F">
          <w:t xml:space="preserve"> </w:t>
        </w:r>
      </w:ins>
      <w:ins w:id="623" w:author="Elizabeth Ann Storm" w:date="2021-12-13T14:34:00Z">
        <w:r w:rsidR="0049675E">
          <w:t xml:space="preserve">how they </w:t>
        </w:r>
      </w:ins>
      <w:ins w:id="624" w:author="Elizabeth Ann Storm" w:date="2021-12-13T14:33:00Z">
        <w:r w:rsidR="00341B61">
          <w:t>laid the foundation for 20</w:t>
        </w:r>
        <w:r w:rsidR="00341B61" w:rsidRPr="00341B61">
          <w:rPr>
            <w:vertAlign w:val="superscript"/>
            <w:rPrChange w:id="625" w:author="Elizabeth Ann Storm" w:date="2021-12-13T14:33:00Z">
              <w:rPr/>
            </w:rPrChange>
          </w:rPr>
          <w:t>th</w:t>
        </w:r>
        <w:r w:rsidR="00341B61">
          <w:t xml:space="preserve"> century modernism.</w:t>
        </w:r>
      </w:ins>
      <w:ins w:id="626" w:author="Elizabeth Ann Storm" w:date="2021-12-13T14:39:00Z">
        <w:r w:rsidR="00273CF1">
          <w:t xml:space="preserve"> </w:t>
        </w:r>
      </w:ins>
      <w:commentRangeEnd w:id="608"/>
      <w:ins w:id="627" w:author="Elizabeth Ann Storm" w:date="2021-12-14T12:24:00Z">
        <w:r w:rsidR="00477809">
          <w:rPr>
            <w:rStyle w:val="CommentReference"/>
          </w:rPr>
          <w:commentReference w:id="608"/>
        </w:r>
      </w:ins>
      <w:ins w:id="628" w:author="Elizabeth Ann Storm" w:date="2021-12-13T14:39:00Z">
        <w:r w:rsidR="00273CF1">
          <w:t>Lenses</w:t>
        </w:r>
        <w:r w:rsidR="00A276F9">
          <w:t xml:space="preserve">, photography, and film will </w:t>
        </w:r>
      </w:ins>
      <w:ins w:id="629" w:author="Elizabeth Ann Storm" w:date="2021-12-13T20:25:00Z">
        <w:r w:rsidR="0026639C">
          <w:t>surface</w:t>
        </w:r>
      </w:ins>
      <w:ins w:id="630" w:author="Elizabeth Ann Storm" w:date="2021-12-14T12:32:00Z">
        <w:r w:rsidR="00635E46">
          <w:t xml:space="preserve">, </w:t>
        </w:r>
      </w:ins>
      <w:ins w:id="631" w:author="Elizabeth Ann Storm" w:date="2021-12-14T12:33:00Z">
        <w:r w:rsidR="00635E46">
          <w:t>but</w:t>
        </w:r>
      </w:ins>
      <w:ins w:id="632" w:author="Elizabeth Ann Storm" w:date="2021-12-14T12:32:00Z">
        <w:r w:rsidR="00635E46">
          <w:t xml:space="preserve"> definite answers on their influence</w:t>
        </w:r>
      </w:ins>
      <w:ins w:id="633" w:author="Elizabeth Ann Storm" w:date="2021-12-14T12:33:00Z">
        <w:r w:rsidR="00635E46">
          <w:t xml:space="preserve"> will not. </w:t>
        </w:r>
      </w:ins>
      <w:ins w:id="634" w:author="Elizabeth Ann Storm" w:date="2021-12-13T14:41:00Z">
        <w:r w:rsidR="00743065">
          <w:t>I will explore how t</w:t>
        </w:r>
      </w:ins>
      <w:ins w:id="635" w:author="Elizabeth Ann Storm" w:date="2021-12-13T14:40:00Z">
        <w:r w:rsidR="00C90A17">
          <w:t xml:space="preserve">he older model for picturing reality </w:t>
        </w:r>
      </w:ins>
      <w:ins w:id="636" w:author="Elizabeth Ann Storm" w:date="2021-12-13T14:41:00Z">
        <w:r w:rsidR="00743065">
          <w:t>put a lot of emphasis on the visual s</w:t>
        </w:r>
      </w:ins>
      <w:ins w:id="637" w:author="Elizabeth Ann Storm" w:date="2021-12-13T14:43:00Z">
        <w:r w:rsidR="0087253A">
          <w:t>ense</w:t>
        </w:r>
      </w:ins>
      <w:ins w:id="638" w:author="Elizabeth Ann Storm" w:date="2021-12-14T12:33:00Z">
        <w:del w:id="639" w:author="Elizabeth" w:date="2022-04-11T14:00:00Z">
          <w:r w:rsidR="002E64E1" w:rsidDel="00B36399">
            <w:delText>,</w:delText>
          </w:r>
        </w:del>
        <w:r w:rsidR="002E64E1">
          <w:t xml:space="preserve"> and consider </w:t>
        </w:r>
      </w:ins>
      <w:ins w:id="640" w:author="Elizabeth Ann Storm" w:date="2021-12-14T12:34:00Z">
        <w:r w:rsidR="002E64E1">
          <w:t>alternate points of view</w:t>
        </w:r>
      </w:ins>
      <w:ins w:id="641" w:author="Elizabeth Ann Storm" w:date="2021-12-13T14:43:00Z">
        <w:r w:rsidR="0087253A">
          <w:t>.</w:t>
        </w:r>
      </w:ins>
      <w:ins w:id="642" w:author="Elizabeth Ann Storm" w:date="2021-12-13T14:33:00Z">
        <w:r w:rsidR="00341B61">
          <w:t xml:space="preserve"> </w:t>
        </w:r>
      </w:ins>
      <w:ins w:id="643" w:author="Elizabeth Ann Storm" w:date="2021-12-13T14:35:00Z">
        <w:r w:rsidR="00AC5708">
          <w:t>I wonder</w:t>
        </w:r>
        <w:r w:rsidR="00591BD6">
          <w:t xml:space="preserve"> what obsolete models of portraying reality </w:t>
        </w:r>
      </w:ins>
      <w:ins w:id="644" w:author="Elizabeth Ann Storm" w:date="2021-12-13T15:39:00Z">
        <w:r w:rsidR="001B11C5">
          <w:t xml:space="preserve">I have </w:t>
        </w:r>
      </w:ins>
      <w:ins w:id="645" w:author="Elizabeth Ann Storm" w:date="2021-12-13T14:36:00Z">
        <w:r w:rsidR="00591BD6">
          <w:t xml:space="preserve">inherited from that </w:t>
        </w:r>
        <w:commentRangeStart w:id="646"/>
        <w:r w:rsidR="00591BD6">
          <w:t>pa</w:t>
        </w:r>
      </w:ins>
      <w:ins w:id="647" w:author="Elizabeth Ann Storm" w:date="2021-12-13T14:43:00Z">
        <w:r w:rsidR="0087253A">
          <w:t>st</w:t>
        </w:r>
      </w:ins>
      <w:commentRangeEnd w:id="646"/>
      <w:ins w:id="648" w:author="Elizabeth Ann Storm" w:date="2021-12-14T12:23:00Z">
        <w:r w:rsidR="00477809">
          <w:rPr>
            <w:rStyle w:val="CommentReference"/>
          </w:rPr>
          <w:commentReference w:id="646"/>
        </w:r>
      </w:ins>
      <w:ins w:id="649" w:author="Elizabeth Ann Storm" w:date="2021-12-13T14:43:00Z">
        <w:r w:rsidR="0087253A">
          <w:t xml:space="preserve">. </w:t>
        </w:r>
      </w:ins>
    </w:p>
    <w:p w14:paraId="461DA1C4" w14:textId="65661EED" w:rsidR="00296881" w:rsidRDefault="00477809" w:rsidP="0055064A">
      <w:pPr>
        <w:rPr>
          <w:ins w:id="650" w:author="Elizabeth Ann Storm" w:date="2021-12-12T18:08:00Z"/>
        </w:rPr>
      </w:pPr>
      <w:ins w:id="651" w:author="Elizabeth Ann Storm" w:date="2021-12-14T12:27:00Z">
        <w:r>
          <w:t>I will focus on the “modernist sensoriu</w:t>
        </w:r>
      </w:ins>
      <w:ins w:id="652" w:author="Elizabeth Ann Storm" w:date="2021-12-14T12:28:00Z">
        <w:r>
          <w:t>m</w:t>
        </w:r>
        <w:r w:rsidR="00635E46">
          <w:t>’s” emphasis on the visual sense</w:t>
        </w:r>
      </w:ins>
      <w:ins w:id="653" w:author="Elizabeth Ann Storm" w:date="2021-12-14T12:29:00Z">
        <w:r w:rsidR="00635E46">
          <w:t xml:space="preserve"> and the contrast</w:t>
        </w:r>
      </w:ins>
      <w:ins w:id="654" w:author="Elizabeth" w:date="2022-04-11T14:03:00Z">
        <w:r w:rsidR="00F9357B">
          <w:t>s between</w:t>
        </w:r>
      </w:ins>
      <w:ins w:id="655" w:author="Elizabeth Ann Storm" w:date="2021-12-14T12:29:00Z">
        <w:del w:id="656" w:author="Elizabeth" w:date="2022-04-11T14:03:00Z">
          <w:r w:rsidR="00635E46" w:rsidDel="00F9357B">
            <w:delText xml:space="preserve"> in</w:delText>
          </w:r>
        </w:del>
        <w:r w:rsidR="00635E46">
          <w:t xml:space="preserve"> static and dynamic visual media. </w:t>
        </w:r>
      </w:ins>
      <w:ins w:id="657" w:author="Elizabeth Ann Storm" w:date="2021-12-13T14:43:00Z">
        <w:r w:rsidR="00886BCD">
          <w:t xml:space="preserve">In </w:t>
        </w:r>
      </w:ins>
      <w:ins w:id="658" w:author="Elizabeth Ann Storm" w:date="2021-12-14T12:30:00Z">
        <w:r w:rsidR="00635E46">
          <w:t>comparison</w:t>
        </w:r>
      </w:ins>
      <w:ins w:id="659" w:author="Elizabeth Ann Storm" w:date="2021-12-13T14:43:00Z">
        <w:r w:rsidR="00886BCD">
          <w:t xml:space="preserve"> to </w:t>
        </w:r>
      </w:ins>
      <w:ins w:id="660" w:author="Elizabeth Ann Storm" w:date="2021-12-14T12:29:00Z">
        <w:r w:rsidR="00635E46">
          <w:t>that,</w:t>
        </w:r>
      </w:ins>
      <w:ins w:id="661" w:author="Elizabeth Ann Storm" w:date="2021-12-13T14:44:00Z">
        <w:r w:rsidR="00886BCD">
          <w:t xml:space="preserve"> I </w:t>
        </w:r>
        <w:r w:rsidR="00313BB4">
          <w:t xml:space="preserve">will </w:t>
        </w:r>
      </w:ins>
      <w:ins w:id="662" w:author="Elizabeth Ann Storm" w:date="2021-12-14T12:31:00Z">
        <w:r w:rsidR="00635E46">
          <w:t>reflect on</w:t>
        </w:r>
      </w:ins>
      <w:ins w:id="663" w:author="Elizabeth Ann Storm" w:date="2021-12-13T14:44:00Z">
        <w:r w:rsidR="00313BB4">
          <w:t xml:space="preserve"> notions of the new sensorium of the late 20</w:t>
        </w:r>
        <w:r w:rsidR="00313BB4" w:rsidRPr="00313BB4">
          <w:rPr>
            <w:vertAlign w:val="superscript"/>
            <w:rPrChange w:id="664" w:author="Elizabeth Ann Storm" w:date="2021-12-13T14:44:00Z">
              <w:rPr/>
            </w:rPrChange>
          </w:rPr>
          <w:t>th</w:t>
        </w:r>
        <w:r w:rsidR="00313BB4">
          <w:t xml:space="preserve"> and early 21</w:t>
        </w:r>
        <w:r w:rsidR="00313BB4" w:rsidRPr="00313BB4">
          <w:rPr>
            <w:vertAlign w:val="superscript"/>
            <w:rPrChange w:id="665" w:author="Elizabeth Ann Storm" w:date="2021-12-13T14:44:00Z">
              <w:rPr/>
            </w:rPrChange>
          </w:rPr>
          <w:t>st</w:t>
        </w:r>
        <w:r w:rsidR="00313BB4">
          <w:t xml:space="preserve"> century</w:t>
        </w:r>
      </w:ins>
      <w:r w:rsidR="002E64E1">
        <w:fldChar w:fldCharType="begin">
          <w:fldData xml:space="preserve">PEVuZE5vdGU+PENpdGU+PEF1dGhvcj5QaGlsbGlwczwvQXV0aG9yPjxZZWFyPjE5OTM8L1llYXI+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</w:fldData>
        </w:fldChar>
      </w:r>
      <w:r w:rsidR="002E64E1">
        <w:instrText xml:space="preserve"> ADDIN EN.CITE </w:instrText>
      </w:r>
      <w:r w:rsidR="002E64E1">
        <w:fldChar w:fldCharType="begin">
          <w:fldData xml:space="preserve">PEVuZE5vdGU+PENpdGU+PEF1dGhvcj5QaGlsbGlwczwvQXV0aG9yPjxZZWFyPjE5OTM8L1llYXI+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</w:fldData>
        </w:fldChar>
      </w:r>
      <w:r w:rsidR="002E64E1">
        <w:instrText xml:space="preserve"> ADDIN EN.CITE.DATA </w:instrText>
      </w:r>
      <w:r w:rsidR="002E64E1">
        <w:fldChar w:fldCharType="end"/>
      </w:r>
      <w:r w:rsidR="001719C1">
        <w:fldChar w:fldCharType="separate"/>
      </w:r>
      <w:r w:rsidR="002E64E1">
        <w:fldChar w:fldCharType="end"/>
      </w:r>
      <w:ins w:id="666" w:author="Elizabeth Ann Storm" w:date="2021-12-13T14:46:00Z">
        <w:r w:rsidR="000D7C4E">
          <w:t>.</w:t>
        </w:r>
      </w:ins>
      <w:ins w:id="667" w:author="Elizabeth Ann Storm" w:date="2021-12-13T14:55:00Z">
        <w:r w:rsidR="00AE4F1B">
          <w:rPr>
            <w:rStyle w:val="FootnoteReference"/>
          </w:rPr>
          <w:footnoteReference w:id="3"/>
        </w:r>
      </w:ins>
      <w:ins w:id="672" w:author="Elizabeth Ann Storm" w:date="2021-12-13T14:46:00Z">
        <w:r w:rsidR="000D7C4E">
          <w:t xml:space="preserve"> </w:t>
        </w:r>
      </w:ins>
    </w:p>
    <w:p w14:paraId="7787C1A9" w14:textId="5BFF4B52" w:rsidR="00FC107E" w:rsidRDefault="001A701C">
      <w:pPr>
        <w:pStyle w:val="TableofFigures"/>
        <w:ind w:firstLine="432"/>
        <w:rPr>
          <w:ins w:id="673" w:author="Elizabeth Ann Storm" w:date="2021-12-13T14:59:00Z"/>
        </w:rPr>
        <w:pPrChange w:id="674" w:author="Elizabeth Ann Storm" w:date="2021-12-13T15:36:00Z">
          <w:pPr>
            <w:pStyle w:val="TableofFigures"/>
            <w:spacing w:line="240" w:lineRule="auto"/>
          </w:pPr>
        </w:pPrChange>
      </w:pPr>
      <w:ins w:id="675" w:author="Elizabeth Ann Storm" w:date="2021-12-13T14:08:00Z">
        <w:r>
          <w:t>Witnessing</w:t>
        </w:r>
        <w:r w:rsidR="00654A6D">
          <w:t xml:space="preserve"> new</w:t>
        </w:r>
      </w:ins>
      <w:ins w:id="676" w:author="Elizabeth Ann Storm" w:date="2021-12-12T18:08:00Z">
        <w:r w:rsidR="00296881">
          <w:t xml:space="preserve"> models of perceiving reality</w:t>
        </w:r>
      </w:ins>
      <w:ins w:id="677" w:author="Elizabeth Ann Storm" w:date="2021-12-12T18:09:00Z">
        <w:r w:rsidR="00296881">
          <w:t xml:space="preserve"> </w:t>
        </w:r>
      </w:ins>
      <w:ins w:id="678" w:author="Elizabeth Ann Storm" w:date="2021-12-13T14:08:00Z">
        <w:r w:rsidR="00654A6D">
          <w:t>has</w:t>
        </w:r>
      </w:ins>
      <w:ins w:id="679" w:author="Elizabeth Ann Storm" w:date="2021-12-12T18:09:00Z">
        <w:r w:rsidR="00296881">
          <w:t xml:space="preserve"> led </w:t>
        </w:r>
      </w:ins>
      <w:ins w:id="680" w:author="Elizabeth Ann Storm" w:date="2021-12-13T14:08:00Z">
        <w:r w:rsidR="00654A6D">
          <w:t>me t</w:t>
        </w:r>
      </w:ins>
      <w:ins w:id="681" w:author="Elizabeth Ann Storm" w:date="2021-12-12T18:09:00Z">
        <w:r w:rsidR="00296881">
          <w:t>o reevaluat</w:t>
        </w:r>
      </w:ins>
      <w:ins w:id="682" w:author="Elizabeth Ann Storm" w:date="2021-12-13T14:08:00Z">
        <w:r w:rsidR="00654A6D">
          <w:t>e</w:t>
        </w:r>
      </w:ins>
      <w:ins w:id="683" w:author="Elizabeth Ann Storm" w:date="2021-12-12T18:09:00Z">
        <w:r w:rsidR="00296881">
          <w:t xml:space="preserve"> </w:t>
        </w:r>
      </w:ins>
      <w:ins w:id="684" w:author="Elizabeth Ann Storm" w:date="2021-12-13T14:57:00Z">
        <w:r w:rsidR="003E51BE">
          <w:t>the</w:t>
        </w:r>
      </w:ins>
      <w:ins w:id="685" w:author="Elizabeth Ann Storm" w:date="2021-12-12T18:09:00Z">
        <w:r w:rsidR="00296881">
          <w:t xml:space="preserve"> so-called fundamental building blocks</w:t>
        </w:r>
      </w:ins>
      <w:ins w:id="686" w:author="Elizabeth Ann Storm" w:date="2021-12-13T15:41:00Z">
        <w:r w:rsidR="00457C90">
          <w:t xml:space="preserve"> of my own practice</w:t>
        </w:r>
      </w:ins>
      <w:ins w:id="687" w:author="Elizabeth Ann Storm" w:date="2021-12-12T18:09:00Z">
        <w:r w:rsidR="002D7D7B">
          <w:t>.</w:t>
        </w:r>
      </w:ins>
      <w:ins w:id="688" w:author="Elizabeth Ann Storm" w:date="2021-12-14T12:31:00Z">
        <w:r w:rsidR="00635E46">
          <w:t xml:space="preserve"> </w:t>
        </w:r>
        <w:r w:rsidR="00635E46" w:rsidRPr="00635E46">
          <w:rPr>
            <w:highlight w:val="yellow"/>
            <w:rPrChange w:id="689" w:author="Elizabeth Ann Storm" w:date="2021-12-14T12:31:00Z">
              <w:rPr/>
            </w:rPrChange>
          </w:rPr>
          <w:t>(What new models? Answer in body)</w:t>
        </w:r>
      </w:ins>
      <w:ins w:id="690" w:author="Elizabeth Ann Storm" w:date="2021-12-12T18:09:00Z">
        <w:r w:rsidR="002D7D7B">
          <w:t xml:space="preserve"> </w:t>
        </w:r>
      </w:ins>
      <w:ins w:id="691"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This expanded drawing and painting practice looks at static and dynamic representations of stripped-down patterns modeled from nature; like circular bursts, splintering branches, or the meander of a wave. The action-based works on paper leverage invisible forces and signal to permanency and physical embodiment, deepened through an engagement with </w:t>
        </w:r>
      </w:ins>
      <w:ins w:id="692" w:author="Elizabeth" w:date="2022-04-11T14:04:00Z">
        <w:r w:rsidR="00F9357B">
          <w:t xml:space="preserve">archetypal </w:t>
        </w:r>
      </w:ins>
      <w:ins w:id="693" w:author="Elizabeth Ann Storm" w:date="2021-12-13T15:42:00Z">
        <w:del w:id="694" w:author="Elizabeth" w:date="2022-04-11T14:04:00Z">
          <w:r w:rsidR="00457C90" w:rsidDel="00F9357B">
            <w:delText xml:space="preserve">local, handmade, and recycled </w:delText>
          </w:r>
        </w:del>
        <w:r w:rsidR="00457C90">
          <w:t xml:space="preserve">materials. 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695" w:author="Elizabeth Ann Storm" w:date="2021-12-12T17:16:00Z">
        <w:r w:rsidR="006145E1" w:rsidRPr="007A2142" w:rsidDel="00B17AA4">
          <w:delText xml:space="preserve">slough off layers of external interests </w:delText>
        </w:r>
      </w:del>
      <w:del w:id="696" w:author="Elizabeth Ann Storm" w:date="2021-12-12T17:20:00Z">
        <w:r w:rsidR="006145E1" w:rsidRPr="007A2142" w:rsidDel="001574FC">
          <w:delText>to arrive at</w:delText>
        </w:r>
      </w:del>
      <w:del w:id="697"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698" w:author="Elizabeth Ann Storm" w:date="2021-12-13T15:42:00Z">
        <w:r w:rsidR="006145E1" w:rsidRPr="007A2142" w:rsidDel="00457C90">
          <w:delText xml:space="preserve"> </w:delText>
        </w:r>
      </w:del>
      <w:del w:id="699"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700"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701"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702" w:author="Elizabeth Ann Storm" w:date="2021-12-01T11:47:00Z">
        <w:r w:rsidR="007B44EF" w:rsidDel="00D052D4">
          <w:delText xml:space="preserve"> </w:delText>
        </w:r>
      </w:del>
      <w:del w:id="703" w:author="Elizabeth Ann Storm" w:date="2021-12-01T11:49:00Z">
        <w:r w:rsidR="006145E1" w:rsidRPr="007A2142" w:rsidDel="00D052D4">
          <w:delText>incomprehensible phenomen</w:delText>
        </w:r>
      </w:del>
      <w:del w:id="704" w:author="Elizabeth Ann Storm" w:date="2021-12-01T11:48:00Z">
        <w:r w:rsidR="006145E1" w:rsidRPr="007A2142" w:rsidDel="00D052D4">
          <w:delText>a</w:delText>
        </w:r>
      </w:del>
      <w:del w:id="705" w:author="Elizabeth Ann Storm" w:date="2021-12-01T11:44:00Z">
        <w:r w:rsidR="007B44EF" w:rsidDel="00910DA7">
          <w:delText xml:space="preserve">, </w:delText>
        </w:r>
        <w:r w:rsidR="006145E1" w:rsidRPr="007A2142" w:rsidDel="00910DA7">
          <w:delText>reality, and life’s role in it.</w:delText>
        </w:r>
      </w:del>
      <w:del w:id="706" w:author="Elizabeth Ann Storm" w:date="2021-12-01T11:48:00Z">
        <w:r w:rsidR="006145E1" w:rsidRPr="007A2142" w:rsidDel="00D052D4">
          <w:delText xml:space="preserve"> Even representational </w:delText>
        </w:r>
      </w:del>
      <w:del w:id="707" w:author="Elizabeth Ann Storm" w:date="2021-12-01T11:45:00Z">
        <w:r w:rsidR="006145E1" w:rsidRPr="007A2142" w:rsidDel="00910DA7">
          <w:delText xml:space="preserve">artworks </w:delText>
        </w:r>
      </w:del>
      <w:del w:id="708" w:author="Elizabeth Ann Storm" w:date="2021-12-01T11:48:00Z">
        <w:r w:rsidR="006145E1" w:rsidRPr="007A2142" w:rsidDel="00D052D4">
          <w:delText xml:space="preserve">are </w:delText>
        </w:r>
      </w:del>
      <w:del w:id="709" w:author="Elizabeth Ann Storm" w:date="2021-12-01T11:45:00Z">
        <w:r w:rsidR="006145E1" w:rsidRPr="007A2142" w:rsidDel="00910DA7">
          <w:delText xml:space="preserve">abstractions </w:delText>
        </w:r>
      </w:del>
      <w:del w:id="710" w:author="Elizabeth Ann Storm" w:date="2021-12-01T11:48:00Z">
        <w:r w:rsidR="006145E1" w:rsidRPr="007A2142" w:rsidDel="00D052D4">
          <w:delText xml:space="preserve">to some degree. </w:delText>
        </w:r>
      </w:del>
      <w:del w:id="711"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712" w:author="Elizabeth Ann Storm" w:date="2021-12-01T11:53:00Z">
        <w:r w:rsidR="006145E1" w:rsidRPr="007A2142" w:rsidDel="00332085">
          <w:delText>s of natur</w:delText>
        </w:r>
      </w:del>
      <w:del w:id="713" w:author="Elizabeth Ann Storm" w:date="2021-12-01T11:52:00Z">
        <w:r w:rsidR="006145E1" w:rsidRPr="007A2142" w:rsidDel="00332085">
          <w:delText>e</w:delText>
        </w:r>
      </w:del>
      <w:del w:id="714" w:author="Elizabeth Ann Storm" w:date="2021-12-01T12:08:00Z">
        <w:r w:rsidR="006145E1" w:rsidRPr="007A2142" w:rsidDel="004919F8">
          <w:delText>.</w:delText>
        </w:r>
      </w:del>
    </w:p>
    <w:p w14:paraId="37E60CD1" w14:textId="77777777" w:rsidR="00FC107E" w:rsidRDefault="00FC107E">
      <w:pPr>
        <w:spacing w:line="240" w:lineRule="auto"/>
        <w:ind w:firstLine="0"/>
        <w:rPr>
          <w:ins w:id="715" w:author="Elizabeth Ann Storm" w:date="2021-12-13T14:59:00Z"/>
        </w:rPr>
      </w:pPr>
      <w:ins w:id="716" w:author="Elizabeth Ann Storm" w:date="2021-12-13T14:59:00Z">
        <w:r>
          <w:br w:type="page"/>
        </w:r>
      </w:ins>
    </w:p>
    <w:p w14:paraId="0DE26FCE" w14:textId="2E1D5F84" w:rsidR="006145E1" w:rsidRPr="007A2142" w:rsidDel="004C6494" w:rsidRDefault="006145E1" w:rsidP="002D7D7B">
      <w:pPr>
        <w:rPr>
          <w:del w:id="717" w:author="Elizabeth Ann Storm" w:date="2021-12-13T14:58:00Z"/>
        </w:rPr>
      </w:pPr>
      <w:del w:id="718"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719" w:author="Elizabeth Ann Storm" w:date="2021-12-13T14:58:00Z"/>
        </w:rPr>
        <w:pPrChange w:id="720" w:author="Elizabeth Ann Storm" w:date="2021-12-13T14:59:00Z">
          <w:pPr/>
        </w:pPrChange>
      </w:pPr>
      <w:moveFromRangeStart w:id="721" w:author="Elizabeth Ann Storm" w:date="2021-12-12T17:14:00Z" w:name="move90221689"/>
      <w:moveFrom w:id="722" w:author="Elizabeth Ann Storm" w:date="2021-12-12T17:14:00Z">
        <w:r w:rsidRPr="007A2142" w:rsidDel="00125E99">
          <w:t>By deeply observing and representing nature through the years in various forms of representation and abstraction, I’ve come to question constructions of reality through that lens</w:t>
        </w:r>
        <w:del w:id="723" w:author="Elizabeth Ann Storm" w:date="2021-12-13T14:58:00Z">
          <w:r w:rsidRPr="007A2142" w:rsidDel="004C6494">
            <w:delText xml:space="preserve">. </w:delText>
          </w:r>
        </w:del>
      </w:moveFrom>
      <w:moveFromRangeEnd w:id="721"/>
      <w:del w:id="724" w:author="Elizabeth Ann Storm" w:date="2021-12-13T14:58:00Z">
        <w:r w:rsidRPr="007A2142" w:rsidDel="00470094">
          <w:delText xml:space="preserve">With this </w:delText>
        </w:r>
      </w:del>
      <w:del w:id="725" w:author="Elizabeth Ann Storm" w:date="2021-12-12T19:17:00Z">
        <w:r w:rsidRPr="007A2142" w:rsidDel="0056001C">
          <w:delText>work</w:delText>
        </w:r>
      </w:del>
      <w:del w:id="726" w:author="Elizabeth Ann Storm" w:date="2021-12-13T14:58:00Z">
        <w:r w:rsidRPr="007A2142" w:rsidDel="00470094">
          <w:delText xml:space="preserve">, I wonder, </w:delText>
        </w:r>
      </w:del>
      <w:del w:id="727" w:author="Elizabeth Ann Storm" w:date="2021-12-13T12:58:00Z">
        <w:r w:rsidR="00B67944" w:rsidDel="0063442F">
          <w:delText>w</w:delText>
        </w:r>
      </w:del>
      <w:del w:id="728" w:author="Elizabeth Ann Storm" w:date="2021-12-13T14:58:00Z">
        <w:r w:rsidRPr="007A2142" w:rsidDel="00470094">
          <w:delText xml:space="preserve">hat theories of perception influence my notions of reality? </w:delText>
        </w:r>
      </w:del>
      <w:moveToRangeStart w:id="729" w:author="Elizabeth Ann Storm" w:date="2021-12-01T11:47:00Z" w:name="move89251644"/>
      <w:moveTo w:id="730" w:author="Elizabeth Ann Storm" w:date="2021-12-01T11:47:00Z">
        <w:del w:id="731" w:author="Elizabeth Ann Storm" w:date="2021-12-12T19:19:00Z">
          <w:r w:rsidR="00D052D4" w:rsidRPr="007A2142" w:rsidDel="00C26E5D">
            <w:delText xml:space="preserve">Can </w:delText>
          </w:r>
        </w:del>
        <w:del w:id="732" w:author="Elizabeth Ann Storm" w:date="2021-12-12T18:39:00Z">
          <w:r w:rsidR="00D052D4" w:rsidRPr="007A2142" w:rsidDel="00307D10">
            <w:delText>I b</w:delText>
          </w:r>
        </w:del>
        <w:del w:id="733" w:author="Elizabeth Ann Storm" w:date="2021-12-12T18:38:00Z">
          <w:r w:rsidR="00D052D4" w:rsidRPr="007A2142" w:rsidDel="00307D10">
            <w:delText xml:space="preserve">ecome aware of my </w:delText>
          </w:r>
        </w:del>
        <w:del w:id="734" w:author="Elizabeth Ann Storm" w:date="2021-12-12T18:39:00Z">
          <w:r w:rsidR="00D052D4" w:rsidRPr="007A2142" w:rsidDel="00D75EEC">
            <w:delText xml:space="preserve">material embodiment as a </w:delText>
          </w:r>
        </w:del>
        <w:del w:id="735" w:author="Elizabeth Ann Storm" w:date="2021-12-13T14:58:00Z">
          <w:r w:rsidR="00D052D4" w:rsidRPr="007A2142" w:rsidDel="00470094">
            <w:delText xml:space="preserve">path to </w:delText>
          </w:r>
        </w:del>
        <w:del w:id="736" w:author="Elizabeth Ann Storm" w:date="2021-12-12T19:26:00Z">
          <w:r w:rsidR="00D052D4" w:rsidRPr="007A2142" w:rsidDel="00CC0FA2">
            <w:delText>understanding</w:delText>
          </w:r>
        </w:del>
        <w:del w:id="737" w:author="Elizabeth Ann Storm" w:date="2021-12-13T14:58:00Z">
          <w:r w:rsidR="00D052D4" w:rsidRPr="007A2142" w:rsidDel="00470094">
            <w:delText xml:space="preserve"> the </w:delText>
          </w:r>
        </w:del>
        <w:del w:id="738" w:author="Elizabeth Ann Storm" w:date="2021-12-12T19:25:00Z">
          <w:r w:rsidR="00D052D4" w:rsidRPr="007A2142" w:rsidDel="002D598A">
            <w:delText xml:space="preserve">manifestation </w:delText>
          </w:r>
        </w:del>
        <w:del w:id="739" w:author="Elizabeth Ann Storm" w:date="2021-12-12T19:21:00Z">
          <w:r w:rsidR="00D052D4" w:rsidRPr="007A2142" w:rsidDel="00805F8D">
            <w:delText xml:space="preserve">of other energies, </w:delText>
          </w:r>
        </w:del>
        <w:del w:id="740"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729"/>
      <w:del w:id="741"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742"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743" w:author="Elizabeth Ann Storm" w:date="2021-12-01T11:47:00Z" w:name="move89251644"/>
      <w:moveFrom w:id="744" w:author="Elizabeth Ann Storm" w:date="2021-12-01T11:47:00Z">
        <w:del w:id="745"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743"/>
      <w:del w:id="746"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747" w:author="Elizabeth Ann Storm" w:date="2021-12-12T20:54:00Z">
        <w:r w:rsidRPr="007A2142" w:rsidDel="0071031A">
          <w:delText>allude to</w:delText>
        </w:r>
      </w:del>
      <w:del w:id="748" w:author="Elizabeth Ann Storm" w:date="2021-12-13T14:58:00Z">
        <w:r w:rsidRPr="007A2142" w:rsidDel="00470094">
          <w:delText xml:space="preserve"> th</w:delText>
        </w:r>
      </w:del>
      <w:del w:id="749" w:author="Elizabeth Ann Storm" w:date="2021-12-12T19:27:00Z">
        <w:r w:rsidRPr="007A2142" w:rsidDel="00B31AF1">
          <w:delText>e fleeting temporality of nature’s myriad forms</w:delText>
        </w:r>
      </w:del>
      <w:del w:id="750"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751" w:author="Elizabeth Ann Storm" w:date="2021-12-13T14:59:00Z">
          <w:pPr>
            <w:pStyle w:val="Heading3"/>
            <w:numPr>
              <w:ilvl w:val="0"/>
              <w:numId w:val="0"/>
            </w:numPr>
            <w:ind w:left="0" w:firstLine="0"/>
          </w:pPr>
        </w:pPrChange>
      </w:pPr>
      <w:del w:id="752" w:author="Elizabeth Ann Storm" w:date="2021-12-13T14:59:00Z">
        <w:r w:rsidRPr="00EC103B" w:rsidDel="004C6494">
          <w:br w:type="page"/>
        </w:r>
      </w:del>
    </w:p>
    <w:p w14:paraId="286602D7" w14:textId="3DFCB18E" w:rsidR="00846DE4" w:rsidRDefault="00711A69" w:rsidP="00574AFB">
      <w:pPr>
        <w:pStyle w:val="Heading1"/>
        <w:numPr>
          <w:ilvl w:val="0"/>
          <w:numId w:val="2"/>
        </w:numPr>
        <w:spacing w:before="0" w:after="0"/>
        <w:rPr>
          <w:ins w:id="753" w:author="Elizabeth Ann Storm" w:date="2021-12-13T17:34:00Z"/>
          <w:szCs w:val="24"/>
        </w:rPr>
      </w:pPr>
      <w:del w:id="754" w:author="Elizabeth Ann Storm" w:date="2021-12-10T20:01:00Z">
        <w:r w:rsidDel="00BC1D9B">
          <w:rPr>
            <w:szCs w:val="24"/>
          </w:rPr>
          <w:delText>Reality</w:delText>
        </w:r>
      </w:del>
      <w:bookmarkStart w:id="755" w:name="_Toc100588211"/>
      <w:ins w:id="756" w:author="Elizabeth Ann Storm" w:date="2021-12-10T20:01:00Z">
        <w:r w:rsidR="00BC1D9B">
          <w:rPr>
            <w:szCs w:val="24"/>
          </w:rPr>
          <w:t>old media</w:t>
        </w:r>
      </w:ins>
      <w:bookmarkEnd w:id="755"/>
    </w:p>
    <w:p w14:paraId="22345759" w14:textId="00C2583E" w:rsidR="00C0428C" w:rsidRDefault="00C0428C">
      <w:pPr>
        <w:pStyle w:val="EndNoteBibliography"/>
        <w:spacing w:line="480" w:lineRule="auto"/>
        <w:rPr>
          <w:ins w:id="757" w:author="Elizabeth" w:date="2022-04-11T14:07:00Z"/>
          <w:noProof w:val="0"/>
        </w:rPr>
      </w:pPr>
      <w:ins w:id="758" w:author="Elizabeth Ann Storm" w:date="2021-12-13T17:34:00Z">
        <w:r w:rsidRPr="007A2142">
          <w:rPr>
            <w:noProof w:val="0"/>
          </w:rPr>
          <w:t xml:space="preserve">My practice begins with observation. </w:t>
        </w:r>
        <w:r>
          <w:rPr>
            <w:noProof w:val="0"/>
          </w:rPr>
          <w:t>I like to get lost in nature</w:t>
        </w:r>
      </w:ins>
      <w:ins w:id="759" w:author="Elizabeth" w:date="2022-04-11T14:06:00Z">
        <w:r w:rsidR="00F9357B">
          <w:rPr>
            <w:noProof w:val="0"/>
          </w:rPr>
          <w:t>;</w:t>
        </w:r>
      </w:ins>
      <w:ins w:id="760" w:author="Elizabeth Ann Storm" w:date="2021-12-13T17:34:00Z">
        <w:del w:id="761"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y impulse is to pin it down somehow; to remember it, to honor its existence, this remarkable</w:t>
        </w:r>
        <w:r>
          <w:rPr>
            <w:noProof w:val="0"/>
          </w:rPr>
          <w:t xml:space="preserve">, fleeting </w:t>
        </w:r>
        <w:r w:rsidRPr="007A2142">
          <w:rPr>
            <w:noProof w:val="0"/>
          </w:rPr>
          <w:t>phenomenon. What does it mean</w:t>
        </w:r>
        <w:r>
          <w:rPr>
            <w:noProof w:val="0"/>
          </w:rPr>
          <w:t xml:space="preserve"> </w:t>
        </w:r>
        <w:r w:rsidRPr="007A2142">
          <w:rPr>
            <w:noProof w:val="0"/>
          </w:rPr>
          <w:t xml:space="preserve">to want to capture an experience? Does the mechanism for capturing the experience, whether through image, language, or some other translational device, influence the record? These are the questions I ask when I take up the task of abstracting what I notice about dynamic </w:t>
        </w:r>
        <w:r>
          <w:rPr>
            <w:noProof w:val="0"/>
          </w:rPr>
          <w:t>phenomena</w:t>
        </w:r>
        <w:r w:rsidRPr="007A2142">
          <w:rPr>
            <w:noProof w:val="0"/>
          </w:rPr>
          <w:t xml:space="preserve"> in the world.</w:t>
        </w:r>
      </w:ins>
    </w:p>
    <w:p w14:paraId="3ABFE07F" w14:textId="3786CD7C" w:rsidR="00FB3B4C" w:rsidRPr="00C0428C" w:rsidRDefault="00FB3B4C">
      <w:pPr>
        <w:pStyle w:val="EndNoteBibliography"/>
        <w:spacing w:line="480" w:lineRule="auto"/>
        <w:pPrChange w:id="762" w:author="Elizabeth Ann Storm" w:date="2021-12-13T17:34:00Z">
          <w:pPr>
            <w:pStyle w:val="Heading1"/>
            <w:numPr>
              <w:numId w:val="2"/>
            </w:numPr>
            <w:spacing w:before="0" w:after="0"/>
            <w:ind w:left="432" w:hanging="432"/>
          </w:pPr>
        </w:pPrChange>
      </w:pPr>
      <w:ins w:id="763" w:author="Elizabeth" w:date="2022-04-11T14:07:00Z">
        <w:r>
          <w:rPr>
            <w:noProof w:val="0"/>
          </w:rPr>
          <w:t xml:space="preserve">In this </w:t>
        </w:r>
      </w:ins>
      <w:ins w:id="764" w:author="Elizabeth" w:date="2022-04-11T14:08:00Z">
        <w:r>
          <w:rPr>
            <w:noProof w:val="0"/>
          </w:rPr>
          <w:t xml:space="preserve">section, I will write about </w:t>
        </w:r>
      </w:ins>
      <w:ins w:id="765" w:author="Elizabeth" w:date="2022-04-11T16:51:00Z">
        <w:r w:rsidR="004C7E6F">
          <w:rPr>
            <w:noProof w:val="0"/>
          </w:rPr>
          <w:t xml:space="preserve">the sense of vision, observation, drawing, and </w:t>
        </w:r>
      </w:ins>
      <w:ins w:id="766" w:author="Elizabeth" w:date="2022-04-11T16:52:00Z">
        <w:r w:rsidR="004C7E6F">
          <w:rPr>
            <w:noProof w:val="0"/>
          </w:rPr>
          <w:t xml:space="preserve">drawing as thinking. </w:t>
        </w:r>
      </w:ins>
      <w:ins w:id="767" w:author="Elizabeth" w:date="2022-04-11T16:56:00Z">
        <w:r w:rsidR="009A1549">
          <w:rPr>
            <w:noProof w:val="0"/>
          </w:rPr>
          <w:t>My research on vision lead to the earliest cameras and theories of “the observer”</w:t>
        </w:r>
      </w:ins>
      <w:ins w:id="768" w:author="Elizabeth" w:date="2022-04-11T16:57:00Z">
        <w:r w:rsidR="009A1549">
          <w:rPr>
            <w:noProof w:val="0"/>
          </w:rPr>
          <w:t xml:space="preserve">, the creation of </w:t>
        </w:r>
      </w:ins>
    </w:p>
    <w:p w14:paraId="2F350545" w14:textId="5C637987" w:rsidR="005E04DF" w:rsidRPr="00EC103B" w:rsidRDefault="004C7E6F" w:rsidP="00574AFB">
      <w:pPr>
        <w:pStyle w:val="Heading2"/>
        <w:spacing w:before="0"/>
        <w:rPr>
          <w:szCs w:val="24"/>
        </w:rPr>
      </w:pPr>
      <w:bookmarkStart w:id="769" w:name="_Toc100588212"/>
      <w:ins w:id="770" w:author="Elizabeth" w:date="2022-04-11T16:51:00Z">
        <w:r>
          <w:rPr>
            <w:szCs w:val="24"/>
          </w:rPr>
          <w:t>E</w:t>
        </w:r>
      </w:ins>
      <w:ins w:id="771" w:author="Elizabeth Ann Storm" w:date="2021-12-13T16:15:00Z">
        <w:del w:id="772" w:author="Elizabeth" w:date="2022-04-11T16:51:00Z">
          <w:r w:rsidR="008A5755" w:rsidDel="004C7E6F">
            <w:rPr>
              <w:szCs w:val="24"/>
            </w:rPr>
            <w:delText>Subsection</w:delText>
          </w:r>
        </w:del>
      </w:ins>
      <w:ins w:id="773" w:author="Elizabeth Ann Storm" w:date="2021-12-13T17:33:00Z">
        <w:del w:id="774" w:author="Elizabeth" w:date="2022-04-11T16:51:00Z">
          <w:r w:rsidR="00C0428C" w:rsidDel="004C7E6F">
            <w:rPr>
              <w:szCs w:val="24"/>
            </w:rPr>
            <w:delText xml:space="preserve"> 1 – e</w:delText>
          </w:r>
        </w:del>
        <w:r w:rsidR="00C0428C">
          <w:rPr>
            <w:szCs w:val="24"/>
          </w:rPr>
          <w:t>arly modern visions</w:t>
        </w:r>
        <w:bookmarkEnd w:id="769"/>
        <w:r w:rsidR="00C0428C">
          <w:rPr>
            <w:szCs w:val="24"/>
          </w:rPr>
          <w:t xml:space="preserve"> </w:t>
        </w:r>
      </w:ins>
      <w:del w:id="775"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776" w:author="Elizabeth Ann Storm" w:date="2021-12-13T17:33:00Z"/>
        </w:rPr>
        <w:pPrChange w:id="777" w:author="Elizabeth Ann Storm" w:date="2021-12-13T16:17:00Z">
          <w:pPr/>
        </w:pPrChange>
      </w:pPr>
      <w:del w:id="778" w:author="Elizabeth Ann Storm" w:date="2021-12-13T17:33:00Z">
        <w:r w:rsidRPr="007A2142" w:rsidDel="00C0428C">
          <w:rPr>
            <w:noProof w:val="0"/>
          </w:rPr>
          <w:delText xml:space="preserve">My practice begins with observation. </w:delText>
        </w:r>
      </w:del>
      <w:del w:id="779" w:author="Elizabeth Ann Storm" w:date="2021-12-13T17:07:00Z">
        <w:r w:rsidRPr="007A2142" w:rsidDel="003D5AD5">
          <w:rPr>
            <w:noProof w:val="0"/>
          </w:rPr>
          <w:delText>M</w:delText>
        </w:r>
      </w:del>
      <w:del w:id="780"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781" w:author="Elizabeth Ann Storm" w:date="2021-12-13T17:08:00Z">
        <w:r w:rsidR="006B72E1" w:rsidRPr="007A2142" w:rsidDel="003D5AD5">
          <w:rPr>
            <w:noProof w:val="0"/>
          </w:rPr>
          <w:delText xml:space="preserve"> </w:delText>
        </w:r>
      </w:del>
      <w:del w:id="782"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783" w:author="Elizabeth Ann Storm" w:date="2021-12-13T17:09:00Z">
        <w:r w:rsidRPr="007A2142" w:rsidDel="003D5AD5">
          <w:rPr>
            <w:noProof w:val="0"/>
          </w:rPr>
          <w:delText xml:space="preserve">phenomena </w:delText>
        </w:r>
      </w:del>
      <w:del w:id="784" w:author="Elizabeth Ann Storm" w:date="2021-12-13T17:33:00Z">
        <w:r w:rsidRPr="007A2142" w:rsidDel="00C0428C">
          <w:rPr>
            <w:noProof w:val="0"/>
          </w:rPr>
          <w:delText>in the world.</w:delText>
        </w:r>
      </w:del>
    </w:p>
    <w:p w14:paraId="58DEC30B" w14:textId="77777777" w:rsidR="0058541A" w:rsidRDefault="00711A69" w:rsidP="00C0428C">
      <w:pPr>
        <w:pStyle w:val="EndNoteBibliography"/>
        <w:spacing w:line="480" w:lineRule="auto"/>
        <w:rPr>
          <w:ins w:id="785" w:author="Elizabeth Ann Storm" w:date="2021-12-13T16:17:00Z"/>
          <w:noProof w:val="0"/>
        </w:rPr>
      </w:pPr>
      <w:r w:rsidRPr="007A2142">
        <w:rPr>
          <w:noProof w:val="0"/>
        </w:rPr>
        <w:t>At the foundation of my practice are ideas, mostly inherited, around “observation” and “learning to see”. The primacy of vision is deeply rooted in my psyche. Thinking of the visual arts, one would agree this sense might be important, but it is the most important? Simply put: do visual artists think the visual sense is the most important? Looking back at myself as a young visual artist, I did. I became preoccupied with representational drawing as a way of seeing.</w:t>
      </w:r>
      <w:ins w:id="786" w:author="Elizabeth Ann Storm" w:date="2021-12-13T15:51:00Z">
        <w:r w:rsidR="00AC4473">
          <w:rPr>
            <w:noProof w:val="0"/>
          </w:rPr>
          <w:t xml:space="preserve"> </w:t>
        </w:r>
      </w:ins>
      <w:moveToRangeStart w:id="787" w:author="Elizabeth Ann Storm" w:date="2021-12-13T15:51:00Z" w:name="move90303087"/>
      <w:moveTo w:id="788" w:author="Elizabeth Ann Storm" w:date="2021-12-13T15:51:00Z">
        <w:r w:rsidR="00AC4473" w:rsidRPr="007A2142">
          <w:rPr>
            <w:noProof w:val="0"/>
          </w:rPr>
          <w:t>I thought I could sense more about a thing if I was able to draw it deftly.</w:t>
        </w:r>
        <w:del w:id="789" w:author="Elizabeth Ann Storm" w:date="2021-12-13T15:51:00Z">
          <w:r w:rsidR="00AC4473" w:rsidRPr="007A2142" w:rsidDel="00AC4473">
            <w:rPr>
              <w:noProof w:val="0"/>
            </w:rPr>
            <w:delText xml:space="preserve"> </w:delText>
          </w:r>
        </w:del>
      </w:moveTo>
      <w:moveToRangeEnd w:id="787"/>
      <w:r w:rsidRPr="007A2142">
        <w:rPr>
          <w:noProof w:val="0"/>
        </w:rPr>
        <w:t xml:space="preserve"> </w:t>
      </w:r>
    </w:p>
    <w:p w14:paraId="34B0212F" w14:textId="5AC468EA" w:rsidR="00F0511B" w:rsidRDefault="0058541A">
      <w:pPr>
        <w:pStyle w:val="EndNoteBibliography"/>
        <w:spacing w:line="480" w:lineRule="auto"/>
        <w:rPr>
          <w:ins w:id="790" w:author="Elizabeth Ann Storm" w:date="2021-12-14T11:31:00Z"/>
          <w:noProof w:val="0"/>
        </w:rPr>
      </w:pPr>
      <w:ins w:id="791" w:author="Elizabeth Ann Storm" w:date="2021-12-13T16:17:00Z">
        <w:r>
          <w:rPr>
            <w:noProof w:val="0"/>
          </w:rPr>
          <w:lastRenderedPageBreak/>
          <w:t xml:space="preserve">Early on, </w:t>
        </w:r>
      </w:ins>
      <w:ins w:id="792" w:author="Elizabeth Ann Storm" w:date="2021-11-30T18:33:00Z">
        <w:r w:rsidR="00600DF7">
          <w:rPr>
            <w:noProof w:val="0"/>
          </w:rPr>
          <w:t>I recognized t</w:t>
        </w:r>
      </w:ins>
      <w:ins w:id="793" w:author="Elizabeth Ann Storm" w:date="2021-11-30T18:34:00Z">
        <w:r w:rsidR="00600DF7">
          <w:rPr>
            <w:noProof w:val="0"/>
          </w:rPr>
          <w:t xml:space="preserve">his in the </w:t>
        </w:r>
      </w:ins>
      <w:ins w:id="794" w:author="Elizabeth Ann Storm" w:date="2021-11-30T18:35:00Z">
        <w:r w:rsidR="00600DF7">
          <w:rPr>
            <w:noProof w:val="0"/>
          </w:rPr>
          <w:t xml:space="preserve">expert sketches of </w:t>
        </w:r>
      </w:ins>
      <w:ins w:id="795" w:author="Elizabeth Ann Storm" w:date="2021-11-30T18:34:00Z">
        <w:r w:rsidR="00600DF7">
          <w:rPr>
            <w:noProof w:val="0"/>
          </w:rPr>
          <w:t>Renaissance master</w:t>
        </w:r>
      </w:ins>
      <w:ins w:id="796" w:author="Elizabeth Ann Storm" w:date="2021-11-30T18:35:00Z">
        <w:r w:rsidR="00600DF7">
          <w:rPr>
            <w:noProof w:val="0"/>
          </w:rPr>
          <w:t xml:space="preserve">, Leonardo </w:t>
        </w:r>
      </w:ins>
      <w:ins w:id="797" w:author="Elizabeth Ann Storm" w:date="2021-12-13T16:22:00Z">
        <w:r w:rsidR="00990CAD">
          <w:rPr>
            <w:noProof w:val="0"/>
          </w:rPr>
          <w:t xml:space="preserve">da </w:t>
        </w:r>
      </w:ins>
      <w:ins w:id="798" w:author="Elizabeth Ann Storm" w:date="2021-11-30T18:35:00Z">
        <w:r w:rsidR="00600DF7">
          <w:rPr>
            <w:noProof w:val="0"/>
          </w:rPr>
          <w:t xml:space="preserve">Vinci. </w:t>
        </w:r>
      </w:ins>
      <w:ins w:id="799" w:author="Elizabeth Ann Storm" w:date="2021-12-13T16:20:00Z">
        <w:r>
          <w:rPr>
            <w:noProof w:val="0"/>
          </w:rPr>
          <w:t>By</w:t>
        </w:r>
      </w:ins>
      <w:ins w:id="800" w:author="Elizabeth Ann Storm" w:date="2021-12-13T16:17:00Z">
        <w:r>
          <w:rPr>
            <w:noProof w:val="0"/>
          </w:rPr>
          <w:t xml:space="preserve"> the time I was learning to draw and paint as a</w:t>
        </w:r>
      </w:ins>
      <w:ins w:id="801" w:author="Elizabeth Ann Storm" w:date="2021-12-13T16:18:00Z">
        <w:r>
          <w:rPr>
            <w:noProof w:val="0"/>
          </w:rPr>
          <w:t>n undergrad,</w:t>
        </w:r>
      </w:ins>
      <w:ins w:id="802" w:author="Elizabeth Ann Storm" w:date="2021-12-13T16:19:00Z">
        <w:r>
          <w:rPr>
            <w:noProof w:val="0"/>
          </w:rPr>
          <w:t xml:space="preserve"> the</w:t>
        </w:r>
      </w:ins>
      <w:ins w:id="803" w:author="Elizabeth Ann Storm" w:date="2021-12-13T16:18:00Z">
        <w:r>
          <w:rPr>
            <w:noProof w:val="0"/>
          </w:rPr>
          <w:t xml:space="preserve"> </w:t>
        </w:r>
      </w:ins>
      <w:ins w:id="804" w:author="Elizabeth Ann Storm" w:date="2021-12-13T16:22:00Z">
        <w:r w:rsidR="00990CAD">
          <w:rPr>
            <w:noProof w:val="0"/>
          </w:rPr>
          <w:t xml:space="preserve">da </w:t>
        </w:r>
      </w:ins>
      <w:ins w:id="805" w:author="Elizabeth Ann Storm" w:date="2021-12-13T16:18:00Z">
        <w:r>
          <w:rPr>
            <w:noProof w:val="0"/>
          </w:rPr>
          <w:t>Vinci notebooks had become a popular scholarly topi</w:t>
        </w:r>
      </w:ins>
      <w:ins w:id="806" w:author="Elizabeth Ann Storm" w:date="2021-12-14T10:58:00Z">
        <w:r w:rsidR="0098713F">
          <w:rPr>
            <w:noProof w:val="0"/>
          </w:rPr>
          <w:t xml:space="preserve">c </w:t>
        </w:r>
      </w:ins>
      <w:ins w:id="807" w:author="Elizabeth Ann Storm" w:date="2021-12-14T10:57:00Z">
        <w:r w:rsidR="0098713F">
          <w:rPr>
            <w:noProof w:val="0"/>
          </w:rPr>
          <w:t xml:space="preserve">and were frequently </w:t>
        </w:r>
      </w:ins>
      <w:ins w:id="808" w:author="Elizabeth Ann Storm" w:date="2021-12-14T10:58:00Z">
        <w:r w:rsidR="0098713F">
          <w:rPr>
            <w:noProof w:val="0"/>
          </w:rPr>
          <w:t xml:space="preserve">referred to </w:t>
        </w:r>
      </w:ins>
      <w:ins w:id="809" w:author="Elizabeth Ann Storm" w:date="2021-12-14T10:57:00Z">
        <w:r w:rsidR="0098713F">
          <w:rPr>
            <w:noProof w:val="0"/>
          </w:rPr>
          <w:t>in my drawing lectures</w:t>
        </w:r>
      </w:ins>
      <w:ins w:id="810" w:author="Elizabeth Ann Storm" w:date="2021-12-13T16:18:00Z">
        <w:r>
          <w:rPr>
            <w:noProof w:val="0"/>
          </w:rPr>
          <w:t xml:space="preserve">. </w:t>
        </w:r>
      </w:ins>
      <w:ins w:id="811" w:author="Elizabeth Ann Storm" w:date="2021-12-14T11:02:00Z">
        <w:r w:rsidR="00E9142F">
          <w:rPr>
            <w:noProof w:val="0"/>
          </w:rPr>
          <w:t>One of the main lessons was “economy of lin</w:t>
        </w:r>
      </w:ins>
      <w:ins w:id="812" w:author="Elizabeth Ann Storm" w:date="2021-12-14T11:03:00Z">
        <w:r w:rsidR="00E9142F">
          <w:rPr>
            <w:noProof w:val="0"/>
          </w:rPr>
          <w:t>e”</w:t>
        </w:r>
      </w:ins>
      <w:ins w:id="813" w:author="Elizabeth Ann Storm" w:date="2021-12-14T11:04:00Z">
        <w:r w:rsidR="00216EA4">
          <w:rPr>
            <w:noProof w:val="0"/>
          </w:rPr>
          <w:t xml:space="preserve">. Another was the range of tight detail and loose description. Viewing the sketches as a thought process, I remember analyzing the artist’s </w:t>
        </w:r>
      </w:ins>
      <w:ins w:id="814" w:author="Elizabeth Ann Storm" w:date="2021-12-14T11:05:00Z">
        <w:r w:rsidR="00216EA4">
          <w:rPr>
            <w:noProof w:val="0"/>
          </w:rPr>
          <w:t>attention</w:t>
        </w:r>
      </w:ins>
      <w:ins w:id="815" w:author="Elizabeth Ann Storm" w:date="2021-12-14T11:06:00Z">
        <w:r w:rsidR="00216EA4">
          <w:rPr>
            <w:noProof w:val="0"/>
          </w:rPr>
          <w:t xml:space="preserve">. </w:t>
        </w:r>
      </w:ins>
      <w:ins w:id="816" w:author="Elizabeth Ann Storm" w:date="2021-12-13T16:21:00Z">
        <w:r w:rsidR="00990CAD">
          <w:rPr>
            <w:noProof w:val="0"/>
          </w:rPr>
          <w:t>Leonardo</w:t>
        </w:r>
      </w:ins>
      <w:ins w:id="817" w:author="Elizabeth Ann Storm" w:date="2021-12-13T16:22:00Z">
        <w:r w:rsidR="00990CAD">
          <w:rPr>
            <w:noProof w:val="0"/>
          </w:rPr>
          <w:t xml:space="preserve"> da </w:t>
        </w:r>
      </w:ins>
      <w:ins w:id="818" w:author="Elizabeth Ann Storm" w:date="2021-12-13T16:21:00Z">
        <w:r w:rsidR="00990CAD">
          <w:rPr>
            <w:noProof w:val="0"/>
          </w:rPr>
          <w:t>Vinci scholar Martin Kemp writes</w:t>
        </w:r>
      </w:ins>
      <w:ins w:id="819" w:author="Elizabeth Ann Storm" w:date="2021-12-13T16:24:00Z">
        <w:r w:rsidR="00990CAD">
          <w:rPr>
            <w:noProof w:val="0"/>
          </w:rPr>
          <w:t xml:space="preserve">…(paragraph or two about da Vinci by way of Kemp, especially about </w:t>
        </w:r>
      </w:ins>
      <w:ins w:id="820" w:author="Elizabeth Ann Storm" w:date="2021-12-13T16:31:00Z">
        <w:r w:rsidR="00746DE3">
          <w:rPr>
            <w:noProof w:val="0"/>
          </w:rPr>
          <w:t xml:space="preserve">drawing, notebooks, using </w:t>
        </w:r>
      </w:ins>
      <w:ins w:id="821" w:author="Elizabeth Ann Storm" w:date="2021-12-13T16:24:00Z">
        <w:r w:rsidR="00990CAD">
          <w:rPr>
            <w:noProof w:val="0"/>
          </w:rPr>
          <w:t>water motion</w:t>
        </w:r>
      </w:ins>
      <w:ins w:id="822" w:author="Elizabeth Ann Storm" w:date="2021-12-13T16:31:00Z">
        <w:r w:rsidR="00746DE3">
          <w:rPr>
            <w:noProof w:val="0"/>
          </w:rPr>
          <w:t xml:space="preserve"> as example</w:t>
        </w:r>
      </w:ins>
      <w:ins w:id="823" w:author="Elizabeth Ann Storm" w:date="2021-12-13T16:24:00Z">
        <w:r w:rsidR="00990CAD">
          <w:rPr>
            <w:noProof w:val="0"/>
          </w:rPr>
          <w:t>)</w:t>
        </w:r>
      </w:ins>
      <w:ins w:id="824" w:author="Elizabeth Ann Storm" w:date="2021-12-14T10:58:00Z">
        <w:r w:rsidR="00E9142F">
          <w:rPr>
            <w:noProof w:val="0"/>
          </w:rPr>
          <w:t>(Reminder: does the mechanism for capturing the experience influence the record, for da Vinci?)</w:t>
        </w:r>
      </w:ins>
      <w:ins w:id="825" w:author="Elizabeth Ann Storm" w:date="2021-12-13T16:31:00Z">
        <w:r w:rsidR="00746DE3">
          <w:rPr>
            <w:noProof w:val="0"/>
          </w:rPr>
          <w:t xml:space="preserve"> </w:t>
        </w:r>
      </w:ins>
    </w:p>
    <w:p w14:paraId="56DDC7DA" w14:textId="77777777" w:rsidR="00962CE0" w:rsidRDefault="00962CE0" w:rsidP="00962CE0">
      <w:pPr>
        <w:pStyle w:val="EndNoteBibliography"/>
        <w:keepNext/>
        <w:spacing w:line="480" w:lineRule="auto"/>
        <w:ind w:firstLine="0"/>
        <w:jc w:val="center"/>
        <w:rPr>
          <w:ins w:id="826" w:author="Elizabeth Ann Storm" w:date="2021-12-14T11:32:00Z"/>
        </w:rPr>
      </w:pPr>
      <w:ins w:id="827" w:author="Elizabeth Ann Storm" w:date="2021-12-14T11:31:00Z">
        <w:r>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551F195C" w:rsidR="00962CE0" w:rsidRDefault="00962CE0">
      <w:pPr>
        <w:pStyle w:val="Caption"/>
        <w:jc w:val="center"/>
        <w:rPr>
          <w:ins w:id="828" w:author="Elizabeth Ann Storm" w:date="2021-12-14T11:32:00Z"/>
        </w:rPr>
        <w:pPrChange w:id="829" w:author="Elizabeth Ann Storm" w:date="2021-12-14T11:32:00Z">
          <w:pPr>
            <w:pStyle w:val="EndNoteBibliography"/>
            <w:spacing w:line="480" w:lineRule="auto"/>
          </w:pPr>
        </w:pPrChange>
      </w:pPr>
      <w:bookmarkStart w:id="830" w:name="_Toc90374436"/>
      <w:ins w:id="831" w:author="Elizabeth Ann Storm" w:date="2021-12-14T11:32:00Z">
        <w:r>
          <w:t xml:space="preserve">Figure </w:t>
        </w:r>
        <w:r>
          <w:fldChar w:fldCharType="begin"/>
        </w:r>
        <w:r>
          <w:instrText xml:space="preserve"> SEQ Figure \* ARABIC </w:instrText>
        </w:r>
      </w:ins>
      <w:r>
        <w:fldChar w:fldCharType="separate"/>
      </w:r>
      <w:ins w:id="832" w:author="Elizabeth Ann Storm" w:date="2021-12-14T12:04:00Z">
        <w:r w:rsidR="00A91C2E">
          <w:rPr>
            <w:noProof/>
          </w:rPr>
          <w:t>3</w:t>
        </w:r>
      </w:ins>
      <w:ins w:id="833" w:author="Elizabeth Ann Storm" w:date="2021-12-14T11:32:00Z">
        <w:r>
          <w:fldChar w:fldCharType="end"/>
        </w:r>
        <w:r>
          <w:t>. da Vinci placeholder image 1</w:t>
        </w:r>
        <w:bookmarkEnd w:id="830"/>
      </w:ins>
    </w:p>
    <w:p w14:paraId="442EE6BA" w14:textId="77777777" w:rsidR="00962CE0" w:rsidRDefault="00962CE0" w:rsidP="00746DE3">
      <w:pPr>
        <w:pStyle w:val="EndNoteBibliography"/>
        <w:spacing w:line="480" w:lineRule="auto"/>
        <w:rPr>
          <w:ins w:id="834" w:author="Elizabeth Ann Storm" w:date="2021-12-14T11:32:00Z"/>
          <w:noProof w:val="0"/>
        </w:rPr>
      </w:pPr>
    </w:p>
    <w:p w14:paraId="00FDDFCF" w14:textId="7518B2C1" w:rsidR="00953947" w:rsidRDefault="00457C90" w:rsidP="00746DE3">
      <w:pPr>
        <w:pStyle w:val="EndNoteBibliography"/>
        <w:spacing w:line="480" w:lineRule="auto"/>
        <w:rPr>
          <w:ins w:id="835" w:author="Elizabeth Ann Storm" w:date="2021-12-14T13:50:00Z"/>
          <w:noProof w:val="0"/>
        </w:rPr>
      </w:pPr>
      <w:ins w:id="836" w:author="Elizabeth Ann Storm" w:date="2021-12-13T15:45:00Z">
        <w:r>
          <w:rPr>
            <w:noProof w:val="0"/>
          </w:rPr>
          <w:lastRenderedPageBreak/>
          <w:t xml:space="preserve">New tools gave artists of the European Renaissance </w:t>
        </w:r>
      </w:ins>
      <w:ins w:id="837" w:author="Elizabeth Ann Storm" w:date="2021-12-13T15:49:00Z">
        <w:r w:rsidR="00F0511B">
          <w:rPr>
            <w:noProof w:val="0"/>
          </w:rPr>
          <w:t>novel</w:t>
        </w:r>
      </w:ins>
      <w:ins w:id="838" w:author="Elizabeth Ann Storm" w:date="2021-12-13T15:45:00Z">
        <w:r>
          <w:rPr>
            <w:noProof w:val="0"/>
          </w:rPr>
          <w:t xml:space="preserve"> ways to envision of the world</w:t>
        </w:r>
      </w:ins>
      <w:ins w:id="839" w:author="Elizabeth Ann Storm" w:date="2021-12-13T15:46:00Z">
        <w:r>
          <w:rPr>
            <w:noProof w:val="0"/>
          </w:rPr>
          <w:t>. L</w:t>
        </w:r>
      </w:ins>
      <w:ins w:id="840" w:author="Elizabeth Ann Storm" w:date="2021-12-13T15:43:00Z">
        <w:r>
          <w:rPr>
            <w:noProof w:val="0"/>
          </w:rPr>
          <w:t xml:space="preserve">ens technology and architectural perspective drawing, guided by geometry and mathematics, </w:t>
        </w:r>
      </w:ins>
      <w:ins w:id="841" w:author="Elizabeth Ann Storm" w:date="2021-12-13T16:32:00Z">
        <w:r w:rsidR="00746DE3">
          <w:rPr>
            <w:noProof w:val="0"/>
          </w:rPr>
          <w:t xml:space="preserve">provided a rigorous framework to build visions of reality according to rules reflective of society’s values. </w:t>
        </w:r>
      </w:ins>
      <w:ins w:id="842" w:author="Elizabeth Ann Storm" w:date="2021-12-13T15:46:00Z">
        <w:r w:rsidR="00F0511B">
          <w:rPr>
            <w:noProof w:val="0"/>
          </w:rPr>
          <w:t>(</w:t>
        </w:r>
        <w:proofErr w:type="gramStart"/>
        <w:r w:rsidR="00F0511B">
          <w:rPr>
            <w:noProof w:val="0"/>
          </w:rPr>
          <w:t>some</w:t>
        </w:r>
        <w:proofErr w:type="gramEnd"/>
        <w:r w:rsidR="00F0511B">
          <w:rPr>
            <w:noProof w:val="0"/>
          </w:rPr>
          <w:t xml:space="preserve"> history</w:t>
        </w:r>
      </w:ins>
      <w:ins w:id="843" w:author="Elizabeth Ann Storm" w:date="2021-12-13T17:11:00Z">
        <w:r w:rsidR="003D5AD5">
          <w:rPr>
            <w:noProof w:val="0"/>
          </w:rPr>
          <w:t>)</w:t>
        </w:r>
      </w:ins>
      <w:ins w:id="844" w:author="Elizabeth Ann Storm" w:date="2021-12-14T13:49:00Z">
        <w:r w:rsidR="00953947">
          <w:rPr>
            <w:noProof w:val="0"/>
          </w:rPr>
          <w:t xml:space="preserve"> Brunelleschi, </w:t>
        </w:r>
        <w:proofErr w:type="spellStart"/>
        <w:r w:rsidR="00953947">
          <w:rPr>
            <w:noProof w:val="0"/>
          </w:rPr>
          <w:t>della</w:t>
        </w:r>
        <w:proofErr w:type="spellEnd"/>
        <w:r w:rsidR="00953947">
          <w:rPr>
            <w:noProof w:val="0"/>
          </w:rPr>
          <w:t xml:space="preserve"> Francesca, Alberti, circa 1425.</w:t>
        </w:r>
      </w:ins>
      <w:ins w:id="845" w:author="Elizabeth Ann Storm" w:date="2021-12-14T13:50:00Z">
        <w:r w:rsidR="00953947">
          <w:rPr>
            <w:noProof w:val="0"/>
          </w:rPr>
          <w:t xml:space="preserve"> </w:t>
        </w:r>
      </w:ins>
      <w:ins w:id="846" w:author="Elizabeth" w:date="2022-04-11T16:41:00Z">
        <w:r w:rsidR="00ED72C8">
          <w:rPr>
            <w:noProof w:val="0"/>
          </w:rPr>
          <w:t>(</w:t>
        </w:r>
        <w:proofErr w:type="gramStart"/>
        <w:r w:rsidR="00ED72C8">
          <w:rPr>
            <w:noProof w:val="0"/>
          </w:rPr>
          <w:t>not</w:t>
        </w:r>
        <w:proofErr w:type="gramEnd"/>
        <w:r w:rsidR="00ED72C8">
          <w:rPr>
            <w:noProof w:val="0"/>
          </w:rPr>
          <w:t xml:space="preserve"> too much, pull one from somewhere it its better said)</w:t>
        </w:r>
      </w:ins>
    </w:p>
    <w:p w14:paraId="142A5781" w14:textId="18CBDC64" w:rsidR="00953947" w:rsidRDefault="00953947" w:rsidP="00746DE3">
      <w:pPr>
        <w:pStyle w:val="EndNoteBibliography"/>
        <w:spacing w:line="480" w:lineRule="auto"/>
        <w:rPr>
          <w:ins w:id="847" w:author="Elizabeth Ann Storm" w:date="2021-12-14T13:50:00Z"/>
          <w:noProof w:val="0"/>
        </w:rPr>
      </w:pPr>
      <w:ins w:id="848" w:author="Elizabeth Ann Storm" w:date="2021-12-14T13:50:00Z">
        <w:r>
          <w:rPr>
            <w:noProof w:val="0"/>
          </w:rPr>
          <w:t>Camera lucida</w:t>
        </w:r>
      </w:ins>
      <w:ins w:id="849" w:author="Elizabeth Ann Storm" w:date="2021-12-14T15:54:00Z">
        <w:r w:rsidR="002544D2">
          <w:rPr>
            <w:noProof w:val="0"/>
          </w:rPr>
          <w:t xml:space="preserve"> and perspective drawing</w:t>
        </w:r>
      </w:ins>
      <w:ins w:id="850" w:author="Elizabeth Ann Storm" w:date="2021-12-14T13:50:00Z">
        <w:r>
          <w:rPr>
            <w:noProof w:val="0"/>
          </w:rPr>
          <w:t xml:space="preserve"> history</w:t>
        </w:r>
      </w:ins>
      <w:ins w:id="851" w:author="Elizabeth Ann Storm" w:date="2021-12-13T17:11:00Z">
        <w:r w:rsidR="003D5AD5">
          <w:rPr>
            <w:noProof w:val="0"/>
          </w:rPr>
          <w:t xml:space="preserve"> (</w:t>
        </w:r>
      </w:ins>
      <w:ins w:id="852" w:author="Elizabeth Ann Storm" w:date="2021-12-13T16:24:00Z">
        <w:r w:rsidR="00990CAD">
          <w:rPr>
            <w:noProof w:val="0"/>
          </w:rPr>
          <w:t>Hockney-Falco thesis stuff…)</w:t>
        </w:r>
      </w:ins>
      <w:ins w:id="853" w:author="Elizabeth Ann Storm" w:date="2021-12-13T16:33:00Z">
        <w:r w:rsidR="00746DE3">
          <w:rPr>
            <w:noProof w:val="0"/>
          </w:rPr>
          <w:t xml:space="preserve"> </w:t>
        </w:r>
      </w:ins>
      <w:proofErr w:type="spellStart"/>
      <w:ins w:id="854" w:author="Elizabeth Ann Storm" w:date="2021-12-14T15:51:00Z">
        <w:r w:rsidR="00B17DBC">
          <w:rPr>
            <w:noProof w:val="0"/>
          </w:rPr>
          <w:t>Crary</w:t>
        </w:r>
        <w:proofErr w:type="spellEnd"/>
        <w:r w:rsidR="00B17DBC">
          <w:rPr>
            <w:noProof w:val="0"/>
          </w:rPr>
          <w:t xml:space="preserve"> argues th</w:t>
        </w:r>
      </w:ins>
      <w:ins w:id="855" w:author="Elizabeth Ann Storm" w:date="2021-12-14T15:52:00Z">
        <w:r w:rsidR="00B17DBC">
          <w:rPr>
            <w:noProof w:val="0"/>
          </w:rPr>
          <w:t xml:space="preserve">at western philosophy adopted the </w:t>
        </w:r>
      </w:ins>
      <w:ins w:id="856" w:author="Elizabeth Ann Storm" w:date="2021-12-14T15:51:00Z">
        <w:r w:rsidR="00B17DBC">
          <w:rPr>
            <w:noProof w:val="0"/>
          </w:rPr>
          <w:t xml:space="preserve">camera lucida, formalized in Europe around the turn of the seventeenth century, </w:t>
        </w:r>
      </w:ins>
      <w:ins w:id="857" w:author="Elizabeth Ann Storm" w:date="2021-12-14T15:52:00Z">
        <w:r w:rsidR="00B17DBC">
          <w:rPr>
            <w:noProof w:val="0"/>
          </w:rPr>
          <w:t>as a framework for know</w:t>
        </w:r>
      </w:ins>
      <w:ins w:id="858" w:author="Elizabeth Ann Storm" w:date="2021-12-14T15:53:00Z">
        <w:r w:rsidR="00B17DBC">
          <w:rPr>
            <w:noProof w:val="0"/>
          </w:rPr>
          <w:t>ledge</w:t>
        </w:r>
      </w:ins>
    </w:p>
    <w:p w14:paraId="155CF0B1" w14:textId="262438E1" w:rsidR="003B1D61" w:rsidRDefault="00746DE3" w:rsidP="00746DE3">
      <w:pPr>
        <w:pStyle w:val="EndNoteBibliography"/>
        <w:spacing w:line="480" w:lineRule="auto"/>
        <w:rPr>
          <w:ins w:id="859" w:author="Elizabeth Ann Storm" w:date="2021-12-14T11:09:00Z"/>
          <w:noProof w:val="0"/>
        </w:rPr>
      </w:pPr>
      <w:ins w:id="860" w:author="Elizabeth Ann Storm" w:date="2021-12-13T16:33:00Z">
        <w:r>
          <w:rPr>
            <w:noProof w:val="0"/>
          </w:rPr>
          <w:t>(Also get more from Kemp</w:t>
        </w:r>
      </w:ins>
      <w:ins w:id="861" w:author="Elizabeth Ann Storm" w:date="2021-12-14T13:50:00Z">
        <w:r w:rsidR="00953947">
          <w:rPr>
            <w:noProof w:val="0"/>
          </w:rPr>
          <w:t xml:space="preserve"> and </w:t>
        </w:r>
        <w:proofErr w:type="spellStart"/>
        <w:r w:rsidR="00953947">
          <w:rPr>
            <w:noProof w:val="0"/>
          </w:rPr>
          <w:t>Crary</w:t>
        </w:r>
      </w:ins>
      <w:proofErr w:type="spellEnd"/>
      <w:ins w:id="862" w:author="Elizabeth Ann Storm" w:date="2021-12-13T16:33:00Z">
        <w:r>
          <w:rPr>
            <w:noProof w:val="0"/>
          </w:rPr>
          <w:t xml:space="preserve"> re: optical devices</w:t>
        </w:r>
      </w:ins>
      <w:ins w:id="863" w:author="Elizabeth Ann Storm" w:date="2021-12-14T13:50:00Z">
        <w:r w:rsidR="00953947">
          <w:rPr>
            <w:noProof w:val="0"/>
          </w:rPr>
          <w:t xml:space="preserve">, camera lucida, </w:t>
        </w:r>
      </w:ins>
      <w:ins w:id="864" w:author="Elizabeth Ann Storm" w:date="2021-12-13T16:33:00Z">
        <w:r>
          <w:rPr>
            <w:noProof w:val="0"/>
          </w:rPr>
          <w:t>and early modernism)</w:t>
        </w:r>
      </w:ins>
      <w:ins w:id="865" w:author="Elizabeth Ann Storm" w:date="2021-12-13T16:34:00Z">
        <w:r>
          <w:rPr>
            <w:noProof w:val="0"/>
          </w:rPr>
          <w:t xml:space="preserve"> </w:t>
        </w:r>
      </w:ins>
      <w:ins w:id="866" w:author="Elizabeth Ann Storm" w:date="2021-12-14T15:54:00Z">
        <w:r w:rsidR="00B17DBC">
          <w:rPr>
            <w:noProof w:val="0"/>
          </w:rPr>
          <w:t>(Vermeer)</w:t>
        </w:r>
      </w:ins>
    </w:p>
    <w:p w14:paraId="34774727" w14:textId="2AB39432" w:rsidR="00746DE3" w:rsidRDefault="00B17DBC" w:rsidP="00746DE3">
      <w:pPr>
        <w:pStyle w:val="EndNoteBibliography"/>
        <w:spacing w:line="480" w:lineRule="auto"/>
        <w:rPr>
          <w:ins w:id="867" w:author="Elizabeth Ann Storm" w:date="2021-12-14T11:33:00Z"/>
        </w:rPr>
      </w:pPr>
      <w:ins w:id="868" w:author="Elizabeth Ann Storm" w:date="2021-12-14T15:53:00Z">
        <w:r>
          <w:t>Perspective</w:t>
        </w:r>
      </w:ins>
      <w:ins w:id="869" w:author="Elizabeth Ann Storm" w:date="2021-12-13T16:50:00Z">
        <w:r w:rsidR="004B71F9" w:rsidRPr="007A2142">
          <w:t xml:space="preserve"> drawing technology arose around the same time as the development of Descartes analytic geometry, a math </w:t>
        </w:r>
        <w:r w:rsidR="004B71F9">
          <w:t xml:space="preserve">(which might be considered a type of technology) </w:t>
        </w:r>
        <w:r w:rsidR="004B71F9" w:rsidRPr="007A2142">
          <w:t>that ultimately made</w:t>
        </w:r>
      </w:ins>
      <w:ins w:id="870" w:author="Elizabeth Ann Storm" w:date="2021-12-13T16:51:00Z">
        <w:r w:rsidR="004B71F9">
          <w:t xml:space="preserve"> r</w:t>
        </w:r>
      </w:ins>
      <w:ins w:id="871" w:author="Elizabeth Ann Storm" w:date="2021-12-13T16:50:00Z">
        <w:r w:rsidR="004B71F9" w:rsidRPr="007A2142">
          <w:t>ecalculating the shape of the solar system possible, laying a foundation for the Age of Reason.</w:t>
        </w:r>
      </w:ins>
      <w:ins w:id="872" w:author="Elizabeth Ann Storm" w:date="2021-12-13T16:51:00Z">
        <w:r w:rsidR="004B71F9">
          <w:t xml:space="preserve"> (</w:t>
        </w:r>
      </w:ins>
      <w:ins w:id="873" w:author="Elizabeth Ann Storm" w:date="2021-12-13T16:52:00Z">
        <w:r w:rsidR="00F2100F">
          <w:t xml:space="preserve">Figure: </w:t>
        </w:r>
      </w:ins>
      <w:ins w:id="874" w:author="Elizabeth Ann Storm" w:date="2021-12-13T16:51:00Z">
        <w:r w:rsidR="004B71F9">
          <w:t>illustration comparing geometry</w:t>
        </w:r>
        <w:r w:rsidR="00F2100F">
          <w:t xml:space="preserve"> hand</w:t>
        </w:r>
      </w:ins>
      <w:ins w:id="875" w:author="Elizabeth Ann Storm" w:date="2021-12-13T16:52:00Z">
        <w:r w:rsidR="00F2100F">
          <w:t xml:space="preserve"> written</w:t>
        </w:r>
      </w:ins>
      <w:ins w:id="876" w:author="Elizabeth Ann Storm" w:date="2021-12-13T16:51:00Z">
        <w:r w:rsidR="00F2100F">
          <w:t xml:space="preserve"> notes with optics </w:t>
        </w:r>
      </w:ins>
      <w:ins w:id="877" w:author="Elizabeth Ann Storm" w:date="2021-12-13T16:52:00Z">
        <w:r w:rsidR="00F2100F">
          <w:t>diagrams)</w:t>
        </w:r>
      </w:ins>
      <w:ins w:id="878" w:author="Elizabeth Ann Storm" w:date="2021-12-14T10:59:00Z">
        <w:r w:rsidR="00E9142F">
          <w:t xml:space="preserve"> (More on mechanism for capturing experience – still pen and ink and slow drawing at this time</w:t>
        </w:r>
      </w:ins>
      <w:ins w:id="879" w:author="Elizabeth Ann Storm" w:date="2021-12-14T11:06:00Z">
        <w:r w:rsidR="00216EA4">
          <w:t>, engravers translated drawings to printable plates, but it was cumbersome</w:t>
        </w:r>
      </w:ins>
      <w:ins w:id="880" w:author="Elizabeth Ann Storm" w:date="2021-12-14T10:59:00Z">
        <w:r w:rsidR="00E9142F">
          <w:t>)</w:t>
        </w:r>
      </w:ins>
      <w:ins w:id="881" w:author="Elizabeth" w:date="2022-04-11T16:43:00Z">
        <w:r w:rsidR="008C5CD1">
          <w:t xml:space="preserve"> (one sentence, pull from somehwere if better said)</w:t>
        </w:r>
      </w:ins>
    </w:p>
    <w:p w14:paraId="30BA8B92" w14:textId="77777777" w:rsidR="008420B1" w:rsidRDefault="00962CE0">
      <w:pPr>
        <w:pStyle w:val="EndNoteBibliography"/>
        <w:keepNext/>
        <w:spacing w:line="480" w:lineRule="auto"/>
        <w:ind w:firstLine="0"/>
        <w:jc w:val="center"/>
        <w:rPr>
          <w:ins w:id="882" w:author="Elizabeth Ann Storm" w:date="2021-12-14T11:35:00Z"/>
        </w:rPr>
        <w:pPrChange w:id="883" w:author="Elizabeth Ann Storm" w:date="2021-12-14T11:37:00Z">
          <w:pPr>
            <w:pStyle w:val="EndNoteBibliography"/>
            <w:spacing w:line="480" w:lineRule="auto"/>
            <w:ind w:firstLine="0"/>
          </w:pPr>
        </w:pPrChange>
      </w:pPr>
      <w:ins w:id="884" w:author="Elizabeth Ann Storm" w:date="2021-12-14T11:33:00Z">
        <w:r>
          <w:lastRenderedPageBreak/>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885" w:author="Elizabeth Ann Storm" w:date="2021-12-13T16:34:00Z"/>
        </w:rPr>
        <w:pPrChange w:id="886" w:author="Elizabeth Ann Storm" w:date="2021-12-14T11:37:00Z">
          <w:pPr>
            <w:pStyle w:val="EndNoteBibliography"/>
            <w:spacing w:line="480" w:lineRule="auto"/>
          </w:pPr>
        </w:pPrChange>
      </w:pPr>
      <w:bookmarkStart w:id="887" w:name="_Toc90374437"/>
      <w:ins w:id="888" w:author="Elizabeth Ann Storm" w:date="2021-12-14T11:35:00Z">
        <w:r>
          <w:t xml:space="preserve">Figure </w:t>
        </w:r>
        <w:r>
          <w:fldChar w:fldCharType="begin"/>
        </w:r>
        <w:r>
          <w:instrText xml:space="preserve"> SEQ Figure \* ARABIC </w:instrText>
        </w:r>
      </w:ins>
      <w:r>
        <w:fldChar w:fldCharType="separate"/>
      </w:r>
      <w:ins w:id="889" w:author="Elizabeth Ann Storm" w:date="2021-12-14T12:04:00Z">
        <w:r w:rsidR="00A91C2E">
          <w:rPr>
            <w:noProof/>
          </w:rPr>
          <w:t>4</w:t>
        </w:r>
      </w:ins>
      <w:ins w:id="890"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887"/>
    </w:p>
    <w:p w14:paraId="60C4FC65" w14:textId="77777777" w:rsidR="008420B1" w:rsidRDefault="008420B1" w:rsidP="00746DE3">
      <w:pPr>
        <w:pStyle w:val="EndNoteBibliography"/>
        <w:spacing w:line="480" w:lineRule="auto"/>
        <w:rPr>
          <w:ins w:id="891" w:author="Elizabeth Ann Storm" w:date="2021-12-14T11:35:00Z"/>
        </w:rPr>
      </w:pPr>
    </w:p>
    <w:p w14:paraId="6D7BDF27" w14:textId="01277BA1" w:rsidR="00457C90" w:rsidRDefault="00746DE3" w:rsidP="00746DE3">
      <w:pPr>
        <w:pStyle w:val="EndNoteBibliography"/>
        <w:spacing w:line="480" w:lineRule="auto"/>
        <w:rPr>
          <w:ins w:id="892" w:author="Elizabeth Ann Storm" w:date="2021-12-14T11:35:00Z"/>
          <w:noProof w:val="0"/>
        </w:rPr>
      </w:pPr>
      <w:ins w:id="893" w:author="Elizabeth Ann Storm" w:date="2021-12-13T16:34:00Z">
        <w:r>
          <w:t>Early</w:t>
        </w:r>
      </w:ins>
      <w:ins w:id="894" w:author="Elizabeth Ann Storm" w:date="2021-12-13T15:43:00Z">
        <w:r w:rsidR="00457C90">
          <w:rPr>
            <w:noProof w:val="0"/>
          </w:rPr>
          <w:t xml:space="preserve"> telescopes and microscopes</w:t>
        </w:r>
      </w:ins>
      <w:ins w:id="895" w:author="Elizabeth Ann Storm" w:date="2021-12-13T16:34:00Z">
        <w:r>
          <w:t xml:space="preserve"> made </w:t>
        </w:r>
      </w:ins>
      <w:ins w:id="896" w:author="Elizabeth Ann Storm" w:date="2021-12-13T15:43:00Z">
        <w:r w:rsidR="00457C90">
          <w:rPr>
            <w:noProof w:val="0"/>
          </w:rPr>
          <w:t>images of previously concealed worlds possibl</w:t>
        </w:r>
      </w:ins>
      <w:ins w:id="897" w:author="Elizabeth Ann Storm" w:date="2021-12-13T16:35:00Z">
        <w:r>
          <w:rPr>
            <w:noProof w:val="0"/>
          </w:rPr>
          <w:t>e</w:t>
        </w:r>
      </w:ins>
      <w:ins w:id="898" w:author="Elizabeth Ann Storm" w:date="2021-12-13T15:43:00Z">
        <w:r w:rsidR="00457C90">
          <w:rPr>
            <w:noProof w:val="0"/>
          </w:rPr>
          <w:t>.</w:t>
        </w:r>
      </w:ins>
      <w:ins w:id="899" w:author="Elizabeth Ann Storm" w:date="2021-12-13T16:35:00Z">
        <w:r>
          <w:rPr>
            <w:noProof w:val="0"/>
          </w:rPr>
          <w:t xml:space="preserve"> The o</w:t>
        </w:r>
      </w:ins>
      <w:ins w:id="900" w:author="Elizabeth Ann Storm" w:date="2021-12-13T16:36:00Z">
        <w:r>
          <w:rPr>
            <w:noProof w:val="0"/>
          </w:rPr>
          <w:t>ptical devices were hailed as a revolutionary advancement in the human pursuit of scientific knowledge about the universe.</w:t>
        </w:r>
      </w:ins>
      <w:ins w:id="901" w:author="Elizabeth Ann Storm" w:date="2021-12-14T11:08:00Z">
        <w:del w:id="902" w:author="Elizabeth" w:date="2022-04-11T16:42:00Z">
          <w:r w:rsidR="003B1D61" w:rsidDel="008C5CD1">
            <w:rPr>
              <w:noProof w:val="0"/>
            </w:rPr>
            <w:delText xml:space="preserve"> (reference?)</w:delText>
          </w:r>
        </w:del>
      </w:ins>
      <w:ins w:id="903" w:author="Elizabeth Ann Storm" w:date="2021-12-13T16:37:00Z">
        <w:r w:rsidR="00097DE5">
          <w:rPr>
            <w:noProof w:val="0"/>
          </w:rPr>
          <w:t xml:space="preserve"> (some figures from </w:t>
        </w:r>
      </w:ins>
      <w:ins w:id="904" w:author="Elizabeth Ann Storm" w:date="2021-12-14T11:07:00Z">
        <w:r w:rsidR="00216EA4">
          <w:rPr>
            <w:noProof w:val="0"/>
          </w:rPr>
          <w:t>Galileo</w:t>
        </w:r>
      </w:ins>
      <w:ins w:id="905" w:author="Elizabeth Ann Storm" w:date="2021-12-13T16:37:00Z">
        <w:r w:rsidR="00097DE5">
          <w:rPr>
            <w:noProof w:val="0"/>
          </w:rPr>
          <w:t xml:space="preserve"> paintings of moon, </w:t>
        </w:r>
      </w:ins>
      <w:ins w:id="906" w:author="Elizabeth Ann Storm" w:date="2021-12-14T11:07:00Z">
        <w:r w:rsidR="00216EA4">
          <w:rPr>
            <w:noProof w:val="0"/>
          </w:rPr>
          <w:t>Jupiter</w:t>
        </w:r>
      </w:ins>
      <w:ins w:id="907" w:author="Elizabeth Ann Storm" w:date="2021-12-13T16:37:00Z">
        <w:r w:rsidR="00097DE5">
          <w:rPr>
            <w:noProof w:val="0"/>
          </w:rPr>
          <w:t>, etc. as seen through telescope)</w:t>
        </w:r>
      </w:ins>
      <w:ins w:id="908" w:author="Elizabeth Ann Storm" w:date="2021-12-13T16:34:00Z">
        <w:r>
          <w:t xml:space="preserve"> </w:t>
        </w:r>
      </w:ins>
      <w:ins w:id="909" w:author="Elizabeth Ann Storm" w:date="2021-12-14T11:09:00Z">
        <w:r w:rsidR="003B1D61">
          <w:t xml:space="preserve">(a few more sentences) </w:t>
        </w:r>
      </w:ins>
      <w:ins w:id="910" w:author="Elizabeth Ann Storm" w:date="2021-12-13T15:43:00Z">
        <w:r w:rsidR="00457C90">
          <w:rPr>
            <w:noProof w:val="0"/>
          </w:rPr>
          <w:t>This was a rationalistic way of knowing and depicting the world</w:t>
        </w:r>
      </w:ins>
      <w:ins w:id="911" w:author="Elizabeth Ann Storm" w:date="2021-12-13T16:52:00Z">
        <w:r w:rsidR="00F2100F">
          <w:rPr>
            <w:noProof w:val="0"/>
          </w:rPr>
          <w:t xml:space="preserve"> driven by the human sense of vision as a clear pathway to kno</w:t>
        </w:r>
      </w:ins>
      <w:ins w:id="912" w:author="Elizabeth Ann Storm" w:date="2021-12-13T16:53:00Z">
        <w:r w:rsidR="00F2100F">
          <w:rPr>
            <w:noProof w:val="0"/>
          </w:rPr>
          <w:t>wledge</w:t>
        </w:r>
      </w:ins>
      <w:ins w:id="913" w:author="Elizabeth Ann Storm" w:date="2021-12-13T15:43:00Z">
        <w:r w:rsidR="00457C90">
          <w:rPr>
            <w:noProof w:val="0"/>
          </w:rPr>
          <w:t>.</w:t>
        </w:r>
      </w:ins>
      <w:ins w:id="914"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915" w:author="Elizabeth Ann Storm" w:date="2021-12-14T11:36:00Z"/>
        </w:rPr>
        <w:pPrChange w:id="916" w:author="Elizabeth Ann Storm" w:date="2021-12-14T11:36:00Z">
          <w:pPr>
            <w:pStyle w:val="EndNoteBibliography"/>
            <w:spacing w:line="480" w:lineRule="auto"/>
            <w:ind w:firstLine="0"/>
          </w:pPr>
        </w:pPrChange>
      </w:pPr>
      <w:ins w:id="917" w:author="Elizabeth Ann Storm" w:date="2021-12-14T11:35:00Z">
        <w:r>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918" w:author="Elizabeth Ann Storm" w:date="2021-12-13T17:55:00Z"/>
        </w:rPr>
        <w:pPrChange w:id="919" w:author="Elizabeth Ann Storm" w:date="2021-12-14T11:36:00Z">
          <w:pPr>
            <w:pStyle w:val="EndNoteBibliography"/>
            <w:spacing w:line="480" w:lineRule="auto"/>
          </w:pPr>
        </w:pPrChange>
      </w:pPr>
      <w:bookmarkStart w:id="920" w:name="_Toc90374438"/>
      <w:ins w:id="921" w:author="Elizabeth Ann Storm" w:date="2021-12-14T11:36:00Z">
        <w:r>
          <w:t xml:space="preserve">Figure </w:t>
        </w:r>
        <w:r>
          <w:fldChar w:fldCharType="begin"/>
        </w:r>
        <w:r>
          <w:instrText xml:space="preserve"> SEQ Figure \* ARABIC </w:instrText>
        </w:r>
      </w:ins>
      <w:r>
        <w:fldChar w:fldCharType="separate"/>
      </w:r>
      <w:ins w:id="922" w:author="Elizabeth Ann Storm" w:date="2021-12-14T12:04:00Z">
        <w:r w:rsidR="00A91C2E">
          <w:rPr>
            <w:noProof/>
          </w:rPr>
          <w:t>5</w:t>
        </w:r>
      </w:ins>
      <w:ins w:id="923" w:author="Elizabeth Ann Storm" w:date="2021-12-14T11:36:00Z">
        <w:r>
          <w:fldChar w:fldCharType="end"/>
        </w:r>
        <w:r>
          <w:t>. placeholder image for Galileo astronomy ink drawings/paintings</w:t>
        </w:r>
      </w:ins>
      <w:bookmarkEnd w:id="920"/>
    </w:p>
    <w:p w14:paraId="37835D35" w14:textId="77777777" w:rsidR="008420B1" w:rsidRDefault="008420B1" w:rsidP="003E5110">
      <w:pPr>
        <w:pStyle w:val="EndNoteBibliography"/>
        <w:spacing w:line="480" w:lineRule="auto"/>
        <w:rPr>
          <w:ins w:id="924" w:author="Elizabeth Ann Storm" w:date="2021-12-14T11:36:00Z"/>
          <w:noProof w:val="0"/>
        </w:rPr>
      </w:pPr>
    </w:p>
    <w:p w14:paraId="47345661" w14:textId="74E67CAF" w:rsidR="004B234A" w:rsidRDefault="004B234A">
      <w:pPr>
        <w:pStyle w:val="Heading3"/>
        <w:rPr>
          <w:ins w:id="925" w:author="Elizabeth Ann Storm" w:date="2021-12-14T13:32:00Z"/>
        </w:rPr>
        <w:pPrChange w:id="926" w:author="Elizabeth Ann Storm" w:date="2021-12-14T13:32:00Z">
          <w:pPr>
            <w:pStyle w:val="EndNoteBibliography"/>
            <w:spacing w:line="480" w:lineRule="auto"/>
          </w:pPr>
        </w:pPrChange>
      </w:pPr>
      <w:ins w:id="927" w:author="Elizabeth Ann Storm" w:date="2021-12-14T13:32:00Z">
        <w:del w:id="928" w:author="Elizabeth" w:date="2022-04-11T16:46:00Z">
          <w:r w:rsidDel="008C5CD1">
            <w:delText xml:space="preserve">Sub-Sub section1? </w:delText>
          </w:r>
        </w:del>
      </w:ins>
      <w:bookmarkStart w:id="929" w:name="_Toc100588213"/>
      <w:ins w:id="930" w:author="Elizabeth" w:date="2022-04-11T16:47:00Z">
        <w:r w:rsidR="008C5CD1">
          <w:t>Early modern practice</w:t>
        </w:r>
      </w:ins>
      <w:bookmarkEnd w:id="929"/>
      <w:ins w:id="931" w:author="Elizabeth Ann Storm" w:date="2021-12-14T13:33:00Z">
        <w:del w:id="932" w:author="Elizabeth" w:date="2022-04-11T16:47:00Z">
          <w:r w:rsidR="00E14C43" w:rsidDel="008C5CD1">
            <w:delText>Studio Practice connections?</w:delText>
          </w:r>
        </w:del>
      </w:ins>
    </w:p>
    <w:p w14:paraId="533CFCEB" w14:textId="48ED9EE1" w:rsidR="003E5110" w:rsidRDefault="003E5110" w:rsidP="003E5110">
      <w:pPr>
        <w:pStyle w:val="EndNoteBibliography"/>
        <w:spacing w:line="480" w:lineRule="auto"/>
        <w:rPr>
          <w:ins w:id="933" w:author="Elizabeth Ann Storm" w:date="2021-12-14T11:11:00Z"/>
          <w:noProof w:val="0"/>
        </w:rPr>
      </w:pPr>
      <w:ins w:id="934" w:author="Elizabeth Ann Storm" w:date="2021-12-13T17:55:00Z">
        <w:r>
          <w:rPr>
            <w:noProof w:val="0"/>
          </w:rPr>
          <w:t xml:space="preserve">I used </w:t>
        </w:r>
      </w:ins>
      <w:ins w:id="935" w:author="Elizabeth Ann Storm" w:date="2021-12-14T11:10:00Z">
        <w:r w:rsidR="003B1D61">
          <w:rPr>
            <w:noProof w:val="0"/>
          </w:rPr>
          <w:t xml:space="preserve">the </w:t>
        </w:r>
      </w:ins>
      <w:ins w:id="936" w:author="Elizabeth Ann Storm" w:date="2021-12-13T17:55:00Z">
        <w:r>
          <w:rPr>
            <w:noProof w:val="0"/>
          </w:rPr>
          <w:t>classical techniques</w:t>
        </w:r>
      </w:ins>
      <w:ins w:id="937" w:author="Elizabeth Ann Storm" w:date="2021-12-13T17:57:00Z">
        <w:r w:rsidR="0047630A">
          <w:rPr>
            <w:noProof w:val="0"/>
          </w:rPr>
          <w:t xml:space="preserve"> of perspectival rendering</w:t>
        </w:r>
      </w:ins>
      <w:ins w:id="938" w:author="Elizabeth Ann Storm" w:date="2021-12-13T17:55:00Z">
        <w:r>
          <w:rPr>
            <w:noProof w:val="0"/>
          </w:rPr>
          <w:t xml:space="preserve"> </w:t>
        </w:r>
      </w:ins>
      <w:ins w:id="939" w:author="Elizabeth Ann Storm" w:date="2021-12-13T17:56:00Z">
        <w:r>
          <w:rPr>
            <w:noProof w:val="0"/>
          </w:rPr>
          <w:t xml:space="preserve">alongside images sourced from </w:t>
        </w:r>
      </w:ins>
      <w:ins w:id="940" w:author="Elizabeth Ann Storm" w:date="2021-12-13T17:57:00Z">
        <w:r>
          <w:rPr>
            <w:noProof w:val="0"/>
          </w:rPr>
          <w:t xml:space="preserve">telescopes, for example, </w:t>
        </w:r>
      </w:ins>
      <w:ins w:id="941" w:author="Elizabeth Ann Storm" w:date="2021-12-13T17:55:00Z">
        <w:r>
          <w:rPr>
            <w:noProof w:val="0"/>
          </w:rPr>
          <w:t>to give my work an early modern historicity.</w:t>
        </w:r>
      </w:ins>
      <w:ins w:id="942" w:author="Elizabeth Ann Storm" w:date="2021-12-13T17:57:00Z">
        <w:r w:rsidR="0047630A">
          <w:rPr>
            <w:noProof w:val="0"/>
          </w:rPr>
          <w:t xml:space="preserve"> My mode of drawing with </w:t>
        </w:r>
        <w:r w:rsidR="0047630A">
          <w:rPr>
            <w:noProof w:val="0"/>
          </w:rPr>
          <w:lastRenderedPageBreak/>
          <w:t xml:space="preserve">chalk alluded to </w:t>
        </w:r>
      </w:ins>
      <w:ins w:id="943" w:author="Elizabeth Ann Storm" w:date="2021-12-13T17:58:00Z">
        <w:r w:rsidR="0047630A">
          <w:rPr>
            <w:noProof w:val="0"/>
          </w:rPr>
          <w:t>the quick thoughts and sketches of a notebook study. (a little more here</w:t>
        </w:r>
      </w:ins>
      <w:ins w:id="944" w:author="Elizabeth" w:date="2022-04-11T16:47:00Z">
        <w:r w:rsidR="008C5CD1">
          <w:rPr>
            <w:noProof w:val="0"/>
          </w:rPr>
          <w:t xml:space="preserve"> with image</w:t>
        </w:r>
      </w:ins>
      <w:ins w:id="945" w:author="Elizabeth Ann Storm" w:date="2021-12-13T17:58:00Z">
        <w:r w:rsidR="0047630A">
          <w:rPr>
            <w:noProof w:val="0"/>
          </w:rPr>
          <w:t>)</w:t>
        </w:r>
      </w:ins>
      <w:ins w:id="946"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947" w:author="Elizabeth Ann Storm" w:date="2021-12-14T11:16:00Z"/>
        </w:rPr>
        <w:pPrChange w:id="948" w:author="Elizabeth Ann Storm" w:date="2021-12-14T11:36:00Z">
          <w:pPr>
            <w:pStyle w:val="EndNoteBibliography"/>
            <w:spacing w:line="480" w:lineRule="auto"/>
            <w:ind w:firstLine="0"/>
          </w:pPr>
        </w:pPrChange>
      </w:pPr>
      <w:ins w:id="949" w:author="Elizabeth Ann Storm" w:date="2021-12-14T11:13:00Z">
        <w:r>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950" w:author="Elizabeth Ann Storm" w:date="2021-12-14T11:37:00Z"/>
        </w:rPr>
        <w:pPrChange w:id="951" w:author="Elizabeth Ann Storm" w:date="2021-12-14T13:29:00Z">
          <w:pPr>
            <w:pStyle w:val="EndNoteBibliography"/>
            <w:spacing w:line="480" w:lineRule="auto"/>
          </w:pPr>
        </w:pPrChange>
      </w:pPr>
      <w:bookmarkStart w:id="952" w:name="_Ref90373217"/>
      <w:bookmarkStart w:id="953" w:name="_Toc90374439"/>
      <w:ins w:id="954" w:author="Elizabeth Ann Storm" w:date="2021-12-14T11:16:00Z">
        <w:r>
          <w:t xml:space="preserve">Figure </w:t>
        </w:r>
        <w:r>
          <w:fldChar w:fldCharType="begin"/>
        </w:r>
        <w:r>
          <w:instrText xml:space="preserve"> SEQ Figure \* ARABIC </w:instrText>
        </w:r>
      </w:ins>
      <w:r>
        <w:fldChar w:fldCharType="separate"/>
      </w:r>
      <w:ins w:id="955" w:author="Elizabeth Ann Storm" w:date="2021-12-14T12:04:00Z">
        <w:r w:rsidR="00A91C2E">
          <w:rPr>
            <w:noProof/>
          </w:rPr>
          <w:t>6</w:t>
        </w:r>
      </w:ins>
      <w:ins w:id="956" w:author="Elizabeth Ann Storm" w:date="2021-12-14T11:16:00Z">
        <w:r>
          <w:fldChar w:fldCharType="end"/>
        </w:r>
        <w:bookmarkEnd w:id="952"/>
        <w:r>
          <w:t xml:space="preserve"> "View of Yellowknife Bay, Mars" charcoal, pastel, conte crayon, and acrylic on canvas, 108" x 84", 2016-2017</w:t>
        </w:r>
      </w:ins>
      <w:bookmarkEnd w:id="953"/>
    </w:p>
    <w:p w14:paraId="5406B9A2" w14:textId="687ED3D9" w:rsidR="00AC4473" w:rsidRDefault="00711A69">
      <w:pPr>
        <w:pStyle w:val="EndNoteBibliography"/>
        <w:spacing w:line="480" w:lineRule="auto"/>
        <w:rPr>
          <w:ins w:id="957" w:author="Elizabeth Ann Storm" w:date="2021-12-13T15:52:00Z"/>
        </w:rPr>
        <w:pPrChange w:id="958" w:author="Elizabeth Ann Storm" w:date="2021-12-13T17:56:00Z">
          <w:pPr/>
        </w:pPrChange>
      </w:pPr>
      <w:moveFromRangeStart w:id="959" w:author="Elizabeth Ann Storm" w:date="2021-12-13T15:51:00Z" w:name="move90303087"/>
      <w:moveFrom w:id="960" w:author="Elizabeth Ann Storm" w:date="2021-12-13T15:51:00Z">
        <w:r w:rsidRPr="007A2142" w:rsidDel="00F0511B">
          <w:rPr>
            <w:noProof w:val="0"/>
          </w:rPr>
          <w:t xml:space="preserve">I thought I could sense more about a thing if I was able to draw it deftly. </w:t>
        </w:r>
      </w:moveFrom>
      <w:moveFromRangeEnd w:id="959"/>
      <w:del w:id="961"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962" w:author="Elizabeth Ann Storm" w:date="2021-12-13T15:51:00Z">
        <w:r w:rsidRPr="007A2142" w:rsidDel="00AC4473">
          <w:rPr>
            <w:noProof w:val="0"/>
          </w:rPr>
          <w:delText xml:space="preserve">that </w:delText>
        </w:r>
      </w:del>
      <w:del w:id="963" w:author="Elizabeth Ann Storm" w:date="2021-12-13T16:25:00Z">
        <w:r w:rsidRPr="007A2142" w:rsidDel="00990CAD">
          <w:rPr>
            <w:noProof w:val="0"/>
          </w:rPr>
          <w:delText>view was</w:delText>
        </w:r>
        <w:r w:rsidR="00B94AC7" w:rsidDel="00990CAD">
          <w:rPr>
            <w:noProof w:val="0"/>
          </w:rPr>
          <w:delText>. So,</w:delText>
        </w:r>
      </w:del>
      <w:ins w:id="964" w:author="Elizabeth Ann Storm" w:date="2021-12-13T16:25:00Z">
        <w:r w:rsidR="00990CAD">
          <w:rPr>
            <w:noProof w:val="0"/>
          </w:rPr>
          <w:t>I arrived at this recurring theme of optical devices</w:t>
        </w:r>
      </w:ins>
      <w:ins w:id="965"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966" w:author="Elizabeth Ann Storm" w:date="2021-12-13T16:27:00Z">
        <w:r w:rsidR="00C67705">
          <w:rPr>
            <w:noProof w:val="0"/>
          </w:rPr>
          <w:t>continued to i</w:t>
        </w:r>
      </w:ins>
      <w:del w:id="967" w:author="Elizabeth Ann Storm" w:date="2021-12-13T16:27:00Z">
        <w:r w:rsidRPr="007A2142" w:rsidDel="00C67705">
          <w:rPr>
            <w:noProof w:val="0"/>
          </w:rPr>
          <w:delText>i</w:delText>
        </w:r>
      </w:del>
      <w:r w:rsidRPr="007A2142">
        <w:rPr>
          <w:noProof w:val="0"/>
        </w:rPr>
        <w:t>nvestigate</w:t>
      </w:r>
      <w:del w:id="968" w:author="Elizabeth Ann Storm" w:date="2021-12-13T16:27:00Z">
        <w:r w:rsidR="00B94AC7" w:rsidDel="00C67705">
          <w:rPr>
            <w:noProof w:val="0"/>
          </w:rPr>
          <w:delText>d</w:delText>
        </w:r>
      </w:del>
      <w:r w:rsidRPr="007A2142">
        <w:rPr>
          <w:noProof w:val="0"/>
        </w:rPr>
        <w:t xml:space="preserve"> vision itself.</w:t>
      </w:r>
      <w:ins w:id="969"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970" w:author="Elizabeth Ann Storm" w:date="2021-12-13T17:21:00Z">
        <w:r w:rsidR="003F75F4">
          <w:rPr>
            <w:noProof w:val="0"/>
          </w:rPr>
          <w:t>The concepts of image-making and perception</w:t>
        </w:r>
      </w:ins>
      <w:ins w:id="971" w:author="Elizabeth Ann Storm" w:date="2021-12-13T17:22:00Z">
        <w:r w:rsidR="003F75F4">
          <w:rPr>
            <w:noProof w:val="0"/>
          </w:rPr>
          <w:t xml:space="preserve"> were</w:t>
        </w:r>
      </w:ins>
      <w:ins w:id="972" w:author="Elizabeth Ann Storm" w:date="2021-12-13T17:21:00Z">
        <w:r w:rsidR="003F75F4">
          <w:rPr>
            <w:noProof w:val="0"/>
          </w:rPr>
          <w:t xml:space="preserve"> already stirring in my mind. </w:t>
        </w:r>
      </w:ins>
      <w:ins w:id="973" w:author="Elizabeth Ann Storm" w:date="2021-12-13T16:41:00Z">
        <w:r w:rsidR="00097DE5">
          <w:rPr>
            <w:noProof w:val="0"/>
          </w:rPr>
          <w:t xml:space="preserve">I first reflected on the subjectivity of perception with </w:t>
        </w:r>
      </w:ins>
      <w:ins w:id="974" w:author="Elizabeth Ann Storm" w:date="2021-12-13T16:38:00Z">
        <w:r w:rsidR="00097DE5">
          <w:rPr>
            <w:noProof w:val="0"/>
          </w:rPr>
          <w:t>this new dimension to my practice</w:t>
        </w:r>
      </w:ins>
      <w:ins w:id="975" w:author="Elizabeth Ann Storm" w:date="2021-12-13T16:41:00Z">
        <w:r w:rsidR="00097DE5">
          <w:rPr>
            <w:noProof w:val="0"/>
          </w:rPr>
          <w:t>.</w:t>
        </w:r>
      </w:ins>
      <w:ins w:id="976"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977" w:author="Elizabeth Ann Storm" w:date="2021-12-14T13:30:00Z"/>
        </w:rPr>
      </w:pPr>
      <w:ins w:id="978"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979" w:author="Elizabeth Ann Storm" w:date="2021-12-13T16:42:00Z">
        <w:r w:rsidR="00B84117">
          <w:rPr>
            <w:noProof w:val="0"/>
          </w:rPr>
          <w:t>glimpse</w:t>
        </w:r>
      </w:ins>
      <w:ins w:id="980" w:author="Elizabeth Ann Storm" w:date="2021-12-13T15:52:00Z">
        <w:r w:rsidRPr="007A2142">
          <w:rPr>
            <w:noProof w:val="0"/>
          </w:rPr>
          <w:t xml:space="preserve"> these same spatial ordering structures in forests. The comparison between the man-made and the living, organic structures was fascinating.</w:t>
        </w:r>
      </w:ins>
      <w:ins w:id="981" w:author="Elizabeth Ann Storm" w:date="2021-12-13T17:20:00Z">
        <w:r w:rsidR="003F75F4">
          <w:rPr>
            <w:noProof w:val="0"/>
          </w:rPr>
          <w:t xml:space="preserve"> </w:t>
        </w:r>
      </w:ins>
      <w:ins w:id="982"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983" w:author="Elizabeth Ann Storm" w:date="2021-12-13T17:20:00Z">
        <w:r w:rsidR="003F75F4">
          <w:t xml:space="preserve">Clearly, </w:t>
        </w:r>
      </w:ins>
      <w:ins w:id="984" w:author="Elizabeth Ann Storm" w:date="2021-12-13T15:52:00Z">
        <w:r w:rsidRPr="007A2142">
          <w:t xml:space="preserve">my attention to perpendicular intersecting lines and planes, of </w:t>
        </w:r>
        <w:r w:rsidRPr="007A2142">
          <w:lastRenderedPageBreak/>
          <w:t>vertical and horizontal axes and vast expanses of space</w:t>
        </w:r>
        <w:r>
          <w:t>,</w:t>
        </w:r>
        <w:r w:rsidRPr="007A2142">
          <w:t xml:space="preserve"> was guided by this </w:t>
        </w:r>
        <w:r>
          <w:t xml:space="preserve">specific </w:t>
        </w:r>
        <w:r w:rsidRPr="007A2142">
          <w:t>interest</w:t>
        </w:r>
        <w:r>
          <w:t xml:space="preserve">. </w:t>
        </w:r>
      </w:ins>
      <w:ins w:id="985" w:author="Elizabeth Ann Storm" w:date="2021-12-13T17:22:00Z">
        <w:r w:rsidR="002E10CB">
          <w:t xml:space="preserve">I made artworks </w:t>
        </w:r>
      </w:ins>
      <w:ins w:id="986" w:author="Elizabeth Ann Storm" w:date="2021-12-13T17:23:00Z">
        <w:r w:rsidR="002E10CB">
          <w:t xml:space="preserve">reflective of this Cartesian universe. (figure) </w:t>
        </w:r>
      </w:ins>
      <w:ins w:id="987" w:author="Elizabeth Ann Storm" w:date="2021-12-13T15:52:00Z">
        <w:r>
          <w:t xml:space="preserve">In this context, I can also </w:t>
        </w:r>
      </w:ins>
      <w:ins w:id="988" w:author="Elizabeth Ann Storm" w:date="2021-12-13T17:13:00Z">
        <w:r w:rsidR="008B4453">
          <w:t>bear in mind</w:t>
        </w:r>
      </w:ins>
      <w:ins w:id="989" w:author="Elizabeth Ann Storm" w:date="2021-12-13T15:52:00Z">
        <w:r>
          <w:t xml:space="preserve"> </w:t>
        </w:r>
        <w:r w:rsidRPr="007A2142">
          <w:t xml:space="preserve">how the way of drawing became a way of seeing and reinforced a rationalistic way of </w:t>
        </w:r>
      </w:ins>
      <w:ins w:id="990" w:author="Elizabeth Ann Storm" w:date="2021-12-13T18:15:00Z">
        <w:r w:rsidR="009C13B4">
          <w:t>knowing reality.</w:t>
        </w:r>
      </w:ins>
    </w:p>
    <w:p w14:paraId="3F448BAE" w14:textId="259D9627" w:rsidR="004B234A" w:rsidRDefault="004B234A">
      <w:pPr>
        <w:pStyle w:val="EndNoteBibliography"/>
        <w:spacing w:line="480" w:lineRule="auto"/>
        <w:rPr>
          <w:ins w:id="991" w:author="Elizabeth Ann Storm" w:date="2021-12-14T11:37:00Z"/>
          <w:noProof w:val="0"/>
        </w:rPr>
      </w:pPr>
      <w:ins w:id="992" w:author="Elizabeth Ann Storm" w:date="2021-12-14T13:31:00Z">
        <w:r>
          <w:t>(close section</w:t>
        </w:r>
      </w:ins>
      <w:ins w:id="993" w:author="Elizabeth Ann Storm" w:date="2021-12-14T13:34:00Z">
        <w:r w:rsidR="00E14C43">
          <w:t xml:space="preserve"> – connect each statement above to thoughts mentioned in section – drawings, perspective, early modern sense of vision</w:t>
        </w:r>
      </w:ins>
      <w:ins w:id="994" w:author="Elizabeth Ann Storm" w:date="2021-12-14T13:31:00Z">
        <w:r>
          <w:t>)</w:t>
        </w:r>
      </w:ins>
    </w:p>
    <w:p w14:paraId="2687950E" w14:textId="77777777" w:rsidR="008420B1" w:rsidRDefault="008420B1">
      <w:pPr>
        <w:pStyle w:val="EndNoteBibliography"/>
        <w:keepNext/>
        <w:spacing w:line="480" w:lineRule="auto"/>
        <w:ind w:firstLine="0"/>
        <w:jc w:val="center"/>
        <w:rPr>
          <w:ins w:id="995" w:author="Elizabeth Ann Storm" w:date="2021-12-14T11:39:00Z"/>
        </w:rPr>
        <w:pPrChange w:id="996" w:author="Elizabeth Ann Storm" w:date="2021-12-14T11:39:00Z">
          <w:pPr>
            <w:pStyle w:val="EndNoteBibliography"/>
            <w:spacing w:line="480" w:lineRule="auto"/>
            <w:ind w:firstLine="0"/>
          </w:pPr>
        </w:pPrChange>
      </w:pPr>
      <w:ins w:id="997" w:author="Elizabeth Ann Storm" w:date="2021-12-14T11:38:00Z">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998" w:author="Elizabeth Ann Storm" w:date="2021-12-14T11:43:00Z">
          <w:pPr/>
        </w:pPrChange>
      </w:pPr>
      <w:bookmarkStart w:id="999" w:name="_Toc90374440"/>
      <w:ins w:id="1000" w:author="Elizabeth Ann Storm" w:date="2021-12-14T11:39:00Z">
        <w:r>
          <w:t xml:space="preserve">Figure </w:t>
        </w:r>
        <w:r>
          <w:fldChar w:fldCharType="begin"/>
        </w:r>
        <w:r>
          <w:instrText xml:space="preserve"> SEQ Figure \* ARABIC </w:instrText>
        </w:r>
      </w:ins>
      <w:r>
        <w:fldChar w:fldCharType="separate"/>
      </w:r>
      <w:ins w:id="1001" w:author="Elizabeth Ann Storm" w:date="2021-12-14T12:04:00Z">
        <w:r w:rsidR="00A91C2E">
          <w:rPr>
            <w:noProof/>
          </w:rPr>
          <w:t>7</w:t>
        </w:r>
      </w:ins>
      <w:ins w:id="1002" w:author="Elizabeth Ann Storm" w:date="2021-12-14T11:39:00Z">
        <w:r>
          <w:fldChar w:fldCharType="end"/>
        </w:r>
        <w:r>
          <w:t>. placeholder for past works</w:t>
        </w:r>
      </w:ins>
      <w:bookmarkEnd w:id="999"/>
    </w:p>
    <w:p w14:paraId="2E2C5B33" w14:textId="15FC4F4D" w:rsidR="00711A69" w:rsidRPr="007A2142" w:rsidDel="00C0428C" w:rsidRDefault="00711A69" w:rsidP="00711A69">
      <w:pPr>
        <w:rPr>
          <w:del w:id="1003" w:author="Elizabeth Ann Storm" w:date="2021-12-13T17:32:00Z"/>
        </w:rPr>
      </w:pPr>
      <w:del w:id="1004"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005" w:author="Elizabeth Ann Storm" w:date="2021-12-13T15:38:00Z">
        <w:r w:rsidRPr="007A2142" w:rsidDel="001B11C5">
          <w:delText>alism</w:delText>
        </w:r>
      </w:del>
      <w:del w:id="1006"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4"/>
        </w:r>
        <w:r w:rsidRPr="007A2142" w:rsidDel="00C0428C">
          <w:delText xml:space="preserve"> </w:delText>
        </w:r>
      </w:del>
      <w:del w:id="1009"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010" w:name="_Toc90309855"/>
      <w:bookmarkStart w:id="1011" w:name="_Toc90318039"/>
      <w:bookmarkStart w:id="1012" w:name="_Toc90374464"/>
      <w:bookmarkStart w:id="1013" w:name="_Toc90376071"/>
      <w:bookmarkStart w:id="1014" w:name="_Toc90376156"/>
      <w:bookmarkStart w:id="1015" w:name="_Toc90381223"/>
      <w:bookmarkStart w:id="1016" w:name="_Toc100588214"/>
      <w:bookmarkEnd w:id="1010"/>
      <w:bookmarkEnd w:id="1011"/>
      <w:bookmarkEnd w:id="1012"/>
      <w:bookmarkEnd w:id="1013"/>
      <w:bookmarkEnd w:id="1014"/>
      <w:bookmarkEnd w:id="1015"/>
      <w:bookmarkEnd w:id="1016"/>
    </w:p>
    <w:p w14:paraId="76B37D1B" w14:textId="2931D991" w:rsidR="00711A69" w:rsidRPr="007A2142" w:rsidDel="00C0428C" w:rsidRDefault="00711A69" w:rsidP="00711A69">
      <w:pPr>
        <w:rPr>
          <w:del w:id="1017" w:author="Elizabeth Ann Storm" w:date="2021-12-13T17:32:00Z"/>
        </w:rPr>
      </w:pPr>
      <w:del w:id="1018" w:author="Elizabeth Ann Storm" w:date="2021-12-13T17:32:00Z">
        <w:r w:rsidRPr="007A2142" w:rsidDel="00C0428C">
          <w:delText xml:space="preserve">Drawing from life, rubbing </w:delText>
        </w:r>
        <w:r w:rsidR="00862CE7" w:rsidRPr="007A2142" w:rsidDel="00C0428C">
          <w:delText>textures</w:delText>
        </w:r>
      </w:del>
      <w:del w:id="1019" w:author="Elizabeth Ann Storm" w:date="2021-12-01T13:00:00Z">
        <w:r w:rsidR="00862CE7" w:rsidRPr="007A2142" w:rsidDel="002D4EB0">
          <w:delText>,</w:delText>
        </w:r>
      </w:del>
      <w:del w:id="1020"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021" w:name="_Toc90309856"/>
        <w:bookmarkStart w:id="1022" w:name="_Toc90318040"/>
        <w:bookmarkStart w:id="1023" w:name="_Toc90374465"/>
        <w:bookmarkStart w:id="1024" w:name="_Toc90376072"/>
        <w:bookmarkStart w:id="1025" w:name="_Toc90376157"/>
        <w:bookmarkStart w:id="1026" w:name="_Toc90381224"/>
        <w:bookmarkStart w:id="1027" w:name="_Toc100588215"/>
        <w:bookmarkEnd w:id="1021"/>
        <w:bookmarkEnd w:id="1022"/>
        <w:bookmarkEnd w:id="1023"/>
        <w:bookmarkEnd w:id="1024"/>
        <w:bookmarkEnd w:id="1025"/>
        <w:bookmarkEnd w:id="1026"/>
        <w:bookmarkEnd w:id="1027"/>
      </w:del>
    </w:p>
    <w:p w14:paraId="532DBD0A" w14:textId="05CD6077" w:rsidR="005E04DF" w:rsidRDefault="00711A69" w:rsidP="00BD300C">
      <w:pPr>
        <w:pStyle w:val="Heading2"/>
        <w:rPr>
          <w:ins w:id="1028" w:author="Elizabeth Ann Storm" w:date="2021-12-13T18:05:00Z"/>
        </w:rPr>
      </w:pPr>
      <w:del w:id="1029" w:author="Elizabeth Ann Storm" w:date="2021-12-13T17:32:00Z">
        <w:r w:rsidDel="00C0428C">
          <w:delText>Gaining perspective</w:delText>
        </w:r>
      </w:del>
      <w:bookmarkStart w:id="1030" w:name="_Toc100588216"/>
      <w:ins w:id="1031" w:author="Elizabeth Ann Storm" w:date="2021-12-13T17:32:00Z">
        <w:r w:rsidR="00C0428C">
          <w:t xml:space="preserve">Subsection 2 – </w:t>
        </w:r>
      </w:ins>
      <w:ins w:id="1032" w:author="Elizabeth Ann Storm" w:date="2021-12-14T15:59:00Z">
        <w:r w:rsidR="002544D2">
          <w:t>(19</w:t>
        </w:r>
        <w:r w:rsidR="002544D2" w:rsidRPr="002544D2">
          <w:rPr>
            <w:vertAlign w:val="superscript"/>
            <w:rPrChange w:id="1033" w:author="Elizabeth Ann Storm" w:date="2021-12-14T15:59:00Z">
              <w:rPr/>
            </w:rPrChange>
          </w:rPr>
          <w:t>th</w:t>
        </w:r>
        <w:r w:rsidR="002544D2">
          <w:t xml:space="preserve"> c.) </w:t>
        </w:r>
      </w:ins>
      <w:ins w:id="1034" w:author="Elizabeth Ann Storm" w:date="2021-12-13T18:00:00Z">
        <w:r w:rsidR="0047630A">
          <w:t xml:space="preserve">laying the foundation for </w:t>
        </w:r>
      </w:ins>
      <w:ins w:id="1035" w:author="Elizabeth Ann Storm" w:date="2021-12-13T17:32:00Z">
        <w:r w:rsidR="00C0428C">
          <w:t>20</w:t>
        </w:r>
        <w:r w:rsidR="00C0428C" w:rsidRPr="00C0428C">
          <w:rPr>
            <w:vertAlign w:val="superscript"/>
            <w:rPrChange w:id="1036" w:author="Elizabeth Ann Storm" w:date="2021-12-13T17:32:00Z">
              <w:rPr/>
            </w:rPrChange>
          </w:rPr>
          <w:t>th</w:t>
        </w:r>
        <w:r w:rsidR="00C0428C">
          <w:t xml:space="preserve"> century modernism</w:t>
        </w:r>
      </w:ins>
      <w:ins w:id="1037" w:author="Elizabeth Ann Storm" w:date="2021-12-14T16:11:00Z">
        <w:r w:rsidR="00715FAB">
          <w:t xml:space="preserve"> “the threshold of our modernity”</w:t>
        </w:r>
      </w:ins>
      <w:bookmarkEnd w:id="1030"/>
    </w:p>
    <w:p w14:paraId="121B9370" w14:textId="565698F7" w:rsidR="009C13B4" w:rsidRDefault="00AC7848" w:rsidP="009C13B4">
      <w:pPr>
        <w:pStyle w:val="EndNoteBibliography"/>
        <w:spacing w:line="480" w:lineRule="auto"/>
        <w:rPr>
          <w:ins w:id="1038" w:author="Elizabeth Ann Storm" w:date="2021-12-14T12:35:00Z"/>
          <w:noProof w:val="0"/>
        </w:rPr>
      </w:pPr>
      <w:ins w:id="1039" w:author="Elizabeth Ann Storm" w:date="2021-12-13T18:12:00Z">
        <w:r>
          <w:rPr>
            <w:noProof w:val="0"/>
          </w:rPr>
          <w:t>(</w:t>
        </w:r>
        <w:proofErr w:type="gramStart"/>
        <w:r>
          <w:rPr>
            <w:noProof w:val="0"/>
          </w:rPr>
          <w:t>How</w:t>
        </w:r>
        <w:proofErr w:type="gramEnd"/>
        <w:r>
          <w:rPr>
            <w:noProof w:val="0"/>
          </w:rPr>
          <w:t xml:space="preserve"> optical devices in early modern times through to modernism drove visual sensing and visualization as modes of thinking</w:t>
        </w:r>
      </w:ins>
      <w:ins w:id="1040" w:author="Elizabeth Ann Storm" w:date="2021-12-14T14:31:00Z">
        <w:r w:rsidR="0097607F">
          <w:rPr>
            <w:noProof w:val="0"/>
          </w:rPr>
          <w:t xml:space="preserve"> and knowing</w:t>
        </w:r>
      </w:ins>
      <w:ins w:id="1041" w:author="Elizabeth Ann Storm" w:date="2021-12-13T18:12:00Z">
        <w:r w:rsidR="009C13B4">
          <w:rPr>
            <w:noProof w:val="0"/>
          </w:rPr>
          <w:t>)</w:t>
        </w:r>
      </w:ins>
      <w:ins w:id="1042" w:author="Elizabeth Ann Storm" w:date="2021-12-13T18:13:00Z">
        <w:r w:rsidR="009C13B4">
          <w:rPr>
            <w:noProof w:val="0"/>
          </w:rPr>
          <w:t xml:space="preserve"> </w:t>
        </w:r>
      </w:ins>
      <w:ins w:id="1043" w:author="Elizabeth Ann Storm" w:date="2021-12-14T16:54:00Z">
        <w:r w:rsidR="006700A6">
          <w:rPr>
            <w:noProof w:val="0"/>
          </w:rPr>
          <w:t xml:space="preserve">(the last section was the cartesian, </w:t>
        </w:r>
      </w:ins>
      <w:ins w:id="1044" w:author="Elizabeth Ann Storm" w:date="2021-12-14T16:55:00Z">
        <w:r w:rsidR="006700A6">
          <w:rPr>
            <w:noProof w:val="0"/>
          </w:rPr>
          <w:t>this section is how I’m getting to moving pictures, video, etc. the dynamic)</w:t>
        </w:r>
      </w:ins>
    </w:p>
    <w:p w14:paraId="448B0F5B" w14:textId="436C54C9" w:rsidR="0024359A" w:rsidRDefault="005A1599" w:rsidP="00715FAB">
      <w:pPr>
        <w:pStyle w:val="EndNoteBibliography"/>
        <w:spacing w:line="480" w:lineRule="auto"/>
        <w:rPr>
          <w:ins w:id="1045" w:author="Elizabeth Ann Storm" w:date="2021-12-14T16:55:00Z"/>
          <w:noProof w:val="0"/>
        </w:rPr>
      </w:pPr>
      <w:ins w:id="1046" w:author="Elizabeth Ann Storm" w:date="2021-12-14T16:05:00Z">
        <w:r>
          <w:rPr>
            <w:noProof w:val="0"/>
          </w:rPr>
          <w:t xml:space="preserve">Jonathan </w:t>
        </w:r>
        <w:proofErr w:type="spellStart"/>
        <w:r>
          <w:rPr>
            <w:noProof w:val="0"/>
          </w:rPr>
          <w:t>Crary</w:t>
        </w:r>
        <w:proofErr w:type="spellEnd"/>
        <w:r>
          <w:rPr>
            <w:noProof w:val="0"/>
          </w:rPr>
          <w:t xml:space="preserve"> looks at the paradigm of the camera obscura and the making of the observer in the 19</w:t>
        </w:r>
        <w:r w:rsidRPr="00106E65">
          <w:rPr>
            <w:noProof w:val="0"/>
            <w:vertAlign w:val="superscript"/>
          </w:rPr>
          <w:t>th</w:t>
        </w:r>
        <w:r>
          <w:rPr>
            <w:noProof w:val="0"/>
          </w:rPr>
          <w:t xml:space="preserve"> century in </w:t>
        </w:r>
      </w:ins>
      <w:ins w:id="1047" w:author="Elizabeth Ann Storm" w:date="2021-12-14T16:13:00Z">
        <w:r w:rsidR="00715FAB">
          <w:rPr>
            <w:noProof w:val="0"/>
          </w:rPr>
          <w:t>the es</w:t>
        </w:r>
      </w:ins>
      <w:ins w:id="1048" w:author="Elizabeth Ann Storm" w:date="2021-12-14T16:14:00Z">
        <w:r w:rsidR="00715FAB">
          <w:rPr>
            <w:noProof w:val="0"/>
          </w:rPr>
          <w:t xml:space="preserve">say form of </w:t>
        </w:r>
      </w:ins>
      <w:ins w:id="1049" w:author="Elizabeth Ann Storm" w:date="2021-12-14T16:05:00Z">
        <w:r>
          <w:rPr>
            <w:noProof w:val="0"/>
          </w:rPr>
          <w:t xml:space="preserve">“Techniques of the Observer”. </w:t>
        </w:r>
      </w:ins>
      <w:ins w:id="1050" w:author="Elizabeth Ann Storm" w:date="2021-12-14T16:01:00Z">
        <w:r w:rsidR="00F42B27">
          <w:rPr>
            <w:noProof w:val="0"/>
          </w:rPr>
          <w:t>In the early 19</w:t>
        </w:r>
        <w:r w:rsidR="00F42B27" w:rsidRPr="00F42B27">
          <w:rPr>
            <w:noProof w:val="0"/>
            <w:vertAlign w:val="superscript"/>
            <w:rPrChange w:id="1051" w:author="Elizabeth Ann Storm" w:date="2021-12-14T16:01:00Z">
              <w:rPr>
                <w:noProof w:val="0"/>
              </w:rPr>
            </w:rPrChange>
          </w:rPr>
          <w:t>th</w:t>
        </w:r>
        <w:r w:rsidR="00F42B27">
          <w:rPr>
            <w:noProof w:val="0"/>
          </w:rPr>
          <w:t xml:space="preserve"> century, the moment when physical optics merges with physics, physiological optics comes to dominate the study of vision</w:t>
        </w:r>
      </w:ins>
      <w:ins w:id="1052" w:author="Elizabeth Ann Storm" w:date="2021-12-14T16:02:00Z">
        <w:r w:rsidR="00F42B27">
          <w:rPr>
            <w:noProof w:val="0"/>
          </w:rPr>
          <w:t>.</w:t>
        </w:r>
        <w:r w:rsidR="00F42B27">
          <w:rPr>
            <w:rStyle w:val="FootnoteReference"/>
            <w:noProof w:val="0"/>
          </w:rPr>
          <w:footnoteReference w:id="5"/>
        </w:r>
        <w:r w:rsidR="00F42B27">
          <w:rPr>
            <w:noProof w:val="0"/>
          </w:rPr>
          <w:t xml:space="preserve"> </w:t>
        </w:r>
      </w:ins>
      <w:ins w:id="1054" w:author="Elizabeth Ann Storm" w:date="2021-12-14T16:05:00Z">
        <w:r>
          <w:rPr>
            <w:noProof w:val="0"/>
          </w:rPr>
          <w:t xml:space="preserve">He </w:t>
        </w:r>
      </w:ins>
      <w:ins w:id="1055" w:author="Elizabeth Ann Storm" w:date="2021-12-14T16:06:00Z">
        <w:r>
          <w:rPr>
            <w:noProof w:val="0"/>
          </w:rPr>
          <w:t xml:space="preserve">traces a line through optical experiments by Goethe, through </w:t>
        </w:r>
      </w:ins>
      <w:ins w:id="1056" w:author="Elizabeth Ann Storm" w:date="2021-12-14T16:08:00Z">
        <w:r>
          <w:rPr>
            <w:noProof w:val="0"/>
          </w:rPr>
          <w:t xml:space="preserve">the philosophies and theories of </w:t>
        </w:r>
      </w:ins>
      <w:ins w:id="1057" w:author="Elizabeth Ann Storm" w:date="2021-12-14T16:06:00Z">
        <w:r>
          <w:rPr>
            <w:noProof w:val="0"/>
          </w:rPr>
          <w:t xml:space="preserve">Newton, Leibniz, </w:t>
        </w:r>
      </w:ins>
      <w:ins w:id="1058" w:author="Elizabeth Ann Storm" w:date="2021-12-14T16:07:00Z">
        <w:r>
          <w:rPr>
            <w:noProof w:val="0"/>
          </w:rPr>
          <w:t>Descartes</w:t>
        </w:r>
      </w:ins>
      <w:ins w:id="1059" w:author="Elizabeth Ann Storm" w:date="2021-12-14T16:06:00Z">
        <w:r>
          <w:rPr>
            <w:noProof w:val="0"/>
          </w:rPr>
          <w:t xml:space="preserve">, and Locke, Kant, Blake, Foucault, Schopenhauer, de </w:t>
        </w:r>
        <w:proofErr w:type="spellStart"/>
        <w:r>
          <w:rPr>
            <w:noProof w:val="0"/>
          </w:rPr>
          <w:t>Biran</w:t>
        </w:r>
        <w:proofErr w:type="spellEnd"/>
        <w:r>
          <w:rPr>
            <w:noProof w:val="0"/>
          </w:rPr>
          <w:t xml:space="preserve">, </w:t>
        </w:r>
        <w:proofErr w:type="spellStart"/>
        <w:r>
          <w:rPr>
            <w:noProof w:val="0"/>
          </w:rPr>
          <w:t>Condillac</w:t>
        </w:r>
        <w:proofErr w:type="spellEnd"/>
        <w:r>
          <w:rPr>
            <w:noProof w:val="0"/>
          </w:rPr>
          <w:t xml:space="preserve">, </w:t>
        </w:r>
      </w:ins>
      <w:ins w:id="1060" w:author="Elizabeth Ann Storm" w:date="2021-12-14T16:07:00Z">
        <w:r>
          <w:rPr>
            <w:noProof w:val="0"/>
          </w:rPr>
          <w:t>and Hegel,</w:t>
        </w:r>
      </w:ins>
      <w:ins w:id="1061" w:author="Elizabeth Ann Storm" w:date="2021-12-14T16:08:00Z">
        <w:r>
          <w:rPr>
            <w:noProof w:val="0"/>
          </w:rPr>
          <w:t xml:space="preserve"> </w:t>
        </w:r>
      </w:ins>
      <w:ins w:id="1062" w:author="Elizabeth Ann Storm" w:date="2021-12-14T16:07:00Z">
        <w:r>
          <w:rPr>
            <w:noProof w:val="0"/>
          </w:rPr>
          <w:t>finally making it to Benjamin and Baudelaire.</w:t>
        </w:r>
      </w:ins>
      <w:ins w:id="1063" w:author="Elizabeth Ann Storm" w:date="2021-12-14T16:10:00Z">
        <w:r w:rsidR="00715FAB">
          <w:rPr>
            <w:noProof w:val="0"/>
          </w:rPr>
          <w:t xml:space="preserve"> He establishes that</w:t>
        </w:r>
      </w:ins>
      <w:ins w:id="1064" w:author="Elizabeth Ann Storm" w:date="2021-12-14T16:07:00Z">
        <w:r>
          <w:rPr>
            <w:noProof w:val="0"/>
          </w:rPr>
          <w:t xml:space="preserve"> </w:t>
        </w:r>
      </w:ins>
      <w:ins w:id="1065" w:author="Elizabeth Ann Storm" w:date="2021-12-14T16:10:00Z">
        <w:r w:rsidR="00715FAB" w:rsidRPr="002E36C3">
          <w:rPr>
            <w:noProof w:val="0"/>
          </w:rPr>
          <w:t>"a precondition of modernization was the 'uprooting' of vision from the delimited and static relations of the camera obscura."</w:t>
        </w:r>
        <w:r w:rsidR="00715FAB">
          <w:rPr>
            <w:rStyle w:val="FootnoteReference"/>
            <w:noProof w:val="0"/>
          </w:rPr>
          <w:footnoteReference w:id="6"/>
        </w:r>
      </w:ins>
    </w:p>
    <w:p w14:paraId="2DFD85C7" w14:textId="29B7DB34" w:rsidR="006700A6" w:rsidRDefault="006700A6" w:rsidP="00715FAB">
      <w:pPr>
        <w:pStyle w:val="EndNoteBibliography"/>
        <w:spacing w:line="480" w:lineRule="auto"/>
        <w:rPr>
          <w:ins w:id="1068" w:author="Elizabeth Ann Storm" w:date="2021-12-14T15:57:00Z"/>
          <w:noProof w:val="0"/>
        </w:rPr>
      </w:pPr>
      <w:ins w:id="1069" w:author="Elizabeth Ann Storm" w:date="2021-12-14T16:55:00Z">
        <w:r>
          <w:rPr>
            <w:noProof w:val="0"/>
          </w:rPr>
          <w:t>Studies into optic</w:t>
        </w:r>
      </w:ins>
      <w:ins w:id="1070" w:author="Elizabeth Ann Storm" w:date="2021-12-14T16:56:00Z">
        <w:r>
          <w:rPr>
            <w:noProof w:val="0"/>
          </w:rPr>
          <w:t>s led to “proto-cinematic devices”</w:t>
        </w:r>
        <w:r>
          <w:rPr>
            <w:rStyle w:val="FootnoteReference"/>
            <w:noProof w:val="0"/>
          </w:rPr>
          <w:footnoteReference w:id="7"/>
        </w:r>
      </w:ins>
      <w:ins w:id="1073" w:author="Elizabeth Ann Storm" w:date="2021-12-14T16:58:00Z">
        <w:r>
          <w:rPr>
            <w:noProof w:val="0"/>
          </w:rPr>
          <w:t xml:space="preserve">, the thaumatrope, </w:t>
        </w:r>
        <w:proofErr w:type="spellStart"/>
        <w:r>
          <w:rPr>
            <w:noProof w:val="0"/>
          </w:rPr>
          <w:t>phenakistiscope</w:t>
        </w:r>
        <w:proofErr w:type="spellEnd"/>
        <w:r>
          <w:rPr>
            <w:noProof w:val="0"/>
          </w:rPr>
          <w:t>, zoetrope, kaleidoscope, and stereoscopic photography</w:t>
        </w:r>
      </w:ins>
      <w:ins w:id="1074" w:author="Elizabeth" w:date="2022-04-11T14:11:00Z">
        <w:r w:rsidR="00FB3B4C">
          <w:rPr>
            <w:noProof w:val="0"/>
          </w:rPr>
          <w:t>. These</w:t>
        </w:r>
      </w:ins>
      <w:ins w:id="1075" w:author="Elizabeth Ann Storm" w:date="2021-12-14T16:58:00Z">
        <w:r>
          <w:rPr>
            <w:noProof w:val="0"/>
          </w:rPr>
          <w:t xml:space="preserve"> comprise </w:t>
        </w:r>
      </w:ins>
      <w:ins w:id="1076" w:author="Elizabeth Ann Storm" w:date="2021-12-14T16:59:00Z">
        <w:r>
          <w:rPr>
            <w:noProof w:val="0"/>
          </w:rPr>
          <w:t>the bulk of the 19</w:t>
        </w:r>
        <w:r w:rsidRPr="006700A6">
          <w:rPr>
            <w:noProof w:val="0"/>
            <w:vertAlign w:val="superscript"/>
            <w:rPrChange w:id="1077" w:author="Elizabeth Ann Storm" w:date="2021-12-14T16:59:00Z">
              <w:rPr>
                <w:noProof w:val="0"/>
              </w:rPr>
            </w:rPrChange>
          </w:rPr>
          <w:t>th</w:t>
        </w:r>
        <w:r>
          <w:rPr>
            <w:noProof w:val="0"/>
          </w:rPr>
          <w:t xml:space="preserve"> century break from the episteme of the camera obscura.</w:t>
        </w:r>
      </w:ins>
    </w:p>
    <w:p w14:paraId="7540AA16" w14:textId="395B33CE" w:rsidR="002D0271" w:rsidRDefault="00633FE1" w:rsidP="002D0271">
      <w:pPr>
        <w:pStyle w:val="EndNoteBibliography"/>
        <w:spacing w:line="480" w:lineRule="auto"/>
        <w:rPr>
          <w:ins w:id="1078" w:author="Elizabeth Ann Storm" w:date="2021-12-14T16:44:00Z"/>
          <w:noProof w:val="0"/>
        </w:rPr>
      </w:pPr>
      <w:ins w:id="1079" w:author="Elizabeth Ann Storm" w:date="2021-12-14T13:42:00Z">
        <w:r>
          <w:rPr>
            <w:noProof w:val="0"/>
          </w:rPr>
          <w:t>“</w:t>
        </w:r>
      </w:ins>
      <w:ins w:id="1080" w:author="Elizabeth Ann Storm" w:date="2021-12-14T13:43:00Z">
        <w:r w:rsidRPr="00633FE1">
          <w:rPr>
            <w:noProof w:val="0"/>
          </w:rPr>
          <w:t xml:space="preserve">By </w:t>
        </w:r>
      </w:ins>
      <w:ins w:id="1081" w:author="Elizabeth Ann Storm" w:date="2021-12-14T14:32:00Z">
        <w:r w:rsidR="0097607F" w:rsidRPr="00633FE1">
          <w:rPr>
            <w:noProof w:val="0"/>
          </w:rPr>
          <w:t>insisting</w:t>
        </w:r>
      </w:ins>
      <w:ins w:id="1082" w:author="Elizabeth Ann Storm" w:date="2021-12-14T13:43:00Z">
        <w:r w:rsidRPr="00633FE1">
          <w:rPr>
            <w:noProof w:val="0"/>
          </w:rPr>
          <w:t xml:space="preserve"> that knowledge, and specifically knowledge of space and depth, is built up out of an orderly accumulation and cross-referencing of perceptions on a plane independent of the viewer, eighteenth-century thought could know nothing of ideas of pure visibility which would arise in the nineteenth century.</w:t>
        </w:r>
        <w:r>
          <w:rPr>
            <w:noProof w:val="0"/>
          </w:rPr>
          <w:t>”</w:t>
        </w:r>
      </w:ins>
      <w:ins w:id="1083" w:author="Elizabeth Ann Storm" w:date="2021-12-14T15:46:00Z">
        <w:r w:rsidR="008A63B7">
          <w:rPr>
            <w:rStyle w:val="FootnoteReference"/>
            <w:noProof w:val="0"/>
          </w:rPr>
          <w:footnoteReference w:id="8"/>
        </w:r>
      </w:ins>
      <w:ins w:id="1085" w:author="Elizabeth Ann Storm" w:date="2021-12-14T16:59:00Z">
        <w:r w:rsidR="006700A6">
          <w:rPr>
            <w:noProof w:val="0"/>
          </w:rPr>
          <w:t xml:space="preserve"> (talk on the “pure visibility”</w:t>
        </w:r>
      </w:ins>
      <w:ins w:id="1086" w:author="Elizabeth Ann Storm" w:date="2021-12-14T17:00:00Z">
        <w:r w:rsidR="002D0271">
          <w:rPr>
            <w:noProof w:val="0"/>
          </w:rPr>
          <w:t xml:space="preserve">, Vision and visuality, “the eye” vision and the static fixed point of view and the gaze of the cartesian </w:t>
        </w:r>
        <w:proofErr w:type="spellStart"/>
        <w:r w:rsidR="002D0271">
          <w:rPr>
            <w:noProof w:val="0"/>
          </w:rPr>
          <w:t>perspectivalism</w:t>
        </w:r>
      </w:ins>
      <w:proofErr w:type="spellEnd"/>
      <w:ins w:id="1087" w:author="Elizabeth Ann Storm" w:date="2021-12-14T17:01:00Z">
        <w:r w:rsidR="002D0271">
          <w:rPr>
            <w:noProof w:val="0"/>
          </w:rPr>
          <w:t xml:space="preserve"> – </w:t>
        </w:r>
        <w:r w:rsidR="002D0271">
          <w:rPr>
            <w:noProof w:val="0"/>
          </w:rPr>
          <w:lastRenderedPageBreak/>
          <w:t xml:space="preserve">martin jay in </w:t>
        </w:r>
        <w:proofErr w:type="spellStart"/>
        <w:r w:rsidR="002D0271">
          <w:rPr>
            <w:noProof w:val="0"/>
          </w:rPr>
          <w:t>scopic</w:t>
        </w:r>
        <w:proofErr w:type="spellEnd"/>
        <w:r w:rsidR="002D0271">
          <w:rPr>
            <w:noProof w:val="0"/>
          </w:rPr>
          <w:t xml:space="preserve"> regimes, objectivity, the objective observer, subject/object and monocular/</w:t>
        </w:r>
        <w:proofErr w:type="spellStart"/>
        <w:r w:rsidR="002D0271">
          <w:rPr>
            <w:noProof w:val="0"/>
          </w:rPr>
          <w:t>binolcular</w:t>
        </w:r>
        <w:proofErr w:type="spellEnd"/>
        <w:r w:rsidR="002D0271">
          <w:rPr>
            <w:noProof w:val="0"/>
          </w:rPr>
          <w:t xml:space="preserve"> vision vs renaissance codes, modernism brings in the body through a localization of bodily functions and takes away the aura of </w:t>
        </w:r>
      </w:ins>
      <w:ins w:id="1088" w:author="Elizabeth Ann Storm" w:date="2021-12-14T17:02:00Z">
        <w:r w:rsidR="002D0271">
          <w:rPr>
            <w:noProof w:val="0"/>
          </w:rPr>
          <w:t xml:space="preserve">visuality, relocating it in the corporeal realm – Jonathan </w:t>
        </w:r>
        <w:proofErr w:type="spellStart"/>
        <w:r w:rsidR="002D0271">
          <w:rPr>
            <w:noProof w:val="0"/>
          </w:rPr>
          <w:t>crary</w:t>
        </w:r>
        <w:proofErr w:type="spellEnd"/>
        <w:r w:rsidR="002D0271">
          <w:rPr>
            <w:noProof w:val="0"/>
          </w:rPr>
          <w:t>)</w:t>
        </w:r>
      </w:ins>
    </w:p>
    <w:p w14:paraId="5C273487" w14:textId="776CC829" w:rsidR="00F14C85" w:rsidRDefault="00F14C85" w:rsidP="00FA6429">
      <w:pPr>
        <w:pStyle w:val="EndNoteBibliography"/>
        <w:spacing w:line="480" w:lineRule="auto"/>
        <w:rPr>
          <w:ins w:id="1089" w:author="Elizabeth Ann Storm" w:date="2021-12-14T17:02:00Z"/>
          <w:noProof w:val="0"/>
        </w:rPr>
      </w:pPr>
      <w:ins w:id="1090" w:author="Elizabeth Ann Storm" w:date="2021-12-14T16:44:00Z">
        <w:r>
          <w:rPr>
            <w:noProof w:val="0"/>
          </w:rPr>
          <w:t>“Modernizing Vision” brings in the body</w:t>
        </w:r>
        <w:r>
          <w:rPr>
            <w:rStyle w:val="FootnoteReference"/>
            <w:noProof w:val="0"/>
          </w:rPr>
          <w:footnoteReference w:id="9"/>
        </w:r>
      </w:ins>
    </w:p>
    <w:p w14:paraId="2347C9A7" w14:textId="0F4183FF" w:rsidR="002D0271" w:rsidRDefault="002D0271">
      <w:pPr>
        <w:pStyle w:val="EndNoteBibliography"/>
        <w:spacing w:line="480" w:lineRule="auto"/>
        <w:ind w:firstLine="0"/>
        <w:rPr>
          <w:ins w:id="1093" w:author="Elizabeth Ann Storm" w:date="2021-12-13T18:15:00Z"/>
          <w:noProof w:val="0"/>
        </w:rPr>
        <w:pPrChange w:id="1094" w:author="Elizabeth Ann Storm" w:date="2021-12-14T17:02:00Z">
          <w:pPr>
            <w:pStyle w:val="EndNoteBibliography"/>
            <w:spacing w:line="480" w:lineRule="auto"/>
          </w:pPr>
        </w:pPrChange>
      </w:pPr>
      <w:ins w:id="1095" w:author="Elizabeth Ann Storm" w:date="2021-12-14T17:03:00Z">
        <w:r>
          <w:rPr>
            <w:noProof w:val="0"/>
          </w:rPr>
          <w:tab/>
          <w:t>Spectacle, spectator, dreams, surrealism, and cinema, moving image illusion</w:t>
        </w:r>
      </w:ins>
      <w:ins w:id="1096" w:author="Elizabeth Ann Storm" w:date="2021-12-14T17:04:00Z">
        <w:r>
          <w:rPr>
            <w:noProof w:val="0"/>
          </w:rPr>
          <w:t xml:space="preserve"> and proto-cinematic devices – Rosalind </w:t>
        </w:r>
        <w:proofErr w:type="spellStart"/>
        <w:r>
          <w:rPr>
            <w:noProof w:val="0"/>
          </w:rPr>
          <w:t>krauss</w:t>
        </w:r>
        <w:proofErr w:type="spellEnd"/>
        <w:r>
          <w:rPr>
            <w:rStyle w:val="FootnoteReference"/>
            <w:noProof w:val="0"/>
          </w:rPr>
          <w:footnoteReference w:id="10"/>
        </w:r>
      </w:ins>
    </w:p>
    <w:p w14:paraId="33B39634" w14:textId="3CA69E64" w:rsidR="00AD62BC" w:rsidRDefault="00633FE1" w:rsidP="00AD62BC">
      <w:pPr>
        <w:pStyle w:val="EndNoteBibliography"/>
        <w:spacing w:line="480" w:lineRule="auto"/>
        <w:rPr>
          <w:ins w:id="1098" w:author="Elizabeth Ann Storm" w:date="2021-12-14T11:43:00Z"/>
          <w:noProof w:val="0"/>
        </w:rPr>
      </w:pPr>
      <w:ins w:id="1099" w:author="Elizabeth Ann Storm" w:date="2021-12-14T13:43:00Z">
        <w:r>
          <w:rPr>
            <w:noProof w:val="0"/>
          </w:rPr>
          <w:t>(Summary ?)</w:t>
        </w:r>
      </w:ins>
      <w:ins w:id="1100" w:author="Elizabeth Ann Storm" w:date="2021-12-13T18:40:00Z">
        <w:r w:rsidR="00AD62BC">
          <w:rPr>
            <w:noProof w:val="0"/>
          </w:rPr>
          <w:t>. The enduring modern pursuit of photography and lens sensing had implications in science and aesthetics that revolutionized contemporary conceptions of reality.</w:t>
        </w:r>
      </w:ins>
    </w:p>
    <w:p w14:paraId="31F4419F" w14:textId="77777777" w:rsidR="008117C5" w:rsidRDefault="00B565A0">
      <w:pPr>
        <w:pStyle w:val="EndNoteBibliography"/>
        <w:keepNext/>
        <w:spacing w:line="480" w:lineRule="auto"/>
        <w:ind w:firstLine="0"/>
        <w:jc w:val="center"/>
        <w:rPr>
          <w:ins w:id="1101" w:author="Elizabeth Ann Storm" w:date="2021-12-14T11:47:00Z"/>
        </w:rPr>
        <w:pPrChange w:id="1102" w:author="Elizabeth Ann Storm" w:date="2021-12-14T11:47:00Z">
          <w:pPr>
            <w:pStyle w:val="EndNoteBibliography"/>
            <w:spacing w:line="480" w:lineRule="auto"/>
            <w:ind w:firstLine="0"/>
          </w:pPr>
        </w:pPrChange>
      </w:pPr>
      <w:ins w:id="1103" w:author="Elizabeth Ann Storm" w:date="2021-12-14T11:44:00Z">
        <w:r>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104" w:author="Elizabeth Ann Storm" w:date="2021-12-13T18:40:00Z"/>
          <w:del w:id="1105" w:author="Elizabeth" w:date="2022-04-11T16:45:00Z"/>
        </w:rPr>
        <w:pPrChange w:id="1106" w:author="Elizabeth Ann Storm" w:date="2021-12-14T11:47:00Z">
          <w:pPr>
            <w:pStyle w:val="EndNoteBibliography"/>
            <w:spacing w:line="480" w:lineRule="auto"/>
          </w:pPr>
        </w:pPrChange>
      </w:pPr>
      <w:ins w:id="1107" w:author="Elizabeth Ann Storm" w:date="2021-12-14T11:47:00Z">
        <w:r>
          <w:t xml:space="preserve">Figure </w:t>
        </w:r>
        <w:r>
          <w:fldChar w:fldCharType="begin"/>
        </w:r>
        <w:r>
          <w:instrText xml:space="preserve"> SEQ Figure \* ARABIC </w:instrText>
        </w:r>
      </w:ins>
      <w:r>
        <w:fldChar w:fldCharType="separate"/>
      </w:r>
      <w:ins w:id="1108" w:author="Elizabeth Ann Storm" w:date="2021-12-14T12:04:00Z">
        <w:r w:rsidR="00A91C2E">
          <w:rPr>
            <w:noProof/>
          </w:rPr>
          <w:t>8</w:t>
        </w:r>
      </w:ins>
      <w:ins w:id="1109" w:author="Elizabeth Ann Storm" w:date="2021-12-14T11:47:00Z">
        <w:r>
          <w:fldChar w:fldCharType="end"/>
        </w:r>
        <w:r>
          <w:t xml:space="preserve">. </w:t>
        </w:r>
      </w:ins>
      <w:ins w:id="1110" w:author="Elizabeth Ann Storm" w:date="2021-12-14T16:46:00Z">
        <w:r w:rsidR="00F14C85">
          <w:t>Camera lucida</w:t>
        </w:r>
      </w:ins>
      <w:ins w:id="1111" w:author="Elizabeth Ann Storm" w:date="2021-12-14T11:47:00Z">
        <w:r>
          <w:t xml:space="preserve"> and optical device figure placeholder</w:t>
        </w:r>
      </w:ins>
    </w:p>
    <w:p w14:paraId="52DE31D3" w14:textId="4B18EB4E" w:rsidR="0073355E" w:rsidRPr="0073355E" w:rsidDel="001D0BF8" w:rsidRDefault="0073355E" w:rsidP="008C5CD1">
      <w:pPr>
        <w:ind w:firstLine="0"/>
        <w:rPr>
          <w:del w:id="1112" w:author="Elizabeth Ann Storm" w:date="2021-12-13T19:03:00Z"/>
        </w:rPr>
        <w:pPrChange w:id="1113" w:author="Elizabeth" w:date="2022-04-11T16:45:00Z">
          <w:pPr>
            <w:pStyle w:val="Heading2"/>
          </w:pPr>
        </w:pPrChange>
      </w:pPr>
      <w:bookmarkStart w:id="1114" w:name="_Toc90318042"/>
      <w:bookmarkStart w:id="1115" w:name="_Toc90374467"/>
      <w:bookmarkStart w:id="1116" w:name="_Toc90376074"/>
      <w:bookmarkStart w:id="1117" w:name="_Toc90376159"/>
      <w:bookmarkStart w:id="1118" w:name="_Toc90381226"/>
      <w:bookmarkEnd w:id="1114"/>
      <w:bookmarkEnd w:id="1115"/>
      <w:bookmarkEnd w:id="1116"/>
      <w:bookmarkEnd w:id="1117"/>
      <w:bookmarkEnd w:id="1118"/>
    </w:p>
    <w:p w14:paraId="6847AF13" w14:textId="02894CA2" w:rsidR="00711A69" w:rsidRPr="007A2142" w:rsidDel="00AC4473" w:rsidRDefault="00711A69" w:rsidP="008C5CD1">
      <w:pPr>
        <w:ind w:firstLine="0"/>
        <w:rPr>
          <w:del w:id="1119" w:author="Elizabeth Ann Storm" w:date="2021-12-13T15:52:00Z"/>
        </w:rPr>
        <w:pPrChange w:id="1120" w:author="Elizabeth" w:date="2022-04-11T16:45:00Z">
          <w:pPr/>
        </w:pPrChange>
      </w:pPr>
      <w:del w:id="1121"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1"/>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124" w:author="Elizabeth Ann Storm" w:date="2021-12-07T14:33:00Z">
        <w:r w:rsidRPr="007A2142" w:rsidDel="002D68F2">
          <w:delText xml:space="preserve"> in visual art </w:delText>
        </w:r>
      </w:del>
      <w:del w:id="1125"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126" w:author="Elizabeth Ann Storm" w:date="2021-11-30T18:39:00Z">
        <w:r w:rsidRPr="007A2142" w:rsidDel="00137D79">
          <w:delText xml:space="preserve">or </w:delText>
        </w:r>
      </w:del>
      <w:del w:id="1127"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128" w:name="_Toc90318043"/>
        <w:bookmarkStart w:id="1129" w:name="_Toc90374468"/>
        <w:bookmarkStart w:id="1130" w:name="_Toc90376075"/>
        <w:bookmarkStart w:id="1131" w:name="_Toc90376160"/>
        <w:bookmarkStart w:id="1132" w:name="_Toc90381227"/>
        <w:bookmarkEnd w:id="1128"/>
        <w:bookmarkEnd w:id="1129"/>
        <w:bookmarkEnd w:id="1130"/>
        <w:bookmarkEnd w:id="1131"/>
        <w:bookmarkEnd w:id="1132"/>
      </w:del>
    </w:p>
    <w:p w14:paraId="21144837" w14:textId="7289EA24" w:rsidR="00711A69" w:rsidRPr="007A2142" w:rsidDel="00AC4473" w:rsidRDefault="00711A69" w:rsidP="008C5CD1">
      <w:pPr>
        <w:ind w:firstLine="0"/>
        <w:rPr>
          <w:del w:id="1133" w:author="Elizabeth Ann Storm" w:date="2021-12-13T15:52:00Z"/>
        </w:rPr>
        <w:pPrChange w:id="1134" w:author="Elizabeth" w:date="2022-04-11T16:45:00Z">
          <w:pPr/>
        </w:pPrChange>
      </w:pPr>
      <w:del w:id="1135"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136" w:author="Elizabeth Ann Storm" w:date="2021-11-30T18:40:00Z">
        <w:r w:rsidRPr="007A2142" w:rsidDel="00137D79">
          <w:delText>,</w:delText>
        </w:r>
      </w:del>
      <w:del w:id="1137" w:author="Elizabeth Ann Storm" w:date="2021-12-13T15:52:00Z">
        <w:r w:rsidRPr="007A2142" w:rsidDel="00AC4473">
          <w:delText xml:space="preserve"> and reinforced a rationalistic way of knowing reality.</w:delText>
        </w:r>
        <w:bookmarkStart w:id="1138" w:name="_Toc90318044"/>
        <w:bookmarkStart w:id="1139" w:name="_Toc90374469"/>
        <w:bookmarkStart w:id="1140" w:name="_Toc90376076"/>
        <w:bookmarkStart w:id="1141" w:name="_Toc90376161"/>
        <w:bookmarkStart w:id="1142" w:name="_Toc90381228"/>
        <w:bookmarkEnd w:id="1138"/>
        <w:bookmarkEnd w:id="1139"/>
        <w:bookmarkEnd w:id="1140"/>
        <w:bookmarkEnd w:id="1141"/>
        <w:bookmarkEnd w:id="1142"/>
      </w:del>
    </w:p>
    <w:p w14:paraId="1BEB517F" w14:textId="1607F744" w:rsidR="00711A69" w:rsidDel="00C67705" w:rsidRDefault="00B15530" w:rsidP="008C5CD1">
      <w:pPr>
        <w:ind w:firstLine="0"/>
        <w:rPr>
          <w:del w:id="1143" w:author="Elizabeth Ann Storm" w:date="2021-12-13T16:29:00Z"/>
        </w:rPr>
        <w:pPrChange w:id="1144" w:author="Elizabeth" w:date="2022-04-11T16:45:00Z">
          <w:pPr>
            <w:pStyle w:val="Heading2"/>
          </w:pPr>
        </w:pPrChange>
      </w:pPr>
      <w:del w:id="1145" w:author="Elizabeth Ann Storm" w:date="2021-12-13T16:29:00Z">
        <w:r w:rsidDel="00C67705">
          <w:delText>From parts to patterns</w:delText>
        </w:r>
        <w:bookmarkStart w:id="1146" w:name="_Toc90318045"/>
        <w:bookmarkStart w:id="1147" w:name="_Toc90374470"/>
        <w:bookmarkStart w:id="1148" w:name="_Toc90376077"/>
        <w:bookmarkStart w:id="1149" w:name="_Toc90376162"/>
        <w:bookmarkStart w:id="1150" w:name="_Toc90381229"/>
        <w:bookmarkEnd w:id="1146"/>
        <w:bookmarkEnd w:id="1147"/>
        <w:bookmarkEnd w:id="1148"/>
        <w:bookmarkEnd w:id="1149"/>
        <w:bookmarkEnd w:id="1150"/>
      </w:del>
    </w:p>
    <w:p w14:paraId="1EFA2E02" w14:textId="43942C53" w:rsidR="00B15530" w:rsidRPr="007A2142" w:rsidDel="00F0511B" w:rsidRDefault="00B15530" w:rsidP="008C5CD1">
      <w:pPr>
        <w:ind w:firstLine="0"/>
        <w:rPr>
          <w:del w:id="1151" w:author="Elizabeth Ann Storm" w:date="2021-12-13T15:47:00Z"/>
        </w:rPr>
        <w:pPrChange w:id="1152" w:author="Elizabeth" w:date="2022-04-11T16:45:00Z">
          <w:pPr/>
        </w:pPrChange>
      </w:pPr>
      <w:del w:id="1153" w:author="Elizabeth Ann Storm" w:date="2021-12-13T15:47:00Z">
        <w:r w:rsidRPr="007A2142" w:rsidDel="00F0511B">
          <w:delText>For centuries, the prevailing philosophical attitude that influenced all aspects of culture was one of a Cartesian universe</w:delText>
        </w:r>
      </w:del>
      <w:del w:id="1154" w:author="Elizabeth Ann Storm" w:date="2021-12-01T13:02:00Z">
        <w:r w:rsidRPr="007A2142" w:rsidDel="002D4EB0">
          <w:delText>,</w:delText>
        </w:r>
      </w:del>
      <w:del w:id="1155"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156" w:name="_Toc90318046"/>
        <w:bookmarkStart w:id="1157" w:name="_Toc90374471"/>
        <w:bookmarkStart w:id="1158" w:name="_Toc90376078"/>
        <w:bookmarkStart w:id="1159" w:name="_Toc90376163"/>
        <w:bookmarkStart w:id="1160" w:name="_Toc90381230"/>
        <w:bookmarkEnd w:id="1156"/>
        <w:bookmarkEnd w:id="1157"/>
        <w:bookmarkEnd w:id="1158"/>
        <w:bookmarkEnd w:id="1159"/>
        <w:bookmarkEnd w:id="1160"/>
      </w:del>
    </w:p>
    <w:p w14:paraId="7EC3C915" w14:textId="048E2EA5" w:rsidR="00B15530" w:rsidRPr="007A2142" w:rsidDel="001D0BF8" w:rsidRDefault="00B15530" w:rsidP="008C5CD1">
      <w:pPr>
        <w:ind w:firstLine="0"/>
        <w:rPr>
          <w:del w:id="1161" w:author="Elizabeth Ann Storm" w:date="2021-12-13T19:03:00Z"/>
        </w:rPr>
        <w:pPrChange w:id="1162" w:author="Elizabeth" w:date="2022-04-11T16:45:00Z">
          <w:pPr/>
        </w:pPrChange>
      </w:pPr>
      <w:del w:id="1163"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164" w:name="_Toc90318047"/>
        <w:bookmarkStart w:id="1165" w:name="_Toc90374472"/>
        <w:bookmarkStart w:id="1166" w:name="_Toc90376079"/>
        <w:bookmarkStart w:id="1167" w:name="_Toc90376164"/>
        <w:bookmarkStart w:id="1168" w:name="_Toc90381231"/>
        <w:bookmarkEnd w:id="1164"/>
        <w:bookmarkEnd w:id="1165"/>
        <w:bookmarkEnd w:id="1166"/>
        <w:bookmarkEnd w:id="1167"/>
        <w:bookmarkEnd w:id="1168"/>
      </w:del>
    </w:p>
    <w:p w14:paraId="380619F9" w14:textId="729F59E5" w:rsidR="00B15530" w:rsidRPr="007A2142" w:rsidDel="001D0BF8" w:rsidRDefault="00B15530" w:rsidP="008C5CD1">
      <w:pPr>
        <w:ind w:firstLine="0"/>
        <w:rPr>
          <w:del w:id="1169" w:author="Elizabeth Ann Storm" w:date="2021-12-13T19:03:00Z"/>
        </w:rPr>
        <w:pPrChange w:id="1170" w:author="Elizabeth" w:date="2022-04-11T16:45:00Z">
          <w:pPr/>
        </w:pPrChange>
      </w:pPr>
      <w:del w:id="1171"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2"/>
        </w:r>
        <w:r w:rsidRPr="007A2142" w:rsidDel="001D0BF8">
          <w:delText xml:space="preserve"> </w:delText>
        </w:r>
        <w:bookmarkStart w:id="1174" w:name="_Toc90318048"/>
        <w:bookmarkStart w:id="1175" w:name="_Toc90374473"/>
        <w:bookmarkStart w:id="1176" w:name="_Toc90376080"/>
        <w:bookmarkStart w:id="1177" w:name="_Toc90376165"/>
        <w:bookmarkStart w:id="1178" w:name="_Toc90381232"/>
        <w:bookmarkEnd w:id="1174"/>
        <w:bookmarkEnd w:id="1175"/>
        <w:bookmarkEnd w:id="1176"/>
        <w:bookmarkEnd w:id="1177"/>
        <w:bookmarkEnd w:id="1178"/>
      </w:del>
    </w:p>
    <w:p w14:paraId="5D1F3C4C" w14:textId="6FBA1712" w:rsidR="00B15530" w:rsidRPr="007A2142" w:rsidDel="001D0BF8" w:rsidRDefault="00B15530" w:rsidP="008C5CD1">
      <w:pPr>
        <w:ind w:firstLine="0"/>
        <w:rPr>
          <w:del w:id="1179" w:author="Elizabeth Ann Storm" w:date="2021-12-13T19:03:00Z"/>
        </w:rPr>
        <w:pPrChange w:id="1180" w:author="Elizabeth" w:date="2022-04-11T16:45:00Z">
          <w:pPr/>
        </w:pPrChange>
      </w:pPr>
      <w:del w:id="1181"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3"/>
        </w:r>
        <w:r w:rsidRPr="007A2142" w:rsidDel="001D0BF8">
          <w:delText xml:space="preserve"> Learning this history alongside a deep and purposeful development of my practice as a graduate student has caused me to move almost parallel through the ideological shifts, </w:delText>
        </w:r>
      </w:del>
      <w:del w:id="1184" w:author="Elizabeth Ann Storm" w:date="2021-12-01T13:03:00Z">
        <w:r w:rsidRPr="007A2142" w:rsidDel="002D4EB0">
          <w:delText xml:space="preserve">causing </w:delText>
        </w:r>
      </w:del>
      <w:del w:id="1185" w:author="Elizabeth Ann Storm" w:date="2021-12-13T19:03:00Z">
        <w:r w:rsidRPr="007A2142" w:rsidDel="001D0BF8">
          <w:delText xml:space="preserve">me to question my attachment to an old model. </w:delText>
        </w:r>
        <w:bookmarkStart w:id="1186" w:name="_Toc90318049"/>
        <w:bookmarkStart w:id="1187" w:name="_Toc90374474"/>
        <w:bookmarkStart w:id="1188" w:name="_Toc90376081"/>
        <w:bookmarkStart w:id="1189" w:name="_Toc90376166"/>
        <w:bookmarkStart w:id="1190" w:name="_Toc90381233"/>
        <w:bookmarkEnd w:id="1186"/>
        <w:bookmarkEnd w:id="1187"/>
        <w:bookmarkEnd w:id="1188"/>
        <w:bookmarkEnd w:id="1189"/>
        <w:bookmarkEnd w:id="1190"/>
      </w:del>
    </w:p>
    <w:p w14:paraId="12591D75" w14:textId="2756E3D7" w:rsidR="00B15530" w:rsidRPr="007A2142" w:rsidDel="002D4EB0" w:rsidRDefault="00B15530" w:rsidP="008C5CD1">
      <w:pPr>
        <w:ind w:firstLine="0"/>
        <w:rPr>
          <w:del w:id="1191" w:author="Elizabeth Ann Storm" w:date="2021-12-01T13:04:00Z"/>
        </w:rPr>
        <w:pPrChange w:id="1192" w:author="Elizabeth" w:date="2022-04-11T16:45:00Z">
          <w:pPr/>
        </w:pPrChange>
      </w:pPr>
      <w:del w:id="1193"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4"/>
        </w:r>
        <w:bookmarkStart w:id="1196" w:name="_Toc90318050"/>
        <w:bookmarkStart w:id="1197" w:name="_Toc90374475"/>
        <w:bookmarkStart w:id="1198" w:name="_Toc90376082"/>
        <w:bookmarkStart w:id="1199" w:name="_Toc90376167"/>
        <w:bookmarkStart w:id="1200" w:name="_Toc90381234"/>
        <w:bookmarkEnd w:id="1196"/>
        <w:bookmarkEnd w:id="1197"/>
        <w:bookmarkEnd w:id="1198"/>
        <w:bookmarkEnd w:id="1199"/>
        <w:bookmarkEnd w:id="1200"/>
      </w:del>
    </w:p>
    <w:p w14:paraId="42FD83B1" w14:textId="3AD1BEE4" w:rsidR="003551CE" w:rsidRPr="003551CE" w:rsidDel="001D0BF8" w:rsidRDefault="003551CE" w:rsidP="008C5CD1">
      <w:pPr>
        <w:ind w:firstLine="0"/>
        <w:rPr>
          <w:del w:id="1201" w:author="Elizabeth Ann Storm" w:date="2021-12-13T19:03:00Z"/>
        </w:rPr>
        <w:pPrChange w:id="1202" w:author="Elizabeth" w:date="2022-04-11T16:45:00Z">
          <w:pPr>
            <w:pStyle w:val="ListParagraph"/>
          </w:pPr>
        </w:pPrChange>
      </w:pPr>
      <w:del w:id="1203"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204" w:name="_Toc90318051"/>
        <w:bookmarkStart w:id="1205" w:name="_Toc90374476"/>
        <w:bookmarkStart w:id="1206" w:name="_Toc90376083"/>
        <w:bookmarkStart w:id="1207" w:name="_Toc90376168"/>
        <w:bookmarkStart w:id="1208" w:name="_Toc90381235"/>
        <w:bookmarkEnd w:id="1204"/>
        <w:bookmarkEnd w:id="1205"/>
        <w:bookmarkEnd w:id="1206"/>
        <w:bookmarkEnd w:id="1207"/>
        <w:bookmarkEnd w:id="1208"/>
      </w:del>
    </w:p>
    <w:p w14:paraId="12B1FD96" w14:textId="415C618F" w:rsidR="003551CE" w:rsidRPr="003551CE" w:rsidDel="001D0BF8" w:rsidRDefault="003551CE" w:rsidP="008C5CD1">
      <w:pPr>
        <w:ind w:firstLine="0"/>
        <w:rPr>
          <w:del w:id="1209" w:author="Elizabeth Ann Storm" w:date="2021-12-13T19:03:00Z"/>
        </w:rPr>
        <w:pPrChange w:id="1210" w:author="Elizabeth" w:date="2022-04-11T16:45:00Z">
          <w:pPr>
            <w:pStyle w:val="ListParagraph"/>
          </w:pPr>
        </w:pPrChange>
      </w:pPr>
      <w:del w:id="1211"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212" w:name="_Toc90318052"/>
        <w:bookmarkStart w:id="1213" w:name="_Toc90374477"/>
        <w:bookmarkStart w:id="1214" w:name="_Toc90376084"/>
        <w:bookmarkStart w:id="1215" w:name="_Toc90376169"/>
        <w:bookmarkStart w:id="1216" w:name="_Toc90381236"/>
        <w:bookmarkEnd w:id="1212"/>
        <w:bookmarkEnd w:id="1213"/>
        <w:bookmarkEnd w:id="1214"/>
        <w:bookmarkEnd w:id="1215"/>
        <w:bookmarkEnd w:id="1216"/>
      </w:del>
    </w:p>
    <w:p w14:paraId="515A26A1" w14:textId="65B9431F" w:rsidR="003551CE" w:rsidRPr="003551CE" w:rsidDel="001D0BF8" w:rsidRDefault="003551CE" w:rsidP="008C5CD1">
      <w:pPr>
        <w:ind w:firstLine="0"/>
        <w:rPr>
          <w:del w:id="1217" w:author="Elizabeth Ann Storm" w:date="2021-12-13T19:03:00Z"/>
        </w:rPr>
        <w:pPrChange w:id="1218" w:author="Elizabeth" w:date="2022-04-11T16:45:00Z">
          <w:pPr>
            <w:pStyle w:val="ListParagraph"/>
          </w:pPr>
        </w:pPrChange>
      </w:pPr>
      <w:del w:id="1219"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5"/>
        </w:r>
        <w:bookmarkStart w:id="1224" w:name="_Toc90318053"/>
        <w:bookmarkStart w:id="1225" w:name="_Toc90374478"/>
        <w:bookmarkStart w:id="1226" w:name="_Toc90376085"/>
        <w:bookmarkStart w:id="1227" w:name="_Toc90376170"/>
        <w:bookmarkStart w:id="1228" w:name="_Toc90381237"/>
        <w:bookmarkEnd w:id="1224"/>
        <w:bookmarkEnd w:id="1225"/>
        <w:bookmarkEnd w:id="1226"/>
        <w:bookmarkEnd w:id="1227"/>
        <w:bookmarkEnd w:id="1228"/>
      </w:del>
    </w:p>
    <w:p w14:paraId="7FCBCFEA" w14:textId="0F50D8CD" w:rsidR="00B15530" w:rsidRPr="007A2142" w:rsidDel="001D0BF8" w:rsidRDefault="00B15530" w:rsidP="008C5CD1">
      <w:pPr>
        <w:ind w:firstLine="0"/>
        <w:rPr>
          <w:del w:id="1229" w:author="Elizabeth Ann Storm" w:date="2021-12-13T19:03:00Z"/>
        </w:rPr>
        <w:pPrChange w:id="1230" w:author="Elizabeth" w:date="2022-04-11T16:45:00Z">
          <w:pPr/>
        </w:pPrChange>
      </w:pPr>
      <w:bookmarkStart w:id="1231" w:name="_Toc90318054"/>
      <w:bookmarkStart w:id="1232" w:name="_Toc90374479"/>
      <w:bookmarkStart w:id="1233" w:name="_Toc90376086"/>
      <w:bookmarkStart w:id="1234" w:name="_Toc90376171"/>
      <w:bookmarkStart w:id="1235" w:name="_Toc90381238"/>
      <w:bookmarkEnd w:id="1231"/>
      <w:bookmarkEnd w:id="1232"/>
      <w:bookmarkEnd w:id="1233"/>
      <w:bookmarkEnd w:id="1234"/>
      <w:bookmarkEnd w:id="1235"/>
    </w:p>
    <w:p w14:paraId="48F44FF9" w14:textId="49DDE7DB" w:rsidR="00B15530" w:rsidRPr="007A2142" w:rsidDel="001D0BF8" w:rsidRDefault="00B15530" w:rsidP="008C5CD1">
      <w:pPr>
        <w:ind w:firstLine="0"/>
        <w:rPr>
          <w:del w:id="1236" w:author="Elizabeth Ann Storm" w:date="2021-12-13T19:03:00Z"/>
        </w:rPr>
        <w:pPrChange w:id="1237" w:author="Elizabeth" w:date="2022-04-11T16:45:00Z">
          <w:pPr/>
        </w:pPrChange>
      </w:pPr>
      <w:del w:id="1238"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6"/>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241" w:name="_Toc90318055"/>
        <w:bookmarkStart w:id="1242" w:name="_Toc90374480"/>
        <w:bookmarkStart w:id="1243" w:name="_Toc90376087"/>
        <w:bookmarkStart w:id="1244" w:name="_Toc90376172"/>
        <w:bookmarkStart w:id="1245" w:name="_Toc90381239"/>
        <w:bookmarkEnd w:id="1241"/>
        <w:bookmarkEnd w:id="1242"/>
        <w:bookmarkEnd w:id="1243"/>
        <w:bookmarkEnd w:id="1244"/>
        <w:bookmarkEnd w:id="1245"/>
      </w:del>
    </w:p>
    <w:p w14:paraId="5FACE8FC" w14:textId="2052FAB2" w:rsidR="00B15530" w:rsidRPr="007A2142" w:rsidDel="001D0BF8" w:rsidRDefault="00B15530" w:rsidP="008C5CD1">
      <w:pPr>
        <w:ind w:firstLine="0"/>
        <w:rPr>
          <w:del w:id="1246" w:author="Elizabeth Ann Storm" w:date="2021-12-13T19:03:00Z"/>
        </w:rPr>
        <w:pPrChange w:id="1247" w:author="Elizabeth" w:date="2022-04-11T16:45:00Z">
          <w:pPr/>
        </w:pPrChange>
      </w:pPr>
      <w:del w:id="1248"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249"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250" w:name="_Toc90318056"/>
      <w:bookmarkStart w:id="1251" w:name="_Toc90374481"/>
      <w:bookmarkStart w:id="1252" w:name="_Toc90376088"/>
      <w:bookmarkStart w:id="1253" w:name="_Toc90376173"/>
      <w:bookmarkStart w:id="1254" w:name="_Toc90381240"/>
      <w:bookmarkEnd w:id="1250"/>
      <w:bookmarkEnd w:id="1251"/>
      <w:bookmarkEnd w:id="1252"/>
      <w:bookmarkEnd w:id="1253"/>
      <w:bookmarkEnd w:id="1254"/>
    </w:p>
    <w:p w14:paraId="0772EA1C" w14:textId="223E5939" w:rsidR="00B15530" w:rsidRPr="007A2142" w:rsidDel="001D0BF8" w:rsidRDefault="00B15530" w:rsidP="008C5CD1">
      <w:pPr>
        <w:ind w:firstLine="0"/>
        <w:rPr>
          <w:del w:id="1255" w:author="Elizabeth Ann Storm" w:date="2021-12-13T19:03:00Z"/>
        </w:rPr>
        <w:pPrChange w:id="1256" w:author="Elizabeth" w:date="2022-04-11T16:45:00Z">
          <w:pPr/>
        </w:pPrChange>
      </w:pPr>
      <w:del w:id="1257"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7"/>
        </w:r>
        <w:bookmarkStart w:id="1260" w:name="_Toc90318057"/>
        <w:bookmarkStart w:id="1261" w:name="_Toc90374482"/>
        <w:bookmarkStart w:id="1262" w:name="_Toc90376089"/>
        <w:bookmarkStart w:id="1263" w:name="_Toc90376174"/>
        <w:bookmarkStart w:id="1264" w:name="_Toc90381241"/>
        <w:bookmarkEnd w:id="1260"/>
        <w:bookmarkEnd w:id="1261"/>
        <w:bookmarkEnd w:id="1262"/>
        <w:bookmarkEnd w:id="1263"/>
        <w:bookmarkEnd w:id="1264"/>
      </w:del>
    </w:p>
    <w:p w14:paraId="5E8BF07D" w14:textId="4CF1ACBC" w:rsidR="00B15530" w:rsidRPr="007A2142" w:rsidDel="001D0BF8" w:rsidRDefault="00B15530" w:rsidP="008C5CD1">
      <w:pPr>
        <w:ind w:firstLine="0"/>
        <w:rPr>
          <w:del w:id="1265" w:author="Elizabeth Ann Storm" w:date="2021-12-13T19:03:00Z"/>
        </w:rPr>
        <w:pPrChange w:id="1266" w:author="Elizabeth" w:date="2022-04-11T16:45:00Z">
          <w:pPr/>
        </w:pPrChange>
      </w:pPr>
      <w:bookmarkStart w:id="1267" w:name="_Toc90318058"/>
      <w:bookmarkStart w:id="1268" w:name="_Toc90374483"/>
      <w:bookmarkStart w:id="1269" w:name="_Toc90376090"/>
      <w:bookmarkStart w:id="1270" w:name="_Toc90376175"/>
      <w:bookmarkStart w:id="1271" w:name="_Toc90381242"/>
      <w:bookmarkEnd w:id="1267"/>
      <w:bookmarkEnd w:id="1268"/>
      <w:bookmarkEnd w:id="1269"/>
      <w:bookmarkEnd w:id="1270"/>
      <w:bookmarkEnd w:id="1271"/>
    </w:p>
    <w:p w14:paraId="3995CDB7" w14:textId="46CDAE8B" w:rsidR="00B15530" w:rsidDel="001D0BF8" w:rsidRDefault="00B15530" w:rsidP="008C5CD1">
      <w:pPr>
        <w:ind w:firstLine="0"/>
        <w:rPr>
          <w:del w:id="1272" w:author="Elizabeth Ann Storm" w:date="2021-12-13T19:03:00Z"/>
        </w:rPr>
        <w:pPrChange w:id="1273" w:author="Elizabeth" w:date="2022-04-11T16:45:00Z">
          <w:pPr/>
        </w:pPrChange>
      </w:pPr>
      <w:del w:id="1274"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275" w:name="_Toc90318059"/>
        <w:bookmarkStart w:id="1276" w:name="_Toc90374484"/>
        <w:bookmarkStart w:id="1277" w:name="_Toc90376091"/>
        <w:bookmarkStart w:id="1278" w:name="_Toc90376176"/>
        <w:bookmarkStart w:id="1279" w:name="_Toc90381243"/>
        <w:bookmarkEnd w:id="1275"/>
        <w:bookmarkEnd w:id="1276"/>
        <w:bookmarkEnd w:id="1277"/>
        <w:bookmarkEnd w:id="1278"/>
        <w:bookmarkEnd w:id="1279"/>
      </w:del>
    </w:p>
    <w:p w14:paraId="23762713" w14:textId="21881094" w:rsidR="00C1650E" w:rsidRDefault="00C1650E" w:rsidP="008C5CD1">
      <w:pPr>
        <w:pStyle w:val="Caption"/>
        <w:spacing w:after="240"/>
        <w:ind w:firstLine="0"/>
        <w:jc w:val="center"/>
        <w:rPr>
          <w:ins w:id="1280" w:author="Elizabeth Ann Storm" w:date="2021-12-13T17:42:00Z"/>
        </w:rPr>
        <w:pPrChange w:id="1281" w:author="Elizabeth" w:date="2022-04-11T16:45:00Z">
          <w:pPr>
            <w:pStyle w:val="Heading2"/>
          </w:pPr>
        </w:pPrChange>
      </w:pPr>
      <w:del w:id="1282" w:author="Elizabeth Ann Storm" w:date="2021-12-13T17:42:00Z">
        <w:r w:rsidDel="00D53ABD">
          <w:delText>Phenomenology</w:delText>
        </w:r>
      </w:del>
      <w:ins w:id="1283" w:author="Elizabeth Ann Storm" w:date="2021-12-13T17:42:00Z">
        <w:del w:id="1284" w:author="Elizabeth" w:date="2022-04-11T16:44:00Z">
          <w:r w:rsidR="00D53ABD" w:rsidDel="008C5CD1">
            <w:delText xml:space="preserve">Subsection 3 – </w:delText>
          </w:r>
        </w:del>
      </w:ins>
      <w:ins w:id="1285" w:author="Elizabeth Ann Storm" w:date="2021-12-13T18:00:00Z">
        <w:del w:id="1286" w:author="Elizabeth" w:date="2022-04-11T16:44:00Z">
          <w:r w:rsidR="0047630A" w:rsidDel="008C5CD1">
            <w:delText>lenses and photography</w:delText>
          </w:r>
        </w:del>
      </w:ins>
    </w:p>
    <w:p w14:paraId="3806A79E" w14:textId="436E0418" w:rsidR="001D0BF8" w:rsidRDefault="001D0BF8" w:rsidP="001D0BF8">
      <w:pPr>
        <w:pStyle w:val="NoSpacing"/>
        <w:spacing w:line="480" w:lineRule="auto"/>
        <w:rPr>
          <w:ins w:id="1287" w:author="Elizabeth Ann Storm" w:date="2021-12-14T11:48:00Z"/>
        </w:rPr>
      </w:pPr>
      <w:ins w:id="1288" w:author="Elizabeth Ann Storm" w:date="2021-12-13T19:05:00Z">
        <w:r>
          <w:t>Looking at the historical influence of optical devices opens doors to lines of questioning about the aesthetic foundations of modernism. (Kemp 20</w:t>
        </w:r>
        <w:r w:rsidRPr="00F76039">
          <w:rPr>
            <w:vertAlign w:val="superscript"/>
          </w:rPr>
          <w:t>th</w:t>
        </w:r>
        <w:r>
          <w:t xml:space="preserve"> century optical device and art </w:t>
        </w:r>
        <w:r>
          <w:lastRenderedPageBreak/>
          <w:t xml:space="preserve">reference, early film, stop-motion made sensing slowed down motion possible, changing the perception of space and time, and finding a link to contemporaneous science) </w:t>
        </w:r>
      </w:ins>
      <w:ins w:id="1289" w:author="Elizabeth Ann Storm" w:date="2021-12-14T16:46:00Z">
        <w:r w:rsidR="00F14C85">
          <w:t>(</w:t>
        </w:r>
        <w:proofErr w:type="spellStart"/>
        <w:r w:rsidR="00F14C85">
          <w:t>Crary</w:t>
        </w:r>
        <w:proofErr w:type="spellEnd"/>
        <w:r w:rsidR="00F14C85">
          <w:t>?)</w:t>
        </w:r>
      </w:ins>
    </w:p>
    <w:p w14:paraId="5D5451BE" w14:textId="77777777" w:rsidR="008117C5" w:rsidRDefault="008117C5">
      <w:pPr>
        <w:pStyle w:val="NoSpacing"/>
        <w:keepNext/>
        <w:spacing w:line="480" w:lineRule="auto"/>
        <w:ind w:firstLine="0"/>
        <w:jc w:val="center"/>
        <w:rPr>
          <w:ins w:id="1290" w:author="Elizabeth Ann Storm" w:date="2021-12-14T11:52:00Z"/>
        </w:rPr>
        <w:pPrChange w:id="1291" w:author="Elizabeth Ann Storm" w:date="2021-12-14T11:52:00Z">
          <w:pPr>
            <w:pStyle w:val="NoSpacing"/>
            <w:spacing w:line="480" w:lineRule="auto"/>
            <w:ind w:firstLine="0"/>
          </w:pPr>
        </w:pPrChange>
      </w:pPr>
      <w:ins w:id="1292"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293" w:author="Elizabeth Ann Storm" w:date="2021-12-13T19:05:00Z"/>
        </w:rPr>
        <w:pPrChange w:id="1294" w:author="Elizabeth Ann Storm" w:date="2021-12-14T11:52:00Z">
          <w:pPr>
            <w:pStyle w:val="NoSpacing"/>
            <w:spacing w:line="480" w:lineRule="auto"/>
          </w:pPr>
        </w:pPrChange>
      </w:pPr>
      <w:ins w:id="1295" w:author="Elizabeth Ann Storm" w:date="2021-12-14T11:52:00Z">
        <w:r>
          <w:t xml:space="preserve">Figure </w:t>
        </w:r>
        <w:r>
          <w:fldChar w:fldCharType="begin"/>
        </w:r>
        <w:r>
          <w:instrText xml:space="preserve"> SEQ Figure \* ARABIC </w:instrText>
        </w:r>
      </w:ins>
      <w:r>
        <w:fldChar w:fldCharType="separate"/>
      </w:r>
      <w:ins w:id="1296" w:author="Elizabeth Ann Storm" w:date="2021-12-14T12:04:00Z">
        <w:r w:rsidR="00A91C2E">
          <w:rPr>
            <w:noProof/>
          </w:rPr>
          <w:t>9</w:t>
        </w:r>
      </w:ins>
      <w:ins w:id="1297" w:author="Elizabeth Ann Storm" w:date="2021-12-14T11:52:00Z">
        <w:r>
          <w:fldChar w:fldCharType="end"/>
        </w:r>
        <w:r>
          <w:t>. camera lucida illustration placeholder</w:t>
        </w:r>
      </w:ins>
    </w:p>
    <w:p w14:paraId="74E3A70F" w14:textId="7EE6D8C1" w:rsidR="001D0BF8" w:rsidRDefault="008C5CD1">
      <w:pPr>
        <w:pStyle w:val="NoSpacing"/>
        <w:spacing w:line="480" w:lineRule="auto"/>
        <w:rPr>
          <w:ins w:id="1298" w:author="Elizabeth Ann Storm" w:date="2021-12-14T11:54:00Z"/>
        </w:rPr>
      </w:pPr>
      <w:ins w:id="1299" w:author="Elizabeth" w:date="2022-04-11T16:45:00Z">
        <w:r>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ins>
      <w:ins w:id="1300" w:author="Elizabeth" w:date="2022-04-11T16:46:00Z">
        <w:r>
          <w:t>)</w:t>
        </w:r>
      </w:ins>
      <w:ins w:id="1301" w:author="Elizabeth Ann Storm" w:date="2021-12-13T19:05:00Z">
        <w:del w:id="1302" w:author="Elizabeth" w:date="2022-04-11T16:45:00Z">
          <w:r w:rsidR="001D0BF8" w:rsidDel="008C5CD1">
            <w:delText>(Art in the age of mechanical reproduction</w:delText>
          </w:r>
        </w:del>
      </w:ins>
      <w:ins w:id="1303" w:author="Elizabeth Ann Storm" w:date="2021-12-13T20:00:00Z">
        <w:del w:id="1304" w:author="Elizabeth" w:date="2022-04-11T16:45:00Z">
          <w:r w:rsidR="00D81CD3" w:rsidDel="008C5CD1">
            <w:delText xml:space="preserve"> ? </w:delText>
          </w:r>
        </w:del>
      </w:ins>
      <w:ins w:id="1305" w:author="Elizabeth Ann Storm" w:date="2021-12-13T19:05:00Z">
        <w:del w:id="1306"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307" w:author="Elizabeth Ann Storm" w:date="2021-12-14T11:54:00Z"/>
        </w:rPr>
        <w:pPrChange w:id="1308" w:author="Elizabeth Ann Storm" w:date="2021-12-14T11:54:00Z">
          <w:pPr>
            <w:pStyle w:val="NoSpacing"/>
            <w:spacing w:line="480" w:lineRule="auto"/>
            <w:ind w:firstLine="0"/>
          </w:pPr>
        </w:pPrChange>
      </w:pPr>
      <w:ins w:id="1309" w:author="Elizabeth Ann Storm" w:date="2021-12-14T11:54:00Z">
        <w:r>
          <w:rPr>
            <w:noProof/>
          </w:rPr>
          <w:lastRenderedPageBreak/>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310" w:author="Elizabeth Ann Storm" w:date="2021-12-13T17:42:00Z">
            <w:rPr>
              <w:rFonts w:eastAsiaTheme="minorHAnsi"/>
            </w:rPr>
          </w:rPrChange>
        </w:rPr>
        <w:pPrChange w:id="1311" w:author="Elizabeth Ann Storm" w:date="2021-12-14T11:54:00Z">
          <w:pPr>
            <w:pStyle w:val="Heading2"/>
          </w:pPr>
        </w:pPrChange>
      </w:pPr>
      <w:ins w:id="1312" w:author="Elizabeth Ann Storm" w:date="2021-12-14T11:54:00Z">
        <w:r>
          <w:t xml:space="preserve">Figure </w:t>
        </w:r>
        <w:r>
          <w:fldChar w:fldCharType="begin"/>
        </w:r>
        <w:r>
          <w:instrText xml:space="preserve"> SEQ Figure \* ARABIC </w:instrText>
        </w:r>
      </w:ins>
      <w:r>
        <w:fldChar w:fldCharType="separate"/>
      </w:r>
      <w:ins w:id="1313" w:author="Elizabeth Ann Storm" w:date="2021-12-14T12:04:00Z">
        <w:r w:rsidR="00A91C2E">
          <w:rPr>
            <w:noProof/>
          </w:rPr>
          <w:t>10</w:t>
        </w:r>
      </w:ins>
      <w:ins w:id="1314" w:author="Elizabeth Ann Storm" w:date="2021-12-14T11:54:00Z">
        <w:r>
          <w:fldChar w:fldCharType="end"/>
        </w:r>
        <w:r>
          <w:t xml:space="preserve">. Muybridge early stop-motion 1878 placeholder </w:t>
        </w:r>
        <w:proofErr w:type="spellStart"/>
        <w:r>
          <w:t>iamge</w:t>
        </w:r>
      </w:ins>
      <w:proofErr w:type="spellEnd"/>
    </w:p>
    <w:p w14:paraId="13D62CEB" w14:textId="4EDB7C45" w:rsidR="00C1650E" w:rsidRPr="007A2142" w:rsidDel="001D0BF8" w:rsidRDefault="00C1650E" w:rsidP="008C5CD1">
      <w:pPr>
        <w:pStyle w:val="Heading3"/>
        <w:rPr>
          <w:del w:id="1315" w:author="Elizabeth Ann Storm" w:date="2021-12-13T19:05:00Z"/>
        </w:rPr>
        <w:pPrChange w:id="1316" w:author="Elizabeth" w:date="2022-04-11T16:46:00Z">
          <w:pPr/>
        </w:pPrChange>
      </w:pPr>
      <w:del w:id="1317" w:author="Elizabeth Ann Storm" w:date="2021-12-13T19:05:00Z">
        <w:r w:rsidRPr="007A2142" w:rsidDel="001D0BF8">
          <w:delText xml:space="preserve">Phenomenology is the study of the structures of experience and consciousness. </w:delText>
        </w:r>
      </w:del>
      <w:del w:id="1318"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319"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320" w:name="_Toc90318061"/>
        <w:bookmarkStart w:id="1321" w:name="_Toc90374486"/>
        <w:bookmarkStart w:id="1322" w:name="_Toc90376093"/>
        <w:bookmarkStart w:id="1323" w:name="_Toc90376178"/>
        <w:bookmarkStart w:id="1324" w:name="_Toc90381245"/>
        <w:bookmarkStart w:id="1325" w:name="_Toc100588217"/>
        <w:bookmarkEnd w:id="1320"/>
        <w:bookmarkEnd w:id="1321"/>
        <w:bookmarkEnd w:id="1322"/>
        <w:bookmarkEnd w:id="1323"/>
        <w:bookmarkEnd w:id="1324"/>
        <w:bookmarkEnd w:id="1325"/>
      </w:del>
    </w:p>
    <w:p w14:paraId="1A85F4A3" w14:textId="56766F85" w:rsidR="00C1650E" w:rsidRPr="007A2142" w:rsidDel="00B23C0E" w:rsidRDefault="00C1650E" w:rsidP="008C5CD1">
      <w:pPr>
        <w:pStyle w:val="Heading3"/>
        <w:rPr>
          <w:del w:id="1326" w:author="Elizabeth Ann Storm" w:date="2021-12-13T19:07:00Z"/>
        </w:rPr>
        <w:pPrChange w:id="1327" w:author="Elizabeth" w:date="2022-04-11T16:46:00Z">
          <w:pPr/>
        </w:pPrChange>
      </w:pPr>
      <w:del w:id="1328"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329"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330" w:name="_Toc90318062"/>
        <w:bookmarkStart w:id="1331" w:name="_Toc90374487"/>
        <w:bookmarkStart w:id="1332" w:name="_Toc90376094"/>
        <w:bookmarkStart w:id="1333" w:name="_Toc90376179"/>
        <w:bookmarkStart w:id="1334" w:name="_Toc90381246"/>
        <w:bookmarkStart w:id="1335" w:name="_Toc100588218"/>
        <w:bookmarkEnd w:id="1330"/>
        <w:bookmarkEnd w:id="1331"/>
        <w:bookmarkEnd w:id="1332"/>
        <w:bookmarkEnd w:id="1333"/>
        <w:bookmarkEnd w:id="1334"/>
        <w:bookmarkEnd w:id="1335"/>
      </w:del>
    </w:p>
    <w:p w14:paraId="6AEB84B8" w14:textId="2388B88A" w:rsidR="00E57042" w:rsidDel="00B23C0E" w:rsidRDefault="00C1650E" w:rsidP="008C5CD1">
      <w:pPr>
        <w:pStyle w:val="Heading3"/>
        <w:rPr>
          <w:del w:id="1336" w:author="Elizabeth Ann Storm" w:date="2021-12-13T19:07:00Z"/>
        </w:rPr>
        <w:pPrChange w:id="1337" w:author="Elizabeth" w:date="2022-04-11T16:46:00Z">
          <w:pPr>
            <w:pStyle w:val="ListParagraph"/>
          </w:pPr>
        </w:pPrChange>
      </w:pPr>
      <w:del w:id="1338"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8"/>
        </w:r>
        <w:bookmarkStart w:id="1341" w:name="_Toc90318063"/>
        <w:bookmarkStart w:id="1342" w:name="_Toc90374488"/>
        <w:bookmarkStart w:id="1343" w:name="_Toc90376095"/>
        <w:bookmarkStart w:id="1344" w:name="_Toc90376180"/>
        <w:bookmarkStart w:id="1345" w:name="_Toc90381247"/>
        <w:bookmarkStart w:id="1346" w:name="_Toc100588219"/>
        <w:bookmarkEnd w:id="1341"/>
        <w:bookmarkEnd w:id="1342"/>
        <w:bookmarkEnd w:id="1343"/>
        <w:bookmarkEnd w:id="1344"/>
        <w:bookmarkEnd w:id="1345"/>
        <w:bookmarkEnd w:id="1346"/>
      </w:del>
    </w:p>
    <w:p w14:paraId="2F39D94A" w14:textId="3E43B1EB" w:rsidR="00650EE1" w:rsidRPr="00EC103B" w:rsidRDefault="00C1650E" w:rsidP="008C5CD1">
      <w:pPr>
        <w:pStyle w:val="Heading3"/>
        <w:rPr>
          <w:ins w:id="1347" w:author="Elizabeth Ann Storm" w:date="2021-12-10T20:02:00Z"/>
          <w:szCs w:val="24"/>
        </w:rPr>
        <w:pPrChange w:id="1348" w:author="Elizabeth" w:date="2022-04-11T16:46:00Z">
          <w:pPr>
            <w:pStyle w:val="Heading2"/>
            <w:spacing w:before="0"/>
          </w:pPr>
        </w:pPrChange>
      </w:pPr>
      <w:del w:id="1349"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19"/>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352" w:author="Elizabeth Ann Storm" w:date="2021-12-13T18:00:00Z">
        <w:del w:id="1353" w:author="Elizabeth" w:date="2022-04-11T16:48:00Z">
          <w:r w:rsidR="0047630A" w:rsidDel="004C7E6F">
            <w:rPr>
              <w:szCs w:val="24"/>
            </w:rPr>
            <w:delText xml:space="preserve">Subsection 4 – </w:delText>
          </w:r>
        </w:del>
      </w:ins>
      <w:bookmarkStart w:id="1354" w:name="_Toc100588220"/>
      <w:ins w:id="1355" w:author="Elizabeth" w:date="2022-04-11T16:48:00Z">
        <w:r w:rsidR="004C7E6F">
          <w:rPr>
            <w:szCs w:val="24"/>
          </w:rPr>
          <w:t>I</w:t>
        </w:r>
      </w:ins>
      <w:ins w:id="1356" w:author="Elizabeth Ann Storm" w:date="2021-12-13T18:00:00Z">
        <w:del w:id="1357" w:author="Elizabeth" w:date="2022-04-11T16:48:00Z">
          <w:r w:rsidR="0047630A" w:rsidDel="004C7E6F">
            <w:rPr>
              <w:szCs w:val="24"/>
            </w:rPr>
            <w:delText>i</w:delText>
          </w:r>
        </w:del>
        <w:r w:rsidR="0047630A">
          <w:rPr>
            <w:szCs w:val="24"/>
          </w:rPr>
          <w:t>mage-making and imagination</w:t>
        </w:r>
      </w:ins>
      <w:bookmarkEnd w:id="1354"/>
    </w:p>
    <w:p w14:paraId="0FB780A4" w14:textId="77777777" w:rsidR="00B23C0E" w:rsidRDefault="00B23C0E" w:rsidP="00B23C0E">
      <w:pPr>
        <w:pStyle w:val="EndNoteBibliography"/>
        <w:spacing w:line="480" w:lineRule="auto"/>
        <w:rPr>
          <w:ins w:id="1358" w:author="Elizabeth Ann Storm" w:date="2021-12-13T19:09:00Z"/>
          <w:noProof w:val="0"/>
        </w:rPr>
      </w:pPr>
      <w:ins w:id="1359" w:author="Elizabeth Ann Storm" w:date="2021-12-13T19:09:00Z">
        <w:r>
          <w:rPr>
            <w:noProof w:val="0"/>
          </w:rPr>
          <w:t>Something that has always followed me through my development as an artist has been an exploration of image-making as it relates to visualizations of hidden or novel realities.</w:t>
        </w:r>
      </w:ins>
    </w:p>
    <w:p w14:paraId="6AE80085" w14:textId="7AE4A05B" w:rsidR="00B23C0E" w:rsidRDefault="00D81CD3" w:rsidP="00B565A0">
      <w:pPr>
        <w:rPr>
          <w:ins w:id="1360" w:author="Elizabeth Ann Storm" w:date="2021-12-13T19:11:00Z"/>
        </w:rPr>
      </w:pPr>
      <w:ins w:id="1361" w:author="Elizabeth Ann Storm" w:date="2021-12-13T20:01:00Z">
        <w:del w:id="1362" w:author="Elizabeth" w:date="2022-04-11T14:15:00Z">
          <w:r w:rsidDel="00601EBE">
            <w:delText>(I</w:delText>
          </w:r>
        </w:del>
        <w:del w:id="1363" w:author="Elizabeth" w:date="2022-04-11T14:14:00Z">
          <w:r w:rsidDel="00601EBE">
            <w:delText xml:space="preserve"> don’t think this works here) </w:delText>
          </w:r>
        </w:del>
      </w:ins>
      <w:ins w:id="1364" w:author="Elizabeth Ann Storm" w:date="2021-12-13T19:11:00Z">
        <w:r w:rsidR="00B23C0E" w:rsidRPr="007A2142">
          <w:t xml:space="preserve">My earliest graduate work was grappling with this expanded vision of drawing. What I </w:t>
        </w:r>
        <w:r w:rsidR="00B23C0E">
          <w:t>did</w:t>
        </w:r>
        <w:r w:rsidR="00B23C0E" w:rsidRPr="007A2142">
          <w:t xml:space="preserve"> was make visualizations of esoteric knowledge. I tried to imagine what 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w:t>
        </w:r>
        <w:r w:rsidR="00B23C0E" w:rsidRPr="007A2142">
          <w:lastRenderedPageBreak/>
          <w:t>Standard Stoppages</w:t>
        </w:r>
      </w:ins>
      <w:ins w:id="1365" w:author="Elizabeth" w:date="2022-04-11T14:16:00Z">
        <w:r w:rsidR="00601EBE">
          <w:rPr>
            <w:rStyle w:val="FootnoteReference"/>
          </w:rPr>
          <w:footnoteReference w:id="20"/>
        </w:r>
      </w:ins>
      <w:ins w:id="1367" w:author="Elizabeth Ann Storm" w:date="2021-12-13T19:11:00Z">
        <w:r w:rsidR="00B23C0E" w:rsidRPr="007A2142">
          <w:t>, and Max Ernst’s surrealis</w:t>
        </w:r>
        <w:r w:rsidR="00B23C0E">
          <w:t>t</w:t>
        </w:r>
        <w:r w:rsidR="00B23C0E" w:rsidRPr="007A2142">
          <w:t xml:space="preserve"> </w:t>
        </w:r>
        <w:r w:rsidR="00B23C0E" w:rsidRPr="000F018B">
          <w:rPr>
            <w:i/>
            <w:iCs/>
          </w:rPr>
          <w:t>frottages</w:t>
        </w:r>
      </w:ins>
      <w:ins w:id="1368" w:author="Elizabeth" w:date="2022-04-11T14:16:00Z">
        <w:r w:rsidR="00601EBE">
          <w:rPr>
            <w:rStyle w:val="FootnoteReference"/>
            <w:i/>
            <w:iCs/>
          </w:rPr>
          <w:footnoteReference w:id="21"/>
        </w:r>
      </w:ins>
      <w:ins w:id="1370" w:author="Elizabeth Ann Storm" w:date="2021-12-13T19:11:00Z">
        <w:r w:rsidR="00B23C0E" w:rsidRPr="007A2142">
          <w:t>, and Pollack’s drip paintings</w:t>
        </w:r>
      </w:ins>
      <w:ins w:id="1371" w:author="Elizabeth" w:date="2022-04-11T14:16:00Z">
        <w:r w:rsidR="00601EBE">
          <w:rPr>
            <w:rStyle w:val="FootnoteReference"/>
          </w:rPr>
          <w:footnoteReference w:id="22"/>
        </w:r>
      </w:ins>
      <w:ins w:id="1374" w:author="Elizabeth Ann Storm" w:date="2021-12-13T19:11:00Z">
        <w:r w:rsidR="00B23C0E" w:rsidRPr="007A2142">
          <w:t>, but also of quantum uncertainty and chance. Tiny changes in position, air flow, force from my fingers, timing, and gravity, all coalescing to result in a</w:t>
        </w:r>
        <w:r w:rsidR="00B23C0E">
          <w:t xml:space="preserve">n </w:t>
        </w:r>
        <w:r w:rsidR="00B23C0E" w:rsidRPr="007A2142">
          <w:t>instan</w:t>
        </w:r>
        <w:r w:rsidR="00B23C0E">
          <w:t>ce, imaged with a crude transfer process in primitive materials</w:t>
        </w:r>
        <w:r w:rsidR="00B23C0E" w:rsidRPr="007A2142">
          <w:t xml:space="preserve">. As the reader of these </w:t>
        </w:r>
        <w:r w:rsidR="00B23C0E">
          <w:t xml:space="preserve">divinatory </w:t>
        </w:r>
        <w:r w:rsidR="00B23C0E" w:rsidRPr="007A2142">
          <w:t xml:space="preserve">casts, I could assign any meaning to them, or none. I recorded the outcomes as abstracted loop shapes signifying a character, letter, or word in a script from </w:t>
        </w:r>
        <w:r w:rsidR="00B23C0E">
          <w:t>a parallel</w:t>
        </w:r>
        <w:r w:rsidR="00B23C0E" w:rsidRPr="007A2142">
          <w:t xml:space="preserve"> </w:t>
        </w:r>
        <w:r w:rsidR="00B23C0E">
          <w:t>reality</w:t>
        </w:r>
        <w:r w:rsidR="00B23C0E"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rsidR="00B23C0E">
          <w:t xml:space="preserve">have a working </w:t>
        </w:r>
        <w:del w:id="1375" w:author="Elizabeth" w:date="2022-04-11T14:18:00Z">
          <w:r w:rsidR="00B23C0E" w:rsidRPr="007A2142" w:rsidDel="0089117F">
            <w:delText>understand</w:delText>
          </w:r>
          <w:r w:rsidR="00B23C0E" w:rsidDel="0089117F">
            <w:delText>ing</w:delText>
          </w:r>
        </w:del>
      </w:ins>
      <w:ins w:id="1376" w:author="Elizabeth" w:date="2022-04-11T14:18:00Z">
        <w:r w:rsidR="0089117F">
          <w:t>knowledge</w:t>
        </w:r>
      </w:ins>
      <w:ins w:id="1377" w:author="Elizabeth Ann Storm" w:date="2021-12-13T19:11:00Z">
        <w:r w:rsidR="00B23C0E">
          <w:t xml:space="preserve"> of the</w:t>
        </w:r>
        <w:r w:rsidR="00B23C0E" w:rsidRPr="007A2142">
          <w:t xml:space="preserve"> materials and mediums </w:t>
        </w:r>
        <w:r w:rsidR="00B23C0E">
          <w:t xml:space="preserve">of drawing </w:t>
        </w:r>
        <w:r w:rsidR="00B23C0E" w:rsidRPr="007A2142">
          <w:t xml:space="preserve">enough to explore process. </w:t>
        </w:r>
      </w:ins>
    </w:p>
    <w:p w14:paraId="6FEF74E2" w14:textId="77777777" w:rsidR="00B565A0" w:rsidRDefault="00B23C0E">
      <w:pPr>
        <w:keepNext/>
        <w:ind w:firstLine="0"/>
        <w:jc w:val="center"/>
        <w:rPr>
          <w:ins w:id="1378" w:author="Elizabeth Ann Storm" w:date="2021-12-14T11:41:00Z"/>
        </w:rPr>
        <w:pPrChange w:id="1379" w:author="Elizabeth Ann Storm" w:date="2021-12-14T11:42:00Z">
          <w:pPr>
            <w:keepNext/>
          </w:pPr>
        </w:pPrChange>
      </w:pPr>
      <w:ins w:id="1380" w:author="Elizabeth Ann Storm" w:date="2021-12-13T19:11:00Z">
        <w:r>
          <w:rPr>
            <w:noProof/>
          </w:rPr>
          <w:lastRenderedPageBreak/>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381" w:author="Elizabeth Ann Storm" w:date="2021-12-13T19:11:00Z"/>
        </w:rPr>
        <w:pPrChange w:id="1382" w:author="Elizabeth Ann Storm" w:date="2021-12-14T11:42:00Z">
          <w:pPr>
            <w:keepNext/>
          </w:pPr>
        </w:pPrChange>
      </w:pPr>
      <w:ins w:id="1383" w:author="Elizabeth Ann Storm" w:date="2021-12-14T11:41:00Z">
        <w:r>
          <w:t xml:space="preserve">Figure </w:t>
        </w:r>
        <w:r>
          <w:fldChar w:fldCharType="begin"/>
        </w:r>
        <w:r>
          <w:instrText xml:space="preserve"> SEQ Figure \* ARABIC </w:instrText>
        </w:r>
      </w:ins>
      <w:r>
        <w:fldChar w:fldCharType="separate"/>
      </w:r>
      <w:ins w:id="1384" w:author="Elizabeth Ann Storm" w:date="2021-12-14T12:04:00Z">
        <w:r w:rsidR="00A91C2E">
          <w:rPr>
            <w:noProof/>
          </w:rPr>
          <w:t>11</w:t>
        </w:r>
      </w:ins>
      <w:ins w:id="1385" w:author="Elizabeth Ann Storm" w:date="2021-12-14T11:41:00Z">
        <w:r>
          <w:fldChar w:fldCharType="end"/>
        </w:r>
        <w:r>
          <w:t>. placeholder for early grad work</w:t>
        </w:r>
      </w:ins>
    </w:p>
    <w:p w14:paraId="58AC6CEC" w14:textId="77777777" w:rsidR="00B565A0" w:rsidRDefault="00B565A0">
      <w:pPr>
        <w:pStyle w:val="EndNoteBibliography"/>
        <w:spacing w:line="480" w:lineRule="auto"/>
        <w:rPr>
          <w:ins w:id="1386" w:author="Elizabeth Ann Storm" w:date="2021-12-14T11:42:00Z"/>
        </w:rPr>
      </w:pPr>
    </w:p>
    <w:p w14:paraId="72DE1647" w14:textId="0BBD5519" w:rsidR="00B23C0E" w:rsidRDefault="008F0B9C">
      <w:pPr>
        <w:pStyle w:val="EndNoteBibliography"/>
        <w:spacing w:line="480" w:lineRule="auto"/>
        <w:rPr>
          <w:ins w:id="1387" w:author="Elizabeth" w:date="2022-04-11T16:37:00Z"/>
        </w:rPr>
      </w:pPr>
      <w:ins w:id="1388" w:author="Elizabeth" w:date="2022-04-11T16:35:00Z">
        <w:r>
          <w:t xml:space="preserve">In addition to thinking of materials, I also thought about process. </w:t>
        </w:r>
      </w:ins>
      <w:ins w:id="1389" w:author="Elizabeth" w:date="2022-04-11T16:36:00Z">
        <w:r>
          <w:t xml:space="preserve">The </w:t>
        </w:r>
      </w:ins>
      <w:ins w:id="1390" w:author="Elizabeth Ann Storm" w:date="2021-12-13T19:11:00Z">
        <w:del w:id="1391"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392" w:author="Elizabeth" w:date="2022-04-11T14:18:00Z">
        <w:r w:rsidR="0089117F">
          <w:t>gging</w:t>
        </w:r>
      </w:ins>
      <w:ins w:id="1393" w:author="Elizabeth Ann Storm" w:date="2021-12-13T19:11:00Z">
        <w:del w:id="1394"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r w:rsidR="00B23C0E" w:rsidRPr="007A2142">
          <w:t xml:space="preserve">Certain surfaces do their recording better, or with a different quality, than others do. Whereas I used to take the drawing mediums for granted, I now arrive at ideas about materials in this subjective, relational way. </w:t>
        </w:r>
        <w:r w:rsidR="00B23C0E">
          <w:t>What can I allow my materials to say by allowing them to be themselves?</w:t>
        </w:r>
      </w:ins>
    </w:p>
    <w:p w14:paraId="79764698" w14:textId="71A52016" w:rsidR="008F0B9C" w:rsidRPr="007A2142" w:rsidRDefault="008F0B9C">
      <w:pPr>
        <w:pStyle w:val="EndNoteBibliography"/>
        <w:spacing w:line="480" w:lineRule="auto"/>
        <w:rPr>
          <w:ins w:id="1395" w:author="Elizabeth Ann Storm" w:date="2021-12-10T20:02:00Z"/>
        </w:rPr>
        <w:pPrChange w:id="1396" w:author="Elizabeth Ann Storm" w:date="2021-12-13T19:11:00Z">
          <w:pPr/>
        </w:pPrChange>
      </w:pPr>
      <w:ins w:id="1397" w:author="Elizabeth" w:date="2022-04-11T16:37:00Z">
        <w:r>
          <w:t>Need more here like 3 more paragraphs</w:t>
        </w:r>
      </w:ins>
    </w:p>
    <w:p w14:paraId="20689E68" w14:textId="2EA512B7" w:rsidR="00650EE1" w:rsidRDefault="0047630A" w:rsidP="00650EE1">
      <w:pPr>
        <w:pStyle w:val="Heading2"/>
        <w:spacing w:before="0"/>
        <w:rPr>
          <w:ins w:id="1398" w:author="Elizabeth Ann Storm" w:date="2021-12-10T20:02:00Z"/>
          <w:szCs w:val="24"/>
        </w:rPr>
      </w:pPr>
      <w:bookmarkStart w:id="1399" w:name="_Toc100588221"/>
      <w:ins w:id="1400" w:author="Elizabeth Ann Storm" w:date="2021-12-13T18:01:00Z">
        <w:r>
          <w:rPr>
            <w:szCs w:val="24"/>
          </w:rPr>
          <w:t>Subsection 5 – Media studies, materiality, McLuhan</w:t>
        </w:r>
        <w:bookmarkEnd w:id="1399"/>
        <w:del w:id="1401" w:author="Elizabeth" w:date="2022-04-11T16:26:00Z">
          <w:r w:rsidDel="0011214C">
            <w:rPr>
              <w:szCs w:val="24"/>
            </w:rPr>
            <w:delText>, shifting to postmodernism</w:delText>
          </w:r>
        </w:del>
      </w:ins>
    </w:p>
    <w:p w14:paraId="1776D861" w14:textId="5AE24831" w:rsidR="00650EE1" w:rsidRPr="007A2142" w:rsidRDefault="00650EE1">
      <w:pPr>
        <w:pStyle w:val="EndNoteBibliography"/>
        <w:spacing w:line="480" w:lineRule="auto"/>
        <w:rPr>
          <w:ins w:id="1402" w:author="Elizabeth Ann Storm" w:date="2021-12-10T20:02:00Z"/>
        </w:rPr>
        <w:pPrChange w:id="1403" w:author="Elizabeth Ann Storm" w:date="2021-12-13T19:11:00Z">
          <w:pPr/>
        </w:pPrChange>
      </w:pPr>
      <w:ins w:id="1404" w:author="Elizabeth Ann Storm" w:date="2021-12-10T20:02:00Z">
        <w:r w:rsidRPr="007A2142">
          <w:rPr>
            <w:noProof w:val="0"/>
          </w:rPr>
          <w:t xml:space="preserve">My essential questions still come down to how my works can speak to a record of expressions or impressions, and how, as artifacts recording physical action, they can also speak to the manifestation of the process they record. What about or what quality of their material </w:t>
        </w:r>
        <w:r w:rsidRPr="007A2142">
          <w:rPr>
            <w:noProof w:val="0"/>
          </w:rPr>
          <w:lastRenderedPageBreak/>
          <w:t>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t>
        </w:r>
      </w:ins>
    </w:p>
    <w:p w14:paraId="274A4C6C" w14:textId="28E29364" w:rsidR="007548D5" w:rsidRDefault="00B23C0E" w:rsidP="007548D5">
      <w:pPr>
        <w:rPr>
          <w:ins w:id="1405" w:author="Elizabeth Ann Storm" w:date="2021-12-13T19:17:00Z"/>
        </w:rPr>
      </w:pPr>
      <w:ins w:id="1406" w:author="Elizabeth Ann Storm" w:date="2021-12-13T19:11:00Z">
        <w:r>
          <w:t>These questions are in alignment with a large</w:t>
        </w:r>
      </w:ins>
      <w:ins w:id="1407" w:author="Elizabeth Ann Storm" w:date="2021-12-13T19:12:00Z">
        <w:r>
          <w:t>r conversation in the humanities of materiality</w:t>
        </w:r>
        <w:r w:rsidR="007548D5">
          <w:t>.</w:t>
        </w:r>
        <w:r w:rsidR="007548D5" w:rsidRPr="007A2142">
          <w:t xml:space="preserve"> Marshall McLuhan</w:t>
        </w:r>
      </w:ins>
      <w:ins w:id="1408" w:author="Elizabeth Ann Storm" w:date="2021-12-13T19:13:00Z">
        <w:r w:rsidR="007548D5">
          <w:t xml:space="preserve"> </w:t>
        </w:r>
      </w:ins>
      <w:ins w:id="1409"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1410" w:author="Elizabeth" w:date="2022-04-11T14:20:00Z">
        <w:r w:rsidR="0089117F">
          <w:t xml:space="preserve">book </w:t>
        </w:r>
      </w:ins>
      <w:ins w:id="1411" w:author="Elizabeth Ann Storm" w:date="2021-12-13T19:12:00Z">
        <w:r w:rsidR="007548D5" w:rsidRPr="007A2142">
          <w:t>“The Medium is the Massage”</w:t>
        </w:r>
      </w:ins>
      <w:ins w:id="1412" w:author="Elizabeth" w:date="2022-04-11T14:24:00Z">
        <w:r w:rsidR="00F47ABE">
          <w:t>,</w:t>
        </w:r>
      </w:ins>
      <w:ins w:id="1413" w:author="Elizabeth" w:date="2022-04-11T14:23:00Z">
        <w:r w:rsidR="00F47ABE">
          <w:t xml:space="preserve"> designed by Quentin Fiore and</w:t>
        </w:r>
      </w:ins>
      <w:ins w:id="1414" w:author="Elizabeth Ann Storm" w:date="2021-12-13T19:12:00Z">
        <w:r w:rsidR="007548D5" w:rsidRPr="007A2142">
          <w:t xml:space="preserve"> </w:t>
        </w:r>
        <w:r w:rsidR="007548D5">
          <w:t>contain</w:t>
        </w:r>
      </w:ins>
      <w:ins w:id="1415" w:author="Elizabeth" w:date="2022-04-11T14:23:00Z">
        <w:r w:rsidR="00F47ABE">
          <w:t xml:space="preserve">ing </w:t>
        </w:r>
      </w:ins>
      <w:ins w:id="1416" w:author="Elizabeth Ann Storm" w:date="2021-12-13T19:12:00Z">
        <w:del w:id="1417" w:author="Elizabeth" w:date="2022-04-11T14:23:00Z">
          <w:r w:rsidR="007548D5" w:rsidDel="00F47ABE">
            <w:delText xml:space="preserve">ing </w:delText>
          </w:r>
        </w:del>
        <w:r w:rsidR="007548D5">
          <w:t xml:space="preserve">quotes by </w:t>
        </w:r>
      </w:ins>
      <w:ins w:id="1418" w:author="Elizabeth" w:date="2022-04-11T14:23:00Z">
        <w:r w:rsidR="00F47ABE">
          <w:t>Mc</w:t>
        </w:r>
      </w:ins>
      <w:ins w:id="1419" w:author="Elizabeth" w:date="2022-04-11T14:24:00Z">
        <w:r w:rsidR="00F47ABE">
          <w:t xml:space="preserve">Luhan, </w:t>
        </w:r>
      </w:ins>
      <w:ins w:id="1420" w:author="Elizabeth Ann Storm" w:date="2021-12-13T19:12:00Z">
        <w:del w:id="1421"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1422" w:author="Elizabeth Ann Storm" w:date="2021-12-13T19:17:00Z">
        <w:del w:id="1423"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1424" w:author="Elizabeth Ann Storm" w:date="2021-12-14T11:55:00Z"/>
        </w:rPr>
      </w:pPr>
      <w:ins w:id="1425" w:author="Elizabeth Ann Storm" w:date="2021-12-13T19:12:00Z">
        <w:r w:rsidRPr="007A2142">
          <w:t>It attests to the beauty of direct experience in its material form and speaks to issues of the (then newfound) simultaneity of communication</w:t>
        </w:r>
      </w:ins>
      <w:ins w:id="1426" w:author="Elizabeth Ann Storm" w:date="2021-12-13T19:14:00Z">
        <w:r>
          <w:t>.</w:t>
        </w:r>
      </w:ins>
      <w:ins w:id="1427" w:author="Elizabeth" w:date="2022-04-11T14:24:00Z">
        <w:r w:rsidR="00F47ABE">
          <w:t xml:space="preserve"> </w:t>
        </w:r>
      </w:ins>
      <w:ins w:id="1428" w:author="Elizabeth Ann Storm" w:date="2021-12-13T19:14:00Z">
        <w:del w:id="1429" w:author="Elizabeth" w:date="2022-04-11T14:25:00Z">
          <w:r w:rsidDel="00F47ABE">
            <w:delText xml:space="preserve"> </w:delText>
          </w:r>
        </w:del>
      </w:ins>
      <w:ins w:id="1430" w:author="Elizabeth Ann Storm" w:date="2021-12-13T19:17:00Z">
        <w:r w:rsidR="00361D52">
          <w:t>(</w:t>
        </w:r>
        <w:proofErr w:type="gramStart"/>
        <w:r w:rsidR="00361D52">
          <w:t>speak</w:t>
        </w:r>
        <w:proofErr w:type="gramEnd"/>
        <w:r w:rsidR="00361D52">
          <w:t xml:space="preserve"> more on this)</w:t>
        </w:r>
      </w:ins>
    </w:p>
    <w:p w14:paraId="27F4562B" w14:textId="77777777" w:rsidR="00583CAE" w:rsidRDefault="00583CAE">
      <w:pPr>
        <w:keepNext/>
        <w:ind w:firstLine="0"/>
        <w:jc w:val="center"/>
        <w:rPr>
          <w:ins w:id="1431" w:author="Elizabeth Ann Storm" w:date="2021-12-14T11:57:00Z"/>
        </w:rPr>
        <w:pPrChange w:id="1432" w:author="Elizabeth Ann Storm" w:date="2021-12-14T11:57:00Z">
          <w:pPr>
            <w:ind w:firstLine="0"/>
          </w:pPr>
        </w:pPrChange>
      </w:pPr>
      <w:ins w:id="1433"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1434" w:author="Elizabeth Ann Storm" w:date="2021-12-13T19:15:00Z"/>
        </w:rPr>
        <w:pPrChange w:id="1435" w:author="Elizabeth Ann Storm" w:date="2021-12-14T11:57:00Z">
          <w:pPr/>
        </w:pPrChange>
      </w:pPr>
      <w:bookmarkStart w:id="1436" w:name="_Ref100579523"/>
      <w:bookmarkStart w:id="1437" w:name="_Ref100579556"/>
      <w:ins w:id="1438" w:author="Elizabeth Ann Storm" w:date="2021-12-14T11:57:00Z">
        <w:r>
          <w:t xml:space="preserve">Figure </w:t>
        </w:r>
        <w:r>
          <w:fldChar w:fldCharType="begin"/>
        </w:r>
        <w:r>
          <w:instrText xml:space="preserve"> SEQ Figure \* ARABIC </w:instrText>
        </w:r>
      </w:ins>
      <w:r>
        <w:fldChar w:fldCharType="separate"/>
      </w:r>
      <w:ins w:id="1439" w:author="Elizabeth Ann Storm" w:date="2021-12-14T12:04:00Z">
        <w:r w:rsidR="00A91C2E">
          <w:rPr>
            <w:noProof/>
          </w:rPr>
          <w:t>12</w:t>
        </w:r>
      </w:ins>
      <w:ins w:id="1440" w:author="Elizabeth Ann Storm" w:date="2021-12-14T11:57:00Z">
        <w:r>
          <w:fldChar w:fldCharType="end"/>
        </w:r>
        <w:bookmarkEnd w:id="1437"/>
        <w:r>
          <w:t>. McLuhan book placeholder image</w:t>
        </w:r>
      </w:ins>
      <w:bookmarkEnd w:id="1436"/>
    </w:p>
    <w:p w14:paraId="232964A8" w14:textId="1A3979E4" w:rsidR="007548D5" w:rsidDel="00F47ABE" w:rsidRDefault="007548D5" w:rsidP="00F47ABE">
      <w:pPr>
        <w:pStyle w:val="EndNoteBibliography"/>
        <w:spacing w:line="480" w:lineRule="auto"/>
        <w:rPr>
          <w:ins w:id="1441" w:author="Elizabeth Ann Storm" w:date="2021-12-14T11:57:00Z"/>
          <w:del w:id="1442" w:author="Elizabeth" w:date="2022-04-11T14:27:00Z"/>
          <w:noProof w:val="0"/>
        </w:rPr>
        <w:pPrChange w:id="1443" w:author="Elizabeth" w:date="2022-04-11T14:27:00Z">
          <w:pPr/>
        </w:pPrChange>
      </w:pPr>
      <w:ins w:id="1444" w:author="Elizabeth Ann Storm" w:date="2021-12-13T19:14:00Z">
        <w:r>
          <w:rPr>
            <w:noProof w:val="0"/>
          </w:rPr>
          <w:lastRenderedPageBreak/>
          <w:t>(</w:t>
        </w:r>
        <w:proofErr w:type="gramStart"/>
        <w:r>
          <w:rPr>
            <w:noProof w:val="0"/>
          </w:rPr>
          <w:t>digital</w:t>
        </w:r>
        <w:proofErr w:type="gramEnd"/>
        <w:r>
          <w:rPr>
            <w:noProof w:val="0"/>
          </w:rPr>
          <w:t xml:space="preserve"> communications and the shift from picture to data</w:t>
        </w:r>
      </w:ins>
      <w:ins w:id="1445" w:author="Elizabeth Ann Storm" w:date="2021-12-13T19:18:00Z">
        <w:r w:rsidR="00361D52">
          <w:rPr>
            <w:noProof w:val="0"/>
          </w:rPr>
          <w:t xml:space="preserve">? </w:t>
        </w:r>
        <w:proofErr w:type="gramStart"/>
        <w:r w:rsidR="00361D52">
          <w:rPr>
            <w:noProof w:val="0"/>
          </w:rPr>
          <w:t>Also</w:t>
        </w:r>
        <w:proofErr w:type="gramEnd"/>
        <w:r w:rsidR="00361D52">
          <w:rPr>
            <w:noProof w:val="0"/>
          </w:rPr>
          <w:t xml:space="preserve"> in the book</w:t>
        </w:r>
      </w:ins>
      <w:ins w:id="1446" w:author="Elizabeth Ann Storm" w:date="2021-12-13T19:14:00Z">
        <w:r>
          <w:rPr>
            <w:noProof w:val="0"/>
          </w:rPr>
          <w:t xml:space="preserve">) </w:t>
        </w:r>
      </w:ins>
    </w:p>
    <w:p w14:paraId="0B6D5A92" w14:textId="0CD827E6" w:rsidR="00E62E51" w:rsidRDefault="00583CAE" w:rsidP="00F47ABE">
      <w:pPr>
        <w:pStyle w:val="EndNoteBibliography"/>
        <w:rPr>
          <w:ins w:id="1447" w:author="Elizabeth Ann Storm" w:date="2021-12-14T11:58:00Z"/>
        </w:rPr>
        <w:pPrChange w:id="1448" w:author="Elizabeth" w:date="2022-04-11T14:27:00Z">
          <w:pPr>
            <w:ind w:firstLine="0"/>
          </w:pPr>
        </w:pPrChange>
      </w:pPr>
      <w:ins w:id="1449"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1450" w:author="Elizabeth Ann Storm" w:date="2021-12-13T19:14:00Z"/>
        </w:rPr>
        <w:pPrChange w:id="1451" w:author="Elizabeth Ann Storm" w:date="2021-12-14T11:58:00Z">
          <w:pPr/>
        </w:pPrChange>
      </w:pPr>
      <w:ins w:id="1452" w:author="Elizabeth Ann Storm" w:date="2021-12-14T11:58:00Z">
        <w:r>
          <w:t xml:space="preserve">Figure </w:t>
        </w:r>
        <w:r>
          <w:fldChar w:fldCharType="begin"/>
        </w:r>
        <w:r>
          <w:instrText xml:space="preserve"> SEQ Figure \* ARABIC </w:instrText>
        </w:r>
      </w:ins>
      <w:r>
        <w:fldChar w:fldCharType="separate"/>
      </w:r>
      <w:ins w:id="1453" w:author="Elizabeth Ann Storm" w:date="2021-12-14T12:04:00Z">
        <w:r w:rsidR="00A91C2E">
          <w:rPr>
            <w:noProof/>
          </w:rPr>
          <w:t>13</w:t>
        </w:r>
      </w:ins>
      <w:ins w:id="1454" w:author="Elizabeth Ann Storm" w:date="2021-12-14T11:58:00Z">
        <w:r>
          <w:fldChar w:fldCharType="end"/>
        </w:r>
        <w:r>
          <w:t>. McLuhan book spread placeholder image 2</w:t>
        </w:r>
      </w:ins>
    </w:p>
    <w:p w14:paraId="28B91B18" w14:textId="26A16F3A" w:rsidR="0094226F" w:rsidRDefault="00D34259">
      <w:pPr>
        <w:pStyle w:val="EndNoteBibliography"/>
        <w:spacing w:line="480" w:lineRule="auto"/>
        <w:rPr>
          <w:ins w:id="1455" w:author="Elizabeth Ann Storm" w:date="2021-12-13T19:42:00Z"/>
        </w:rPr>
        <w:pPrChange w:id="1456" w:author="Elizabeth Ann Storm" w:date="2021-12-13T19:42:00Z">
          <w:pPr/>
        </w:pPrChange>
      </w:pPr>
      <w:ins w:id="1457" w:author="Elizabeth" w:date="2022-04-11T14:27:00Z">
        <w:r>
          <w:rPr>
            <w:noProof w:val="0"/>
          </w:rPr>
          <w:t xml:space="preserve">As a visual, kinesthetic learner, </w:t>
        </w:r>
      </w:ins>
      <w:ins w:id="1458" w:author="Elizabeth" w:date="2022-04-11T14:28:00Z">
        <w:r>
          <w:rPr>
            <w:noProof w:val="0"/>
          </w:rPr>
          <w:t xml:space="preserve">encountering this book </w:t>
        </w:r>
      </w:ins>
      <w:ins w:id="1459" w:author="Elizabeth Ann Storm" w:date="2021-12-13T19:12:00Z">
        <w:del w:id="1460"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1461" w:author="Elizabeth" w:date="2022-04-11T16:22:00Z">
          <w:r w:rsidR="007548D5" w:rsidRPr="007A2142" w:rsidDel="0011214C">
            <w:rPr>
              <w:noProof w:val="0"/>
            </w:rPr>
            <w:delText xml:space="preserve"> </w:delText>
          </w:r>
        </w:del>
        <w:r w:rsidR="007548D5" w:rsidRPr="007A2142">
          <w:rPr>
            <w:noProof w:val="0"/>
          </w:rPr>
          <w:t>summarize</w:t>
        </w:r>
      </w:ins>
      <w:ins w:id="1462" w:author="Elizabeth" w:date="2022-04-11T16:23:00Z">
        <w:r w:rsidR="0011214C">
          <w:rPr>
            <w:noProof w:val="0"/>
          </w:rPr>
          <w:t>d</w:t>
        </w:r>
      </w:ins>
      <w:ins w:id="1463" w:author="Elizabeth Ann Storm" w:date="2021-12-13T19:12:00Z">
        <w:del w:id="1464"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1465" w:author="Elizabeth Ann Storm" w:date="2021-12-13T19:14:00Z">
        <w:r w:rsidR="007548D5">
          <w:rPr>
            <w:noProof w:val="0"/>
          </w:rPr>
          <w:t xml:space="preserve"> </w:t>
        </w:r>
      </w:ins>
    </w:p>
    <w:p w14:paraId="761CF965" w14:textId="77777777" w:rsidR="0094226F" w:rsidRPr="003551CE" w:rsidRDefault="0094226F" w:rsidP="0094226F">
      <w:pPr>
        <w:pStyle w:val="ListParagraph"/>
        <w:rPr>
          <w:ins w:id="1466" w:author="Elizabeth Ann Storm" w:date="2021-12-13T19:42:00Z"/>
        </w:rPr>
      </w:pPr>
      <w:ins w:id="1467"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1468" w:author="Elizabeth Ann Storm" w:date="2021-12-13T19:42:00Z"/>
        </w:rPr>
      </w:pPr>
      <w:ins w:id="1469"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1470" w:author="Elizabeth Ann Storm" w:date="2021-12-13T19:42:00Z"/>
          <w:del w:id="1471" w:author="Elizabeth" w:date="2022-04-11T16:25:00Z"/>
        </w:rPr>
      </w:pPr>
      <w:ins w:id="1472" w:author="Elizabeth Ann Storm" w:date="2021-12-13T19:42:00Z">
        <w:r w:rsidRPr="003551CE">
          <w:t xml:space="preserve">…Information pours upon us, instantaneously and continuously… Our </w:t>
        </w:r>
        <w:proofErr w:type="gramStart"/>
        <w:r w:rsidRPr="003551CE">
          <w:t>electrically-configured</w:t>
        </w:r>
        <w:proofErr w:type="gramEnd"/>
        <w:r w:rsidRPr="003551CE">
          <w:t xml:space="preserve"> world has forced us to move from the habit of data classification to the mode of pattern recognition… </w:t>
        </w:r>
        <w:r>
          <w:rPr>
            <w:rStyle w:val="FootnoteReference"/>
          </w:rPr>
          <w:footnoteReference w:id="23"/>
        </w:r>
      </w:ins>
    </w:p>
    <w:p w14:paraId="0CBD5494" w14:textId="6A4D0B58" w:rsidR="007548D5" w:rsidRDefault="007548D5" w:rsidP="0011214C">
      <w:pPr>
        <w:pStyle w:val="ListParagraph"/>
        <w:rPr>
          <w:ins w:id="1477" w:author="Elizabeth Ann Storm" w:date="2021-12-13T19:15:00Z"/>
        </w:rPr>
        <w:pPrChange w:id="1478" w:author="Elizabeth" w:date="2022-04-11T16:25:00Z">
          <w:pPr/>
        </w:pPrChange>
      </w:pPr>
      <w:ins w:id="1479" w:author="Elizabeth Ann Storm" w:date="2021-12-13T19:14:00Z">
        <w:del w:id="1480" w:author="Elizabeth" w:date="2022-04-11T16:25:00Z">
          <w:r w:rsidDel="0011214C">
            <w:delText>(quote from “Medium…”</w:delText>
          </w:r>
        </w:del>
      </w:ins>
      <w:ins w:id="1481" w:author="Elizabeth Ann Storm" w:date="2021-12-13T19:12:00Z">
        <w:r w:rsidRPr="007A2142">
          <w:t xml:space="preserve"> </w:t>
        </w:r>
      </w:ins>
    </w:p>
    <w:p w14:paraId="580AE087" w14:textId="0D13ECA8" w:rsidR="0098316A" w:rsidDel="0011214C" w:rsidRDefault="007548D5" w:rsidP="0098316A">
      <w:pPr>
        <w:rPr>
          <w:ins w:id="1482" w:author="Elizabeth Ann Storm" w:date="2021-12-13T19:26:00Z"/>
          <w:del w:id="1483" w:author="Elizabeth" w:date="2022-04-11T16:25:00Z"/>
        </w:rPr>
      </w:pPr>
      <w:ins w:id="1484" w:author="Elizabeth Ann Storm" w:date="2021-12-13T19:12:00Z">
        <w:r w:rsidRPr="007A2142">
          <w:t>(</w:t>
        </w:r>
        <w:proofErr w:type="spellStart"/>
        <w:r w:rsidRPr="007A2142">
          <w:t>DoCA</w:t>
        </w:r>
        <w:proofErr w:type="spellEnd"/>
        <w:r w:rsidRPr="007A2142">
          <w:t xml:space="preserve"> Materiality quotes</w:t>
        </w:r>
      </w:ins>
      <w:ins w:id="1485" w:author="Elizabeth" w:date="2022-04-11T16:25:00Z">
        <w:r w:rsidR="0011214C">
          <w:t>)</w:t>
        </w:r>
      </w:ins>
      <w:ins w:id="1486" w:author="Elizabeth Ann Storm" w:date="2021-12-13T19:12:00Z">
        <w:del w:id="1487" w:author="Elizabeth" w:date="2022-04-11T16:25:00Z">
          <w:r w:rsidRPr="007A2142" w:rsidDel="0011214C">
            <w:delText>)</w:delText>
          </w:r>
        </w:del>
      </w:ins>
    </w:p>
    <w:p w14:paraId="53981924" w14:textId="3771353B" w:rsidR="0098316A" w:rsidDel="0011214C" w:rsidRDefault="0098316A" w:rsidP="0011214C">
      <w:pPr>
        <w:ind w:firstLine="0"/>
        <w:rPr>
          <w:ins w:id="1488" w:author="Elizabeth Ann Storm" w:date="2021-12-13T20:44:00Z"/>
          <w:del w:id="1489" w:author="Elizabeth" w:date="2022-04-11T16:25:00Z"/>
        </w:rPr>
        <w:pPrChange w:id="1490" w:author="Elizabeth" w:date="2022-04-11T16:25:00Z">
          <w:pPr/>
        </w:pPrChange>
      </w:pPr>
      <w:ins w:id="1491" w:author="Elizabeth Ann Storm" w:date="2021-12-13T19:27:00Z">
        <w:del w:id="1492" w:author="Elizabeth" w:date="2022-04-11T16:25:00Z">
          <w:r w:rsidDel="0011214C">
            <w:delText xml:space="preserve">The emergence of electronic communications, image and sound broadcasting, </w:delText>
          </w:r>
          <w:r w:rsidR="00E556D4" w:rsidDel="0011214C">
            <w:delText>cheap and accessible printing a</w:delText>
          </w:r>
        </w:del>
      </w:ins>
      <w:ins w:id="1493" w:author="Elizabeth Ann Storm" w:date="2021-12-13T19:28:00Z">
        <w:del w:id="1494" w:author="Elizabeth" w:date="2022-04-11T16:25:00Z">
          <w:r w:rsidR="00E556D4" w:rsidDel="0011214C">
            <w:delText>nd image reproduction, and early film photography had already changed society.</w:delText>
          </w:r>
        </w:del>
      </w:ins>
    </w:p>
    <w:p w14:paraId="61098A39" w14:textId="77777777" w:rsidR="008B0D5C" w:rsidRPr="00B12A62" w:rsidRDefault="008B0D5C" w:rsidP="0011214C">
      <w:pPr>
        <w:pPrChange w:id="1495" w:author="Elizabeth" w:date="2022-04-11T16:25:00Z">
          <w:pPr/>
        </w:pPrChange>
      </w:pPr>
    </w:p>
    <w:p w14:paraId="291A1551" w14:textId="77777777" w:rsidR="00480235" w:rsidRPr="007548D5" w:rsidRDefault="00480235">
      <w:pPr>
        <w:pStyle w:val="TableofFigures"/>
        <w:rPr>
          <w:rFonts w:eastAsia="Times New Roman"/>
          <w:szCs w:val="24"/>
        </w:rPr>
        <w:pPrChange w:id="1496"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1497" w:author="Elizabeth Ann Storm" w:date="2021-12-13T20:07:00Z"/>
          <w:szCs w:val="24"/>
        </w:rPr>
      </w:pPr>
      <w:del w:id="1498" w:author="Elizabeth Ann Storm" w:date="2021-12-10T20:01:00Z">
        <w:r w:rsidDel="00E74BFC">
          <w:rPr>
            <w:szCs w:val="24"/>
          </w:rPr>
          <w:lastRenderedPageBreak/>
          <w:delText>Medium and Material</w:delText>
        </w:r>
      </w:del>
      <w:bookmarkStart w:id="1499" w:name="_Toc100588222"/>
      <w:ins w:id="1500" w:author="Elizabeth Ann Storm" w:date="2021-12-10T20:01:00Z">
        <w:r w:rsidR="00E74BFC">
          <w:rPr>
            <w:szCs w:val="24"/>
          </w:rPr>
          <w:t>New Media</w:t>
        </w:r>
      </w:ins>
      <w:bookmarkEnd w:id="1499"/>
    </w:p>
    <w:p w14:paraId="3D5D51BF" w14:textId="745505EF" w:rsidR="00F52531" w:rsidRPr="00F52531" w:rsidRDefault="00F52531">
      <w:pPr>
        <w:pStyle w:val="EndNoteBibliography"/>
        <w:spacing w:line="480" w:lineRule="auto"/>
        <w:pPrChange w:id="1501" w:author="Elizabeth Ann Storm" w:date="2021-12-13T20:46:00Z">
          <w:pPr>
            <w:pStyle w:val="Heading1"/>
            <w:numPr>
              <w:numId w:val="2"/>
            </w:numPr>
            <w:spacing w:before="0" w:after="0"/>
            <w:ind w:left="432" w:hanging="432"/>
          </w:pPr>
        </w:pPrChange>
      </w:pPr>
      <w:ins w:id="1502" w:author="Elizabeth Ann Storm" w:date="2021-12-13T20:07:00Z">
        <w:r>
          <w:rPr>
            <w:noProof w:val="0"/>
          </w:rPr>
          <w:t>(</w:t>
        </w:r>
        <w:proofErr w:type="gramStart"/>
        <w:r>
          <w:rPr>
            <w:noProof w:val="0"/>
          </w:rPr>
          <w:t>in</w:t>
        </w:r>
      </w:ins>
      <w:ins w:id="1503" w:author="Elizabeth Ann Storm" w:date="2021-12-13T20:08:00Z">
        <w:r>
          <w:rPr>
            <w:noProof w:val="0"/>
          </w:rPr>
          <w:t>troduce</w:t>
        </w:r>
        <w:proofErr w:type="gramEnd"/>
        <w:r>
          <w:rPr>
            <w:noProof w:val="0"/>
          </w:rPr>
          <w:t xml:space="preserve"> with paragraph similar to one for old media chapter)</w:t>
        </w:r>
      </w:ins>
    </w:p>
    <w:p w14:paraId="2CED2BDB" w14:textId="7ED7F245" w:rsidR="005E04DF" w:rsidRPr="00EC103B" w:rsidDel="00E74BFC" w:rsidRDefault="002C173C" w:rsidP="00574AFB">
      <w:pPr>
        <w:pStyle w:val="Heading2"/>
        <w:spacing w:before="0"/>
        <w:rPr>
          <w:del w:id="1504" w:author="Elizabeth Ann Storm" w:date="2021-12-10T20:02:00Z"/>
          <w:szCs w:val="24"/>
        </w:rPr>
      </w:pPr>
      <w:del w:id="1505"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1506" w:name="_Toc90059078"/>
        <w:bookmarkStart w:id="1507" w:name="_Toc90059367"/>
        <w:bookmarkStart w:id="1508" w:name="_Toc90309862"/>
        <w:bookmarkStart w:id="1509" w:name="_Toc90318067"/>
        <w:bookmarkStart w:id="1510" w:name="_Toc90374492"/>
        <w:bookmarkStart w:id="1511" w:name="_Toc90376099"/>
        <w:bookmarkStart w:id="1512" w:name="_Toc90376184"/>
        <w:bookmarkStart w:id="1513" w:name="_Toc90381251"/>
        <w:bookmarkStart w:id="1514" w:name="_Toc100588223"/>
        <w:bookmarkEnd w:id="1506"/>
        <w:bookmarkEnd w:id="1507"/>
        <w:bookmarkEnd w:id="1508"/>
        <w:bookmarkEnd w:id="1509"/>
        <w:bookmarkEnd w:id="1510"/>
        <w:bookmarkEnd w:id="1511"/>
        <w:bookmarkEnd w:id="1512"/>
        <w:bookmarkEnd w:id="1513"/>
        <w:bookmarkEnd w:id="1514"/>
      </w:del>
    </w:p>
    <w:p w14:paraId="0CC79DBE" w14:textId="4E257E2E" w:rsidR="007D4EB8" w:rsidRPr="007A2142" w:rsidDel="00E74BFC" w:rsidRDefault="007D4EB8" w:rsidP="007D4EB8">
      <w:pPr>
        <w:rPr>
          <w:del w:id="1515" w:author="Elizabeth Ann Storm" w:date="2021-12-10T20:02:00Z"/>
        </w:rPr>
      </w:pPr>
      <w:del w:id="1516" w:author="Elizabeth Ann Storm" w:date="2021-12-10T20:02:00Z">
        <w:r w:rsidRPr="007A2142" w:rsidDel="00E74BFC">
          <w:delText xml:space="preserve">Experience, the subjectivity of perception, new models of reality, the upheaval of these notions has </w:delText>
        </w:r>
      </w:del>
      <w:del w:id="1517" w:author="Elizabeth Ann Storm" w:date="2021-11-30T18:53:00Z">
        <w:r w:rsidRPr="007A2142" w:rsidDel="005F2C65">
          <w:delText xml:space="preserve">greatly </w:delText>
        </w:r>
      </w:del>
      <w:del w:id="1518"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1519" w:name="_Toc90059079"/>
        <w:bookmarkStart w:id="1520" w:name="_Toc90059368"/>
        <w:bookmarkStart w:id="1521" w:name="_Toc90309863"/>
        <w:bookmarkStart w:id="1522" w:name="_Toc90318068"/>
        <w:bookmarkStart w:id="1523" w:name="_Toc90374493"/>
        <w:bookmarkStart w:id="1524" w:name="_Toc90376100"/>
        <w:bookmarkStart w:id="1525" w:name="_Toc90376185"/>
        <w:bookmarkStart w:id="1526" w:name="_Toc90381252"/>
        <w:bookmarkStart w:id="1527" w:name="_Toc100588224"/>
        <w:bookmarkEnd w:id="1519"/>
        <w:bookmarkEnd w:id="1520"/>
        <w:bookmarkEnd w:id="1521"/>
        <w:bookmarkEnd w:id="1522"/>
        <w:bookmarkEnd w:id="1523"/>
        <w:bookmarkEnd w:id="1524"/>
        <w:bookmarkEnd w:id="1525"/>
        <w:bookmarkEnd w:id="1526"/>
        <w:bookmarkEnd w:id="1527"/>
      </w:del>
    </w:p>
    <w:p w14:paraId="60FB4529" w14:textId="619D321D" w:rsidR="007D4EB8" w:rsidRPr="007A2142" w:rsidDel="00E74BFC" w:rsidRDefault="007D4EB8" w:rsidP="007D4EB8">
      <w:pPr>
        <w:rPr>
          <w:del w:id="1528" w:author="Elizabeth Ann Storm" w:date="2021-12-10T20:02:00Z"/>
        </w:rPr>
      </w:pPr>
      <w:del w:id="1529"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24"/>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1532" w:name="_Toc90059080"/>
        <w:bookmarkStart w:id="1533" w:name="_Toc90059369"/>
        <w:bookmarkStart w:id="1534" w:name="_Toc90309864"/>
        <w:bookmarkStart w:id="1535" w:name="_Toc90318069"/>
        <w:bookmarkStart w:id="1536" w:name="_Toc90374494"/>
        <w:bookmarkStart w:id="1537" w:name="_Toc90376101"/>
        <w:bookmarkStart w:id="1538" w:name="_Toc90376186"/>
        <w:bookmarkStart w:id="1539" w:name="_Toc90381253"/>
        <w:bookmarkStart w:id="1540" w:name="_Toc100588225"/>
        <w:bookmarkEnd w:id="1532"/>
        <w:bookmarkEnd w:id="1533"/>
        <w:bookmarkEnd w:id="1534"/>
        <w:bookmarkEnd w:id="1535"/>
        <w:bookmarkEnd w:id="1536"/>
        <w:bookmarkEnd w:id="1537"/>
        <w:bookmarkEnd w:id="1538"/>
        <w:bookmarkEnd w:id="1539"/>
        <w:bookmarkEnd w:id="1540"/>
      </w:del>
    </w:p>
    <w:p w14:paraId="22991486" w14:textId="47206C10" w:rsidR="007D4EB8" w:rsidRPr="007A2142" w:rsidDel="00E74BFC" w:rsidRDefault="007D4EB8" w:rsidP="007D4EB8">
      <w:pPr>
        <w:rPr>
          <w:del w:id="1541" w:author="Elizabeth Ann Storm" w:date="2021-12-10T20:02:00Z"/>
        </w:rPr>
      </w:pPr>
      <w:del w:id="1542"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25"/>
        </w:r>
        <w:r w:rsidRPr="007A2142" w:rsidDel="00E74BFC">
          <w:delText xml:space="preserve"> </w:delText>
        </w:r>
      </w:del>
      <w:del w:id="1545"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1546"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1547" w:name="_Toc90059081"/>
        <w:bookmarkStart w:id="1548" w:name="_Toc90059370"/>
        <w:bookmarkStart w:id="1549" w:name="_Toc90309865"/>
        <w:bookmarkStart w:id="1550" w:name="_Toc90318070"/>
        <w:bookmarkStart w:id="1551" w:name="_Toc90374495"/>
        <w:bookmarkStart w:id="1552" w:name="_Toc90376102"/>
        <w:bookmarkStart w:id="1553" w:name="_Toc90376187"/>
        <w:bookmarkStart w:id="1554" w:name="_Toc90381254"/>
        <w:bookmarkStart w:id="1555" w:name="_Toc100588226"/>
        <w:bookmarkEnd w:id="1547"/>
        <w:bookmarkEnd w:id="1548"/>
        <w:bookmarkEnd w:id="1549"/>
        <w:bookmarkEnd w:id="1550"/>
        <w:bookmarkEnd w:id="1551"/>
        <w:bookmarkEnd w:id="1552"/>
        <w:bookmarkEnd w:id="1553"/>
        <w:bookmarkEnd w:id="1554"/>
        <w:bookmarkEnd w:id="1555"/>
      </w:del>
    </w:p>
    <w:p w14:paraId="65B50CAE" w14:textId="088F1F11" w:rsidR="007D4EB8" w:rsidRPr="007A2142" w:rsidDel="00E74BFC" w:rsidRDefault="007D4EB8" w:rsidP="007D4EB8">
      <w:pPr>
        <w:rPr>
          <w:del w:id="1556" w:author="Elizabeth Ann Storm" w:date="2021-12-10T20:02:00Z"/>
        </w:rPr>
      </w:pPr>
      <w:del w:id="1557"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1558" w:author="Elizabeth Ann Storm" w:date="2021-11-30T18:56:00Z">
        <w:r w:rsidRPr="007A2142" w:rsidDel="005F2C65">
          <w:delText xml:space="preserve">I never saw a distinction between visual culture and art. </w:delText>
        </w:r>
      </w:del>
      <w:del w:id="1559" w:author="Elizabeth Ann Storm" w:date="2021-11-30T18:57:00Z">
        <w:r w:rsidRPr="007A2142" w:rsidDel="005F2C65">
          <w:delText xml:space="preserve">Coming to drawing this way, </w:delText>
        </w:r>
      </w:del>
      <w:del w:id="1560" w:author="Elizabeth Ann Storm" w:date="2021-12-10T20:02:00Z">
        <w:r w:rsidRPr="007A2142" w:rsidDel="00E74BFC">
          <w:delText>I s</w:delText>
        </w:r>
      </w:del>
      <w:del w:id="1561" w:author="Elizabeth Ann Storm" w:date="2021-11-30T18:57:00Z">
        <w:r w:rsidRPr="007A2142" w:rsidDel="005F2C65">
          <w:delText>aw</w:delText>
        </w:r>
      </w:del>
      <w:del w:id="1562"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1563" w:author="Elizabeth Ann Storm" w:date="2021-11-30T18:56:00Z">
        <w:r w:rsidRPr="007A2142" w:rsidDel="005F2C65">
          <w:delText xml:space="preserve">   </w:delText>
        </w:r>
      </w:del>
      <w:del w:id="1564" w:author="Elizabeth Ann Storm" w:date="2021-12-10T20:02:00Z">
        <w:r w:rsidRPr="007A2142" w:rsidDel="00E74BFC">
          <w:delText xml:space="preserve">  </w:delText>
        </w:r>
        <w:bookmarkStart w:id="1565" w:name="_Toc90059082"/>
        <w:bookmarkStart w:id="1566" w:name="_Toc90059371"/>
        <w:bookmarkStart w:id="1567" w:name="_Toc90309866"/>
        <w:bookmarkStart w:id="1568" w:name="_Toc90318071"/>
        <w:bookmarkStart w:id="1569" w:name="_Toc90374496"/>
        <w:bookmarkStart w:id="1570" w:name="_Toc90376103"/>
        <w:bookmarkStart w:id="1571" w:name="_Toc90376188"/>
        <w:bookmarkStart w:id="1572" w:name="_Toc90381255"/>
        <w:bookmarkStart w:id="1573" w:name="_Toc100588227"/>
        <w:bookmarkEnd w:id="1565"/>
        <w:bookmarkEnd w:id="1566"/>
        <w:bookmarkEnd w:id="1567"/>
        <w:bookmarkEnd w:id="1568"/>
        <w:bookmarkEnd w:id="1569"/>
        <w:bookmarkEnd w:id="1570"/>
        <w:bookmarkEnd w:id="1571"/>
        <w:bookmarkEnd w:id="1572"/>
        <w:bookmarkEnd w:id="1573"/>
      </w:del>
    </w:p>
    <w:p w14:paraId="3419B31A" w14:textId="47FEEE27" w:rsidR="005E04DF" w:rsidDel="00E74BFC" w:rsidRDefault="00873D73" w:rsidP="00574AFB">
      <w:pPr>
        <w:pStyle w:val="Heading2"/>
        <w:spacing w:before="0"/>
        <w:rPr>
          <w:del w:id="1574" w:author="Elizabeth Ann Storm" w:date="2021-12-10T20:02:00Z"/>
          <w:szCs w:val="24"/>
        </w:rPr>
      </w:pPr>
      <w:del w:id="1575" w:author="Elizabeth Ann Storm" w:date="2021-12-10T20:02:00Z">
        <w:r w:rsidDel="00E74BFC">
          <w:rPr>
            <w:szCs w:val="24"/>
          </w:rPr>
          <w:delText>Artifact of action</w:delText>
        </w:r>
        <w:bookmarkStart w:id="1576" w:name="_Toc90059083"/>
        <w:bookmarkStart w:id="1577" w:name="_Toc90059372"/>
        <w:bookmarkStart w:id="1578" w:name="_Toc90309867"/>
        <w:bookmarkStart w:id="1579" w:name="_Toc90318072"/>
        <w:bookmarkStart w:id="1580" w:name="_Toc90374497"/>
        <w:bookmarkStart w:id="1581" w:name="_Toc90376104"/>
        <w:bookmarkStart w:id="1582" w:name="_Toc90376189"/>
        <w:bookmarkStart w:id="1583" w:name="_Toc90381256"/>
        <w:bookmarkStart w:id="1584" w:name="_Toc100588228"/>
        <w:bookmarkEnd w:id="1576"/>
        <w:bookmarkEnd w:id="1577"/>
        <w:bookmarkEnd w:id="1578"/>
        <w:bookmarkEnd w:id="1579"/>
        <w:bookmarkEnd w:id="1580"/>
        <w:bookmarkEnd w:id="1581"/>
        <w:bookmarkEnd w:id="1582"/>
        <w:bookmarkEnd w:id="1583"/>
        <w:bookmarkEnd w:id="1584"/>
      </w:del>
    </w:p>
    <w:p w14:paraId="43132DC5" w14:textId="1E399CE0" w:rsidR="00D313C5" w:rsidDel="00E74BFC" w:rsidRDefault="00873D73" w:rsidP="00D313C5">
      <w:pPr>
        <w:rPr>
          <w:del w:id="1585" w:author="Elizabeth Ann Storm" w:date="2021-12-10T20:02:00Z"/>
        </w:rPr>
      </w:pPr>
      <w:del w:id="1586"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1587" w:author="Elizabeth Ann Storm" w:date="2021-11-30T18:58:00Z">
        <w:r w:rsidRPr="007A2142" w:rsidDel="00DB0A9B">
          <w:delText xml:space="preserve">n understanding </w:delText>
        </w:r>
      </w:del>
      <w:del w:id="1588"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1589" w:name="_Toc90059084"/>
        <w:bookmarkStart w:id="1590" w:name="_Toc90059373"/>
        <w:bookmarkStart w:id="1591" w:name="_Toc90309868"/>
        <w:bookmarkStart w:id="1592" w:name="_Toc90318073"/>
        <w:bookmarkStart w:id="1593" w:name="_Toc90374498"/>
        <w:bookmarkStart w:id="1594" w:name="_Toc90376105"/>
        <w:bookmarkStart w:id="1595" w:name="_Toc90376190"/>
        <w:bookmarkStart w:id="1596" w:name="_Toc90381257"/>
        <w:bookmarkStart w:id="1597" w:name="_Toc100588229"/>
        <w:bookmarkEnd w:id="1589"/>
        <w:bookmarkEnd w:id="1590"/>
        <w:bookmarkEnd w:id="1591"/>
        <w:bookmarkEnd w:id="1592"/>
        <w:bookmarkEnd w:id="1593"/>
        <w:bookmarkEnd w:id="1594"/>
        <w:bookmarkEnd w:id="1595"/>
        <w:bookmarkEnd w:id="1596"/>
        <w:bookmarkEnd w:id="1597"/>
      </w:del>
    </w:p>
    <w:p w14:paraId="4A3911F6" w14:textId="2343F62C" w:rsidR="00D313C5" w:rsidDel="00E74BFC" w:rsidRDefault="00D313C5" w:rsidP="00D313C5">
      <w:pPr>
        <w:rPr>
          <w:del w:id="1598" w:author="Elizabeth Ann Storm" w:date="2021-12-10T20:02:00Z"/>
        </w:rPr>
      </w:pPr>
      <w:bookmarkStart w:id="1599" w:name="_Toc90059085"/>
      <w:bookmarkStart w:id="1600" w:name="_Toc90059374"/>
      <w:bookmarkStart w:id="1601" w:name="_Toc90309869"/>
      <w:bookmarkStart w:id="1602" w:name="_Toc90318074"/>
      <w:bookmarkStart w:id="1603" w:name="_Toc90374499"/>
      <w:bookmarkStart w:id="1604" w:name="_Toc90376106"/>
      <w:bookmarkStart w:id="1605" w:name="_Toc90376191"/>
      <w:bookmarkStart w:id="1606" w:name="_Toc90381258"/>
      <w:bookmarkStart w:id="1607" w:name="_Toc100588230"/>
      <w:bookmarkEnd w:id="1599"/>
      <w:bookmarkEnd w:id="1600"/>
      <w:bookmarkEnd w:id="1601"/>
      <w:bookmarkEnd w:id="1602"/>
      <w:bookmarkEnd w:id="1603"/>
      <w:bookmarkEnd w:id="1604"/>
      <w:bookmarkEnd w:id="1605"/>
      <w:bookmarkEnd w:id="1606"/>
      <w:bookmarkEnd w:id="1607"/>
    </w:p>
    <w:p w14:paraId="442606C4" w14:textId="3DD25E3B" w:rsidR="00D313C5" w:rsidDel="00E74BFC" w:rsidRDefault="00D313C5" w:rsidP="00D313C5">
      <w:pPr>
        <w:keepNext/>
        <w:rPr>
          <w:del w:id="1608" w:author="Elizabeth Ann Storm" w:date="2021-12-10T20:02:00Z"/>
        </w:rPr>
      </w:pPr>
      <w:del w:id="1609"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1610" w:name="_Toc90059086"/>
        <w:bookmarkStart w:id="1611" w:name="_Toc90059375"/>
        <w:bookmarkStart w:id="1612" w:name="_Toc90309870"/>
        <w:bookmarkStart w:id="1613" w:name="_Toc90318075"/>
        <w:bookmarkStart w:id="1614" w:name="_Toc90374500"/>
        <w:bookmarkStart w:id="1615" w:name="_Toc90376107"/>
        <w:bookmarkStart w:id="1616" w:name="_Toc90376192"/>
        <w:bookmarkStart w:id="1617" w:name="_Toc90381259"/>
        <w:bookmarkStart w:id="1618" w:name="_Toc100588231"/>
        <w:bookmarkEnd w:id="1610"/>
        <w:bookmarkEnd w:id="1611"/>
        <w:bookmarkEnd w:id="1612"/>
        <w:bookmarkEnd w:id="1613"/>
        <w:bookmarkEnd w:id="1614"/>
        <w:bookmarkEnd w:id="1615"/>
        <w:bookmarkEnd w:id="1616"/>
        <w:bookmarkEnd w:id="1617"/>
        <w:bookmarkEnd w:id="1618"/>
      </w:del>
    </w:p>
    <w:p w14:paraId="766CE29E" w14:textId="174AD8A4" w:rsidR="00D313C5" w:rsidDel="00E74BFC" w:rsidRDefault="00D313C5" w:rsidP="00D313C5">
      <w:pPr>
        <w:pStyle w:val="Caption"/>
        <w:rPr>
          <w:del w:id="1619" w:author="Elizabeth Ann Storm" w:date="2021-12-10T20:02:00Z"/>
        </w:rPr>
      </w:pPr>
      <w:bookmarkStart w:id="1620" w:name="_Ref88398995"/>
      <w:del w:id="1621" w:author="Elizabeth Ann Storm" w:date="2021-12-10T20:02:00Z">
        <w:r w:rsidDel="00E74BFC">
          <w:delText xml:space="preserve">Figure </w:delText>
        </w:r>
        <w:r w:rsidR="00F833FC" w:rsidDel="00E74BFC">
          <w:fldChar w:fldCharType="begin"/>
        </w:r>
        <w:r w:rsidR="00F833FC" w:rsidDel="00E74BFC">
          <w:delInstrText xml:space="preserve"> STYLEREF 1 \s </w:delInstrText>
        </w:r>
        <w:r w:rsidR="00F833FC" w:rsidDel="00E74BFC">
          <w:fldChar w:fldCharType="separate"/>
        </w:r>
        <w:r w:rsidR="00CF4ACC" w:rsidDel="00E74BFC">
          <w:rPr>
            <w:noProof/>
          </w:rPr>
          <w:delText>3</w:delText>
        </w:r>
        <w:r w:rsidR="00F833FC" w:rsidDel="00E74BFC">
          <w:fldChar w:fldCharType="end"/>
        </w:r>
        <w:r w:rsidDel="00E74BFC">
          <w:delText>.</w:delText>
        </w:r>
        <w:r w:rsidR="00F833FC" w:rsidDel="00E74BFC">
          <w:fldChar w:fldCharType="begin"/>
        </w:r>
        <w:r w:rsidR="00F833FC" w:rsidDel="00E74BFC">
          <w:delInstrText xml:space="preserve"> SEQ Figure \* ARABIC \s 1 </w:delInstrText>
        </w:r>
        <w:r w:rsidR="00F833FC" w:rsidDel="00E74BFC">
          <w:fldChar w:fldCharType="separate"/>
        </w:r>
        <w:r w:rsidR="00CF4ACC" w:rsidDel="00E74BFC">
          <w:rPr>
            <w:noProof/>
          </w:rPr>
          <w:delText>1</w:delText>
        </w:r>
        <w:r w:rsidR="00F833FC" w:rsidDel="00E74BFC">
          <w:fldChar w:fldCharType="end"/>
        </w:r>
        <w:bookmarkEnd w:id="1620"/>
        <w:r w:rsidDel="00E74BFC">
          <w:delText xml:space="preserve"> Secret writing 1</w:delText>
        </w:r>
        <w:bookmarkStart w:id="1622" w:name="_Toc90059087"/>
        <w:bookmarkStart w:id="1623" w:name="_Toc90059376"/>
        <w:bookmarkStart w:id="1624" w:name="_Toc90309871"/>
        <w:bookmarkStart w:id="1625" w:name="_Toc90318076"/>
        <w:bookmarkStart w:id="1626" w:name="_Toc90374501"/>
        <w:bookmarkStart w:id="1627" w:name="_Toc90376108"/>
        <w:bookmarkStart w:id="1628" w:name="_Toc90376193"/>
        <w:bookmarkStart w:id="1629" w:name="_Toc90381260"/>
        <w:bookmarkStart w:id="1630" w:name="_Toc100588232"/>
        <w:bookmarkEnd w:id="1622"/>
        <w:bookmarkEnd w:id="1623"/>
        <w:bookmarkEnd w:id="1624"/>
        <w:bookmarkEnd w:id="1625"/>
        <w:bookmarkEnd w:id="1626"/>
        <w:bookmarkEnd w:id="1627"/>
        <w:bookmarkEnd w:id="1628"/>
        <w:bookmarkEnd w:id="1629"/>
        <w:bookmarkEnd w:id="1630"/>
      </w:del>
    </w:p>
    <w:p w14:paraId="3D576986" w14:textId="2D65C427" w:rsidR="00D313C5" w:rsidDel="00E74BFC" w:rsidRDefault="00D313C5" w:rsidP="00D313C5">
      <w:pPr>
        <w:rPr>
          <w:del w:id="1631" w:author="Elizabeth Ann Storm" w:date="2021-12-10T20:02:00Z"/>
        </w:rPr>
      </w:pPr>
      <w:bookmarkStart w:id="1632" w:name="_Toc90059088"/>
      <w:bookmarkStart w:id="1633" w:name="_Toc90059377"/>
      <w:bookmarkStart w:id="1634" w:name="_Toc90309872"/>
      <w:bookmarkStart w:id="1635" w:name="_Toc90318077"/>
      <w:bookmarkStart w:id="1636" w:name="_Toc90374502"/>
      <w:bookmarkStart w:id="1637" w:name="_Toc90376109"/>
      <w:bookmarkStart w:id="1638" w:name="_Toc90376194"/>
      <w:bookmarkStart w:id="1639" w:name="_Toc90381261"/>
      <w:bookmarkStart w:id="1640" w:name="_Toc100588233"/>
      <w:bookmarkEnd w:id="1632"/>
      <w:bookmarkEnd w:id="1633"/>
      <w:bookmarkEnd w:id="1634"/>
      <w:bookmarkEnd w:id="1635"/>
      <w:bookmarkEnd w:id="1636"/>
      <w:bookmarkEnd w:id="1637"/>
      <w:bookmarkEnd w:id="1638"/>
      <w:bookmarkEnd w:id="1639"/>
      <w:bookmarkEnd w:id="1640"/>
    </w:p>
    <w:p w14:paraId="102DE4D6" w14:textId="5708F3B0" w:rsidR="00D313C5" w:rsidRPr="007A2142" w:rsidDel="00E74BFC" w:rsidRDefault="00D313C5" w:rsidP="00873D73">
      <w:pPr>
        <w:rPr>
          <w:del w:id="1641" w:author="Elizabeth Ann Storm" w:date="2021-12-10T20:02:00Z"/>
        </w:rPr>
      </w:pPr>
      <w:del w:id="1642"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1643" w:name="_Toc90059089"/>
        <w:bookmarkStart w:id="1644" w:name="_Toc90059378"/>
        <w:bookmarkStart w:id="1645" w:name="_Toc90309873"/>
        <w:bookmarkStart w:id="1646" w:name="_Toc90318078"/>
        <w:bookmarkStart w:id="1647" w:name="_Toc90374503"/>
        <w:bookmarkStart w:id="1648" w:name="_Toc90376110"/>
        <w:bookmarkStart w:id="1649" w:name="_Toc90376195"/>
        <w:bookmarkStart w:id="1650" w:name="_Toc90381262"/>
        <w:bookmarkStart w:id="1651" w:name="_Toc100588234"/>
        <w:bookmarkEnd w:id="1643"/>
        <w:bookmarkEnd w:id="1644"/>
        <w:bookmarkEnd w:id="1645"/>
        <w:bookmarkEnd w:id="1646"/>
        <w:bookmarkEnd w:id="1647"/>
        <w:bookmarkEnd w:id="1648"/>
        <w:bookmarkEnd w:id="1649"/>
        <w:bookmarkEnd w:id="1650"/>
        <w:bookmarkEnd w:id="1651"/>
      </w:del>
    </w:p>
    <w:p w14:paraId="75AAE5ED" w14:textId="586BDF10" w:rsidR="00873D73" w:rsidRPr="007A2142" w:rsidDel="00E74BFC" w:rsidRDefault="00873D73" w:rsidP="00873D73">
      <w:pPr>
        <w:rPr>
          <w:del w:id="1652" w:author="Elizabeth Ann Storm" w:date="2021-12-10T20:02:00Z"/>
        </w:rPr>
      </w:pPr>
      <w:del w:id="1653"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1654" w:author="Elizabeth Ann Storm" w:date="2021-12-01T13:34:00Z">
        <w:r w:rsidRPr="007A2142" w:rsidDel="00520098">
          <w:delText xml:space="preserve"> </w:delText>
        </w:r>
      </w:del>
      <w:del w:id="1655"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1656" w:name="_Toc90059090"/>
        <w:bookmarkStart w:id="1657" w:name="_Toc90059379"/>
        <w:bookmarkStart w:id="1658" w:name="_Toc90309874"/>
        <w:bookmarkStart w:id="1659" w:name="_Toc90318079"/>
        <w:bookmarkStart w:id="1660" w:name="_Toc90374504"/>
        <w:bookmarkStart w:id="1661" w:name="_Toc90376111"/>
        <w:bookmarkStart w:id="1662" w:name="_Toc90376196"/>
        <w:bookmarkStart w:id="1663" w:name="_Toc90381263"/>
        <w:bookmarkStart w:id="1664" w:name="_Toc100588235"/>
        <w:bookmarkEnd w:id="1656"/>
        <w:bookmarkEnd w:id="1657"/>
        <w:bookmarkEnd w:id="1658"/>
        <w:bookmarkEnd w:id="1659"/>
        <w:bookmarkEnd w:id="1660"/>
        <w:bookmarkEnd w:id="1661"/>
        <w:bookmarkEnd w:id="1662"/>
        <w:bookmarkEnd w:id="1663"/>
        <w:bookmarkEnd w:id="1664"/>
      </w:del>
    </w:p>
    <w:p w14:paraId="3843B97F" w14:textId="139922E0" w:rsidR="00873D73" w:rsidDel="00E74BFC" w:rsidRDefault="00873D73" w:rsidP="00873D73">
      <w:pPr>
        <w:rPr>
          <w:del w:id="1665" w:author="Elizabeth Ann Storm" w:date="2021-12-10T20:02:00Z"/>
        </w:rPr>
      </w:pPr>
      <w:del w:id="1666"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1667" w:name="_Toc90059091"/>
        <w:bookmarkStart w:id="1668" w:name="_Toc90059380"/>
        <w:bookmarkStart w:id="1669" w:name="_Toc90309875"/>
        <w:bookmarkStart w:id="1670" w:name="_Toc90318080"/>
        <w:bookmarkStart w:id="1671" w:name="_Toc90374505"/>
        <w:bookmarkStart w:id="1672" w:name="_Toc90376112"/>
        <w:bookmarkStart w:id="1673" w:name="_Toc90376197"/>
        <w:bookmarkStart w:id="1674" w:name="_Toc90381264"/>
        <w:bookmarkStart w:id="1675" w:name="_Toc100588236"/>
        <w:bookmarkEnd w:id="1667"/>
        <w:bookmarkEnd w:id="1668"/>
        <w:bookmarkEnd w:id="1669"/>
        <w:bookmarkEnd w:id="1670"/>
        <w:bookmarkEnd w:id="1671"/>
        <w:bookmarkEnd w:id="1672"/>
        <w:bookmarkEnd w:id="1673"/>
        <w:bookmarkEnd w:id="1674"/>
        <w:bookmarkEnd w:id="1675"/>
      </w:del>
    </w:p>
    <w:p w14:paraId="6F9D892B" w14:textId="16C219ED" w:rsidR="00950431" w:rsidRDefault="00950431" w:rsidP="00950431">
      <w:pPr>
        <w:pStyle w:val="Heading2"/>
        <w:rPr>
          <w:rFonts w:eastAsiaTheme="minorHAnsi"/>
        </w:rPr>
      </w:pPr>
      <w:del w:id="1676" w:author="Elizabeth Ann Storm" w:date="2021-12-13T19:24:00Z">
        <w:r w:rsidDel="0098316A">
          <w:rPr>
            <w:rFonts w:eastAsiaTheme="minorHAnsi"/>
          </w:rPr>
          <w:delText>Material processing</w:delText>
        </w:r>
      </w:del>
      <w:bookmarkStart w:id="1677" w:name="_Toc100588237"/>
      <w:ins w:id="1678" w:author="Elizabeth Ann Storm" w:date="2021-12-13T19:24:00Z">
        <w:r w:rsidR="0098316A">
          <w:rPr>
            <w:rFonts w:eastAsiaTheme="minorHAnsi"/>
          </w:rPr>
          <w:t xml:space="preserve">Subsection 1 </w:t>
        </w:r>
      </w:ins>
      <w:ins w:id="1679" w:author="Elizabeth Ann Storm" w:date="2021-12-13T19:25:00Z">
        <w:r w:rsidR="0098316A">
          <w:rPr>
            <w:rFonts w:eastAsiaTheme="minorHAnsi"/>
          </w:rPr>
          <w:t>–</w:t>
        </w:r>
      </w:ins>
      <w:ins w:id="1680" w:author="Elizabeth Ann Storm" w:date="2021-12-13T19:24:00Z">
        <w:r w:rsidR="0098316A">
          <w:rPr>
            <w:rFonts w:eastAsiaTheme="minorHAnsi"/>
          </w:rPr>
          <w:t xml:space="preserve"> </w:t>
        </w:r>
      </w:ins>
      <w:ins w:id="1681" w:author="Elizabeth Ann Storm" w:date="2021-12-13T19:25:00Z">
        <w:r w:rsidR="0098316A">
          <w:rPr>
            <w:rFonts w:eastAsiaTheme="minorHAnsi"/>
          </w:rPr>
          <w:t>mid-century modernism and alternate states of consciousness</w:t>
        </w:r>
      </w:ins>
      <w:bookmarkEnd w:id="1677"/>
    </w:p>
    <w:p w14:paraId="77790ED5" w14:textId="70E3C70C" w:rsidR="007771E0" w:rsidRDefault="007771E0">
      <w:pPr>
        <w:pStyle w:val="EndNoteBibliography"/>
        <w:spacing w:line="480" w:lineRule="auto"/>
        <w:rPr>
          <w:ins w:id="1682" w:author="Elizabeth Ann Storm" w:date="2021-12-13T20:08:00Z"/>
        </w:rPr>
        <w:pPrChange w:id="1683" w:author="Elizabeth Ann Storm" w:date="2021-12-13T20:09:00Z">
          <w:pPr/>
        </w:pPrChange>
      </w:pPr>
      <w:ins w:id="1684"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w:t>
        </w:r>
        <w:proofErr w:type="gramStart"/>
        <w:r>
          <w:rPr>
            <w:noProof w:val="0"/>
          </w:rPr>
          <w:t>rumblings;</w:t>
        </w:r>
        <w:proofErr w:type="gramEnd"/>
        <w:r>
          <w:rPr>
            <w:noProof w:val="0"/>
          </w:rPr>
          <w:t xml:space="preserve"> Aldous Huxley and Terence McKenna. The message their writings and theories suggest is to first, reconnect with reality through physical engagement, then second, begin to understand the conditions that shape contemporary reality are not inevitable.</w:t>
        </w:r>
      </w:ins>
      <w:ins w:id="1685" w:author="Elizabeth Ann Storm" w:date="2021-12-14T12:01:00Z">
        <w:r w:rsidR="00960BAC">
          <w:rPr>
            <w:noProof w:val="0"/>
          </w:rPr>
          <w:t xml:space="preserve"> (</w:t>
        </w:r>
        <w:proofErr w:type="gramStart"/>
        <w:r w:rsidR="00960BAC">
          <w:rPr>
            <w:noProof w:val="0"/>
          </w:rPr>
          <w:t>more</w:t>
        </w:r>
        <w:proofErr w:type="gramEnd"/>
        <w:r w:rsidR="00960BAC">
          <w:rPr>
            <w:noProof w:val="0"/>
          </w:rPr>
          <w:t xml:space="preserve"> here)</w:t>
        </w:r>
      </w:ins>
    </w:p>
    <w:p w14:paraId="2F1C5312" w14:textId="44839A49" w:rsidR="00E556D4" w:rsidRPr="007A2142" w:rsidRDefault="00E556D4">
      <w:pPr>
        <w:pStyle w:val="EndNoteBibliography"/>
        <w:spacing w:line="480" w:lineRule="auto"/>
        <w:rPr>
          <w:ins w:id="1686" w:author="Elizabeth Ann Storm" w:date="2021-12-13T19:31:00Z"/>
          <w:noProof w:val="0"/>
        </w:rPr>
        <w:pPrChange w:id="1687" w:author="Elizabeth Ann Storm" w:date="2021-12-13T19:31:00Z">
          <w:pPr>
            <w:pStyle w:val="EndNoteBibliography"/>
          </w:pPr>
        </w:pPrChange>
      </w:pPr>
      <w:ins w:id="1688"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1689" w:author="Elizabeth Ann Storm" w:date="2021-12-14T12:01:00Z">
        <w:r w:rsidR="00960BAC">
          <w:rPr>
            <w:noProof w:val="0"/>
          </w:rPr>
          <w:t xml:space="preserve">an account of his professional experience of a dose of the psychedelic mescalin </w:t>
        </w:r>
      </w:ins>
      <w:ins w:id="1690" w:author="Elizabeth Ann Storm" w:date="2021-12-13T19:31:00Z">
        <w:r w:rsidRPr="007A2142">
          <w:rPr>
            <w:noProof w:val="0"/>
          </w:rPr>
          <w:t xml:space="preserve">in </w:t>
        </w:r>
        <w:r w:rsidRPr="00B07AE4">
          <w:rPr>
            <w:noProof w:val="0"/>
            <w:u w:val="single"/>
            <w:rPrChange w:id="1691" w:author="Elizabeth Ann Storm" w:date="2021-12-13T19:35:00Z">
              <w:rPr>
                <w:noProof w:val="0"/>
              </w:rPr>
            </w:rPrChange>
          </w:rPr>
          <w:t>The Doors of Perception</w:t>
        </w:r>
      </w:ins>
      <w:ins w:id="1692" w:author="Elizabeth Ann Storm" w:date="2021-12-14T12:01:00Z">
        <w:r w:rsidR="00960BAC">
          <w:rPr>
            <w:noProof w:val="0"/>
          </w:rPr>
          <w:t>:</w:t>
        </w:r>
      </w:ins>
    </w:p>
    <w:p w14:paraId="6CABB4A6" w14:textId="77777777" w:rsidR="00E556D4" w:rsidRDefault="00E556D4">
      <w:pPr>
        <w:pStyle w:val="ListParagraph"/>
        <w:ind w:firstLine="0"/>
        <w:rPr>
          <w:ins w:id="1693" w:author="Elizabeth Ann Storm" w:date="2021-12-13T19:31:00Z"/>
        </w:rPr>
        <w:pPrChange w:id="1694" w:author="Elizabeth Ann Storm" w:date="2021-12-13T19:32:00Z">
          <w:pPr>
            <w:pStyle w:val="ListParagraph"/>
            <w:spacing w:line="240" w:lineRule="auto"/>
          </w:pPr>
        </w:pPrChange>
      </w:pPr>
      <w:ins w:id="1695" w:author="Elizabeth Ann Storm" w:date="2021-12-13T19:31:00Z">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26"/>
        </w:r>
      </w:ins>
    </w:p>
    <w:p w14:paraId="6514F0BE" w14:textId="77777777" w:rsidR="00B07AE4" w:rsidRDefault="00E556D4" w:rsidP="00E556D4">
      <w:pPr>
        <w:pStyle w:val="BodyText"/>
        <w:rPr>
          <w:ins w:id="1698" w:author="Elizabeth Ann Storm" w:date="2021-12-13T19:35:00Z"/>
        </w:rPr>
      </w:pPr>
      <w:ins w:id="1699"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 </w:t>
        </w:r>
      </w:ins>
      <w:ins w:id="1700" w:author="Elizabeth Ann Storm" w:date="2021-12-13T19:35:00Z">
        <w:r w:rsidR="00B07AE4">
          <w:t>(</w:t>
        </w:r>
        <w:proofErr w:type="gramStart"/>
        <w:r w:rsidR="00B07AE4">
          <w:t>can</w:t>
        </w:r>
        <w:proofErr w:type="gramEnd"/>
        <w:r w:rsidR="00B07AE4">
          <w:t xml:space="preserve"> I find anything else on alternate states of consciousness to contextualize or elaborate?)</w:t>
        </w:r>
      </w:ins>
    </w:p>
    <w:p w14:paraId="7E906E39" w14:textId="0C213814" w:rsidR="00B07AE4" w:rsidRDefault="00E556D4">
      <w:pPr>
        <w:pStyle w:val="BodyText"/>
        <w:ind w:firstLine="720"/>
        <w:rPr>
          <w:ins w:id="1701" w:author="Elizabeth Ann Storm" w:date="2021-12-13T19:34:00Z"/>
        </w:rPr>
        <w:pPrChange w:id="1702" w:author="Elizabeth Ann Storm" w:date="2021-12-13T19:35:00Z">
          <w:pPr>
            <w:pStyle w:val="BodyText"/>
          </w:pPr>
        </w:pPrChange>
      </w:pPr>
      <w:ins w:id="1703" w:author="Elizabeth Ann Storm" w:date="2021-12-13T19:32:00Z">
        <w:r>
          <w:t xml:space="preserve">He articulated </w:t>
        </w:r>
        <w:r w:rsidR="00B07AE4">
          <w:t>a shift in interest from Cartesian “place and distance</w:t>
        </w:r>
      </w:ins>
      <w:ins w:id="1704" w:author="Elizabeth Ann Storm" w:date="2021-12-13T19:33:00Z">
        <w:r w:rsidR="00B07AE4">
          <w:t>” to an archaic “</w:t>
        </w:r>
      </w:ins>
      <w:ins w:id="1705" w:author="Elizabeth Ann Storm" w:date="2021-12-13T19:34:00Z">
        <w:r w:rsidR="00B07AE4">
          <w:t>being and meaning</w:t>
        </w:r>
      </w:ins>
      <w:ins w:id="1706" w:author="Elizabeth Ann Storm" w:date="2021-12-13T19:33:00Z">
        <w:r w:rsidR="00B07AE4">
          <w:t>”</w:t>
        </w:r>
      </w:ins>
      <w:ins w:id="1707" w:author="Elizabeth Ann Storm" w:date="2021-12-13T19:34:00Z">
        <w:r w:rsidR="00B07AE4">
          <w:t>.</w:t>
        </w:r>
      </w:ins>
      <w:ins w:id="1708" w:author="Elizabeth Ann Storm" w:date="2021-12-13T19:33:00Z">
        <w:r w:rsidR="00B07AE4">
          <w:t xml:space="preserve"> </w:t>
        </w:r>
      </w:ins>
      <w:ins w:id="1709" w:author="Elizabeth Ann Storm" w:date="2021-12-13T19:36:00Z">
        <w:r w:rsidR="00B07AE4">
          <w:t xml:space="preserve"> (</w:t>
        </w:r>
        <w:proofErr w:type="gramStart"/>
        <w:r w:rsidR="00B07AE4">
          <w:t>something</w:t>
        </w:r>
        <w:proofErr w:type="gramEnd"/>
        <w:r w:rsidR="00B07AE4">
          <w:t xml:space="preserve"> about this maybe, an outside reference?)</w:t>
        </w:r>
      </w:ins>
    </w:p>
    <w:p w14:paraId="21FBD7FF" w14:textId="6A03E7DA" w:rsidR="00E556D4" w:rsidRDefault="00B07AE4">
      <w:pPr>
        <w:pStyle w:val="BodyText"/>
        <w:ind w:firstLine="720"/>
        <w:rPr>
          <w:ins w:id="1710" w:author="Elizabeth Ann Storm" w:date="2021-12-13T19:32:00Z"/>
        </w:rPr>
        <w:pPrChange w:id="1711" w:author="Elizabeth Ann Storm" w:date="2021-12-13T19:34:00Z">
          <w:pPr>
            <w:ind w:firstLine="0"/>
          </w:pPr>
        </w:pPrChange>
      </w:pPr>
      <w:ins w:id="1712" w:author="Elizabeth Ann Storm" w:date="2021-12-13T19:34:00Z">
        <w:r>
          <w:lastRenderedPageBreak/>
          <w:t>N</w:t>
        </w:r>
      </w:ins>
      <w:ins w:id="1713" w:author="Elizabeth Ann Storm" w:date="2021-12-13T19:33:00Z">
        <w:r>
          <w:t xml:space="preserve">otably for my practice, </w:t>
        </w:r>
      </w:ins>
      <w:ins w:id="1714" w:author="Elizabeth Ann Storm" w:date="2021-12-13T19:34:00Z">
        <w:r>
          <w:t xml:space="preserve">Huxley points out the increased significance of </w:t>
        </w:r>
      </w:ins>
      <w:ins w:id="1715" w:author="Elizabeth Ann Storm" w:date="2021-12-13T19:33:00Z">
        <w:r>
          <w:t>“relationships within a pattern”</w:t>
        </w:r>
      </w:ins>
      <w:ins w:id="1716" w:author="Elizabeth Ann Storm" w:date="2021-12-13T19:34:00Z">
        <w:r>
          <w:t xml:space="preserve"> under the mescalin influence</w:t>
        </w:r>
      </w:ins>
      <w:ins w:id="1717" w:author="Elizabeth Ann Storm" w:date="2021-12-13T19:33:00Z">
        <w:r>
          <w:t xml:space="preserve">. </w:t>
        </w:r>
      </w:ins>
    </w:p>
    <w:p w14:paraId="20D701B2" w14:textId="600712F1" w:rsidR="00A91C2E" w:rsidRDefault="00E556D4">
      <w:pPr>
        <w:rPr>
          <w:ins w:id="1718" w:author="Elizabeth Ann Storm" w:date="2021-12-14T12:04:00Z"/>
        </w:rPr>
        <w:pPrChange w:id="1719" w:author="Elizabeth Ann Storm" w:date="2021-12-14T12:05:00Z">
          <w:pPr>
            <w:ind w:firstLine="0"/>
          </w:pPr>
        </w:pPrChange>
      </w:pPr>
      <w:ins w:id="1720" w:author="Elizabeth Ann Storm" w:date="2021-12-13T19:31:00Z">
        <w:r w:rsidRPr="007A2142">
          <w:t xml:space="preserve">He was able to articulate the state of the re-reflective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27"/>
        </w:r>
        <w:r w:rsidRPr="007A2142">
          <w:t xml:space="preserve"> </w:t>
        </w:r>
      </w:ins>
      <w:ins w:id="1723" w:author="Elizabeth Ann Storm" w:date="2021-12-14T12:02:00Z">
        <w:r w:rsidR="00960BAC">
          <w:t>(insert figure on spread containing Blake quote)</w:t>
        </w:r>
      </w:ins>
    </w:p>
    <w:p w14:paraId="6545188D" w14:textId="77777777" w:rsidR="00A91C2E" w:rsidRDefault="00960BAC">
      <w:pPr>
        <w:keepNext/>
        <w:ind w:firstLine="0"/>
        <w:jc w:val="center"/>
        <w:rPr>
          <w:ins w:id="1724" w:author="Elizabeth Ann Storm" w:date="2021-12-14T12:04:00Z"/>
        </w:rPr>
        <w:pPrChange w:id="1725" w:author="Elizabeth Ann Storm" w:date="2021-12-14T12:04:00Z">
          <w:pPr>
            <w:ind w:firstLine="0"/>
            <w:jc w:val="center"/>
          </w:pPr>
        </w:pPrChange>
      </w:pPr>
      <w:ins w:id="1726"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1727" w:author="Elizabeth Ann Storm" w:date="2021-12-13T19:31:00Z"/>
        </w:rPr>
        <w:pPrChange w:id="1728" w:author="Elizabeth Ann Storm" w:date="2021-12-14T12:05:00Z">
          <w:pPr>
            <w:spacing w:line="240" w:lineRule="auto"/>
            <w:ind w:firstLine="0"/>
          </w:pPr>
        </w:pPrChange>
      </w:pPr>
      <w:ins w:id="1729" w:author="Elizabeth Ann Storm" w:date="2021-12-14T12:04:00Z">
        <w:r>
          <w:t xml:space="preserve">Figure </w:t>
        </w:r>
        <w:r>
          <w:fldChar w:fldCharType="begin"/>
        </w:r>
        <w:r>
          <w:instrText xml:space="preserve"> SEQ Figure \* ARABIC </w:instrText>
        </w:r>
      </w:ins>
      <w:r>
        <w:fldChar w:fldCharType="separate"/>
      </w:r>
      <w:ins w:id="1730" w:author="Elizabeth Ann Storm" w:date="2021-12-14T12:04:00Z">
        <w:r>
          <w:rPr>
            <w:noProof/>
          </w:rPr>
          <w:t>14</w:t>
        </w:r>
        <w:r>
          <w:fldChar w:fldCharType="end"/>
        </w:r>
        <w:r>
          <w:t>. Doors of perception Blake image placeholder</w:t>
        </w:r>
      </w:ins>
    </w:p>
    <w:p w14:paraId="4AACCC1D" w14:textId="1BA85EEF" w:rsidR="0094226F" w:rsidRPr="007A2142" w:rsidRDefault="0098316A">
      <w:pPr>
        <w:rPr>
          <w:ins w:id="1731" w:author="Elizabeth Ann Storm" w:date="2021-12-13T19:24:00Z"/>
        </w:rPr>
        <w:pPrChange w:id="1732" w:author="Elizabeth Ann Storm" w:date="2021-12-13T19:41:00Z">
          <w:pPr>
            <w:spacing w:line="240" w:lineRule="auto"/>
          </w:pPr>
        </w:pPrChange>
      </w:pPr>
      <w:ins w:id="1733" w:author="Elizabeth Ann Storm" w:date="2021-12-13T19:24:00Z">
        <w:r w:rsidRPr="007A2142">
          <w:t>Ethnobotanist, author, and psychedelic mystic Terence McKenna,</w:t>
        </w:r>
      </w:ins>
      <w:ins w:id="1734" w:author="Elizabeth Ann Storm" w:date="2021-12-13T19:38:00Z">
        <w:r w:rsidR="0094226F">
          <w:t xml:space="preserve"> a late 20</w:t>
        </w:r>
        <w:r w:rsidR="0094226F" w:rsidRPr="0094226F">
          <w:rPr>
            <w:vertAlign w:val="superscript"/>
            <w:rPrChange w:id="1735" w:author="Elizabeth Ann Storm" w:date="2021-12-13T19:38:00Z">
              <w:rPr/>
            </w:rPrChange>
          </w:rPr>
          <w:t>th</w:t>
        </w:r>
        <w:r w:rsidR="0094226F">
          <w:t xml:space="preserve"> century contemporary of Huxley</w:t>
        </w:r>
      </w:ins>
      <w:ins w:id="1736" w:author="Elizabeth Ann Storm" w:date="2021-12-13T19:39:00Z">
        <w:r w:rsidR="0094226F">
          <w:t>,</w:t>
        </w:r>
      </w:ins>
      <w:ins w:id="1737" w:author="Elizabeth Ann Storm" w:date="2021-12-13T19:24:00Z">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28"/>
        </w:r>
        <w:r w:rsidRPr="007A2142">
          <w:t xml:space="preserve"> </w:t>
        </w:r>
      </w:ins>
    </w:p>
    <w:p w14:paraId="0C5431F4" w14:textId="077079E6" w:rsidR="008B0D5C" w:rsidRDefault="0098316A" w:rsidP="00A91C2E">
      <w:pPr>
        <w:rPr>
          <w:ins w:id="1740" w:author="Elizabeth Ann Storm" w:date="2021-12-13T19:43:00Z"/>
        </w:rPr>
      </w:pPr>
      <w:ins w:id="1741" w:author="Elizabeth Ann Storm" w:date="2021-12-13T19:24:00Z">
        <w:r w:rsidRPr="007A2142">
          <w:t xml:space="preserve">In response to this, the evolution of the aesthetic experience of the 20th and early 21st centuries </w:t>
        </w:r>
        <w:proofErr w:type="gramStart"/>
        <w:r w:rsidRPr="007A2142">
          <w:t>has</w:t>
        </w:r>
        <w:proofErr w:type="gramEnd"/>
        <w:r w:rsidRPr="007A2142">
          <w:t xml:space="preserve"> led to a dissolution of boundary and form, where experience is felt in a constant </w:t>
        </w:r>
        <w:r w:rsidRPr="007A2142">
          <w:lastRenderedPageBreak/>
          <w:t>state of flux. As the visual culture of the late 20th century suggests, McKenna muses, the collective is looking for new models to replace the deposed Cartesian sense of a world built from parts.</w:t>
        </w:r>
        <w:r>
          <w:rPr>
            <w:rStyle w:val="FootnoteReference"/>
          </w:rPr>
          <w:footnoteReference w:id="29"/>
        </w:r>
        <w:r w:rsidRPr="007A2142">
          <w:t xml:space="preserve"> </w:t>
        </w:r>
      </w:ins>
      <w:ins w:id="1744" w:author="Elizabeth Ann Storm" w:date="2021-12-13T19:45:00Z">
        <w:r w:rsidR="00CA0944">
          <w:t>(more here)</w:t>
        </w:r>
      </w:ins>
      <w:ins w:id="1745" w:author="Elizabeth Ann Storm" w:date="2021-12-13T20:09:00Z">
        <w:r w:rsidR="007771E0">
          <w:t xml:space="preserve"> (more references? Any ideas?) </w:t>
        </w:r>
      </w:ins>
    </w:p>
    <w:p w14:paraId="1EF07B6D" w14:textId="5B11776F" w:rsidR="00950431" w:rsidRPr="007A2142" w:rsidDel="005338DC" w:rsidRDefault="00A91C2E">
      <w:pPr>
        <w:pStyle w:val="Heading2"/>
        <w:rPr>
          <w:del w:id="1746" w:author="Elizabeth Ann Storm" w:date="2021-12-13T19:49:00Z"/>
        </w:rPr>
        <w:pPrChange w:id="1747" w:author="Elizabeth Ann Storm" w:date="2021-12-14T12:08:00Z">
          <w:pPr/>
        </w:pPrChange>
      </w:pPr>
      <w:bookmarkStart w:id="1748" w:name="_Toc100588238"/>
      <w:ins w:id="1749" w:author="Elizabeth Ann Storm" w:date="2021-12-14T12:07:00Z">
        <w:r w:rsidRPr="00A91C2E">
          <w:t>Subsection</w:t>
        </w:r>
        <w:r>
          <w:t xml:space="preserve"> 2 -</w:t>
        </w:r>
      </w:ins>
      <w:bookmarkEnd w:id="1748"/>
      <w:ins w:id="1750" w:author="Elizabeth Ann Storm" w:date="2021-12-13T19:49:00Z">
        <w:r w:rsidR="005338DC">
          <w:t xml:space="preserve"> </w:t>
        </w:r>
      </w:ins>
      <w:del w:id="1751" w:author="Elizabeth Ann Storm" w:date="2021-12-13T19:49:00Z">
        <w:r w:rsidR="00950431" w:rsidRPr="007A2142" w:rsidDel="005338DC">
          <w:delText>Using a process that contains a kernel of an impression</w:delText>
        </w:r>
        <w:r w:rsidR="005D6118" w:rsidDel="005338DC">
          <w:delText xml:space="preserve">, for example, </w:delText>
        </w:r>
        <w:r w:rsidR="00950431" w:rsidRPr="007A2142" w:rsidDel="005338DC">
          <w:delText xml:space="preserve">monoprint, frottage, </w:delText>
        </w:r>
        <w:r w:rsidR="005D6118" w:rsidDel="005338DC">
          <w:delText xml:space="preserve">or </w:delText>
        </w:r>
        <w:r w:rsidR="00950431" w:rsidRPr="007A2142" w:rsidDel="005338DC">
          <w:delText>action</w:delText>
        </w:r>
        <w:r w:rsidR="005D6118" w:rsidDel="005338DC">
          <w:delText xml:space="preserve"> marking,</w:delText>
        </w:r>
        <w:r w:rsidR="00950431" w:rsidRPr="007A2142" w:rsidDel="005338DC">
          <w:delText xml:space="preserve"> is one of my methods to allude to the pre-reflective experience</w:delText>
        </w:r>
        <w:r w:rsidR="005D6118" w:rsidDel="005338DC">
          <w:delText>.</w:delText>
        </w:r>
        <w:r w:rsidR="005D6118" w:rsidDel="005338DC">
          <w:rPr>
            <w:rStyle w:val="FootnoteReference"/>
          </w:rPr>
          <w:footnoteReference w:id="30"/>
        </w:r>
        <w:r w:rsidR="00950431" w:rsidRPr="007A2142" w:rsidDel="005338DC">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5338DC">
          <w:delText xml:space="preserve">, </w:delText>
        </w:r>
        <w:r w:rsidR="00950431" w:rsidRPr="007A2142" w:rsidDel="005338DC">
          <w:delText>gravitational bodies floating off in cosmic space</w:delText>
        </w:r>
        <w:r w:rsidR="003B17ED" w:rsidDel="005338DC">
          <w:delText>, explosions, or flower blooms</w:delText>
        </w:r>
        <w:r w:rsidR="00950431" w:rsidRPr="007A2142" w:rsidDel="005338DC">
          <w:delText xml:space="preserve">. Micro versions of that black spot on a white field radiate in fractal scale from the central void, revealing minute perturbations in the water and the sheet of paper. </w:delText>
        </w:r>
      </w:del>
      <w:del w:id="1754" w:author="Elizabeth Ann Storm" w:date="2021-12-13T19:21:00Z">
        <w:r w:rsidR="00950431" w:rsidRPr="007A2142" w:rsidDel="00D06637">
          <w:delText>Each of these p</w:delText>
        </w:r>
      </w:del>
      <w:del w:id="1755" w:author="Elizabeth Ann Storm" w:date="2021-12-13T19:49:00Z">
        <w:r w:rsidR="00950431" w:rsidRPr="007A2142" w:rsidDel="005338DC">
          <w:delText xml:space="preserve">attern-visions </w:delText>
        </w:r>
      </w:del>
      <w:del w:id="1756" w:author="Elizabeth Ann Storm" w:date="2021-12-13T19:21:00Z">
        <w:r w:rsidR="00950431" w:rsidRPr="007A2142" w:rsidDel="00D06637">
          <w:delText xml:space="preserve">is </w:delText>
        </w:r>
      </w:del>
      <w:del w:id="1757" w:author="Elizabeth Ann Storm" w:date="2021-12-13T19:49:00Z">
        <w:r w:rsidR="00950431" w:rsidRPr="007A2142" w:rsidDel="005338DC">
          <w:delText xml:space="preserve">made possible by </w:delText>
        </w:r>
        <w:r w:rsidR="00BA3F7B" w:rsidDel="005338DC">
          <w:delText>recent extensions</w:delText>
        </w:r>
        <w:r w:rsidR="00950431" w:rsidRPr="007A2142" w:rsidDel="005338DC">
          <w:delText xml:space="preserve"> </w:delText>
        </w:r>
        <w:r w:rsidR="00BA3F7B" w:rsidDel="005338DC">
          <w:delText>of</w:delText>
        </w:r>
        <w:r w:rsidR="00950431" w:rsidRPr="007A2142" w:rsidDel="005338DC">
          <w:delText xml:space="preserve"> the </w:delText>
        </w:r>
        <w:r w:rsidR="00BA3F7B" w:rsidDel="005338DC">
          <w:delText xml:space="preserve">human </w:delText>
        </w:r>
        <w:r w:rsidR="00950431" w:rsidRPr="007A2142" w:rsidDel="005338DC">
          <w:delText xml:space="preserve">perceptual field, by </w:delText>
        </w:r>
        <w:r w:rsidR="00BA3F7B" w:rsidDel="005338DC">
          <w:delText xml:space="preserve">lens-based </w:delText>
        </w:r>
        <w:r w:rsidR="00950431" w:rsidRPr="007A2142" w:rsidDel="005338DC">
          <w:delText>optical</w:delText>
        </w:r>
        <w:r w:rsidR="00BA3F7B" w:rsidDel="005338DC">
          <w:delText xml:space="preserve">-enhancement </w:delText>
        </w:r>
        <w:r w:rsidR="00950431" w:rsidRPr="007A2142" w:rsidDel="005338DC">
          <w:delText>devices in the case of the space telescope, aerial photography in the case of the alluvial planes</w:delText>
        </w:r>
        <w:r w:rsidR="00BA3F7B" w:rsidDel="005338DC">
          <w:delText>, high-speed video in the case of explosions, and time-lapse photography in the case of blooming flowers</w:delText>
        </w:r>
        <w:r w:rsidR="00950431" w:rsidRPr="007A2142" w:rsidDel="005338DC">
          <w:delText>.</w:delText>
        </w:r>
      </w:del>
    </w:p>
    <w:p w14:paraId="0ABBB514" w14:textId="5236CD80" w:rsidR="00950431" w:rsidRPr="007A2142" w:rsidDel="005338DC" w:rsidRDefault="00950431">
      <w:pPr>
        <w:pStyle w:val="Heading2"/>
        <w:rPr>
          <w:del w:id="1758" w:author="Elizabeth Ann Storm" w:date="2021-12-13T19:49:00Z"/>
        </w:rPr>
        <w:pPrChange w:id="1759" w:author="Elizabeth Ann Storm" w:date="2021-12-14T12:08:00Z">
          <w:pPr/>
        </w:pPrChange>
      </w:pPr>
      <w:del w:id="1760" w:author="Elizabeth Ann Storm" w:date="2021-12-13T19:49:00Z">
        <w:r w:rsidRPr="007A2142" w:rsidDel="005338DC">
          <w:delText xml:space="preserve">The radial motion of water captured in the dried impression of ink on paper is an artifact of </w:delText>
        </w:r>
        <w:r w:rsidR="00BA3F7B" w:rsidDel="005338DC">
          <w:delText>the</w:delText>
        </w:r>
        <w:r w:rsidRPr="007A2142" w:rsidDel="005338DC">
          <w:delText xml:space="preserve"> instantaneous moment </w:delText>
        </w:r>
        <w:r w:rsidR="00BA3F7B" w:rsidDel="005338DC">
          <w:delText xml:space="preserve">of ink contacting wet paper </w:delText>
        </w:r>
        <w:r w:rsidRPr="007A2142" w:rsidDel="005338DC">
          <w:delText xml:space="preserve">that results in an elongated phase of unpredictable change as the materials reach equilibrium. The series is called [insert] and the title references chaos theory and writings on this unlikely topic that became popular through the best seller Chaos. </w:delText>
        </w:r>
      </w:del>
      <w:del w:id="1761" w:author="Elizabeth Ann Storm" w:date="2021-12-01T13:38:00Z">
        <w:r w:rsidRPr="007A2142" w:rsidDel="00C51718">
          <w:delText>(</w:delText>
        </w:r>
      </w:del>
      <w:del w:id="1762" w:author="Elizabeth Ann Storm" w:date="2021-12-13T19:49:00Z">
        <w:r w:rsidRPr="007A2142" w:rsidDel="005338DC">
          <w:delText>Relate chaos to perception and material???</w:delText>
        </w:r>
      </w:del>
      <w:del w:id="1763" w:author="Elizabeth Ann Storm" w:date="2021-12-01T13:38:00Z">
        <w:r w:rsidRPr="007A2142" w:rsidDel="00C51718">
          <w:delText>)</w:delText>
        </w:r>
      </w:del>
      <w:del w:id="1764" w:author="Elizabeth Ann Storm" w:date="2021-12-13T19:49:00Z">
        <w:r w:rsidRPr="007A2142" w:rsidDel="005338DC">
          <w:delText xml:space="preserve">  </w:delText>
        </w:r>
        <w:bookmarkStart w:id="1765" w:name="_Toc90318083"/>
        <w:bookmarkStart w:id="1766" w:name="_Toc90374508"/>
        <w:bookmarkStart w:id="1767" w:name="_Toc90376115"/>
        <w:bookmarkStart w:id="1768" w:name="_Toc90376200"/>
        <w:bookmarkStart w:id="1769" w:name="_Toc90381267"/>
        <w:bookmarkStart w:id="1770" w:name="_Toc100588239"/>
        <w:bookmarkEnd w:id="1765"/>
        <w:bookmarkEnd w:id="1766"/>
        <w:bookmarkEnd w:id="1767"/>
        <w:bookmarkEnd w:id="1768"/>
        <w:bookmarkEnd w:id="1769"/>
        <w:bookmarkEnd w:id="1770"/>
      </w:del>
    </w:p>
    <w:p w14:paraId="5EA18F55" w14:textId="73514BD2" w:rsidR="002425EC" w:rsidRDefault="00950431" w:rsidP="00A91C2E">
      <w:pPr>
        <w:pStyle w:val="Heading2"/>
        <w:rPr>
          <w:ins w:id="1771" w:author="Elizabeth Ann Storm" w:date="2021-12-10T20:07:00Z"/>
        </w:rPr>
      </w:pPr>
      <w:del w:id="1772" w:author="Elizabeth Ann Storm" w:date="2021-12-13T19:49:00Z">
        <w:r w:rsidRPr="007A2142" w:rsidDel="005338DC">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w:delText>
        </w:r>
      </w:del>
      <w:del w:id="1773" w:author="Elizabeth Ann Storm" w:date="2021-11-30T19:15:00Z">
        <w:r w:rsidRPr="007A2142" w:rsidDel="00E10EFF">
          <w:delText xml:space="preserve">Take a dandelion flower; its physical material, its carbon and sugars and cell walls, interacts with water, the placement of the sun in the sky, and gravity to manifest its ephemeral puff-ball form. </w:delText>
        </w:r>
      </w:del>
      <w:del w:id="1774" w:author="Elizabeth Ann Storm" w:date="2021-12-13T19:49:00Z">
        <w:r w:rsidR="00BA3F7B" w:rsidDel="005338DC">
          <w:delText>(more here)</w:delText>
        </w:r>
      </w:del>
      <w:bookmarkStart w:id="1775" w:name="_Toc100588240"/>
      <w:ins w:id="1776" w:author="Elizabeth Ann Storm" w:date="2021-12-13T19:48:00Z">
        <w:r w:rsidR="005338DC">
          <w:t>Modernist sensorium</w:t>
        </w:r>
      </w:ins>
      <w:bookmarkEnd w:id="1775"/>
    </w:p>
    <w:p w14:paraId="0701E37A" w14:textId="77777777" w:rsidR="00BE2642" w:rsidRDefault="005338DC" w:rsidP="005338DC">
      <w:pPr>
        <w:ind w:firstLine="576"/>
        <w:rPr>
          <w:ins w:id="1777" w:author="Elizabeth Ann Storm" w:date="2021-12-13T19:54:00Z"/>
        </w:rPr>
      </w:pPr>
      <w:ins w:id="1778" w:author="Elizabeth Ann Storm" w:date="2021-12-13T19:51:00Z">
        <w:r>
          <w:t xml:space="preserve">To look </w:t>
        </w:r>
      </w:ins>
      <w:ins w:id="1779" w:author="Elizabeth Ann Storm" w:date="2021-12-13T19:52:00Z">
        <w:r>
          <w:t xml:space="preserve">deeper into the shift from modernism to postmodernism in art, I turn to </w:t>
        </w:r>
      </w:ins>
      <w:ins w:id="1780" w:author="Elizabeth Ann Storm" w:date="2021-12-13T19:48:00Z">
        <w:r>
          <w:t>Caroline A. Jones</w:t>
        </w:r>
      </w:ins>
      <w:ins w:id="1781" w:author="Elizabeth Ann Storm" w:date="2021-12-13T19:52:00Z">
        <w:r>
          <w:t>.</w:t>
        </w:r>
      </w:ins>
      <w:ins w:id="1782" w:author="Elizabeth Ann Storm" w:date="2021-12-13T19:48:00Z">
        <w:r>
          <w:t xml:space="preserve"> </w:t>
        </w:r>
        <w:r w:rsidRPr="007A2142">
          <w:t>“The Mediated Sensorium”</w:t>
        </w:r>
        <w:r>
          <w:t xml:space="preserve">, an essay anchoring </w:t>
        </w:r>
        <w:r w:rsidRPr="00F76039">
          <w:rPr>
            <w:i/>
            <w:iCs/>
          </w:rPr>
          <w:t>Sensorium</w:t>
        </w:r>
        <w:r>
          <w:t>,</w:t>
        </w:r>
      </w:ins>
      <w:ins w:id="1783" w:author="Elizabeth Ann Storm" w:date="2021-12-13T19:52:00Z">
        <w:r>
          <w:t xml:space="preserve"> explores the </w:t>
        </w:r>
        <w:r w:rsidRPr="007A2142">
          <w:t>post-modernist and contemporary turn to new media in</w:t>
        </w:r>
      </w:ins>
      <w:ins w:id="1784" w:author="Elizabeth Ann Storm" w:date="2021-12-13T19:48:00Z">
        <w:r>
          <w:t xml:space="preserve"> a book accompanying a 2006 exhibition at MIT List Art Center</w:t>
        </w:r>
        <w:r w:rsidRPr="007A2142">
          <w:t xml:space="preserve">. </w:t>
        </w:r>
      </w:ins>
    </w:p>
    <w:p w14:paraId="58CD2E02" w14:textId="0B2F7D8A" w:rsidR="005338DC" w:rsidRDefault="005338DC" w:rsidP="005338DC">
      <w:pPr>
        <w:ind w:firstLine="576"/>
        <w:rPr>
          <w:ins w:id="1785" w:author="Elizabeth Ann Storm" w:date="2021-12-13T19:52:00Z"/>
        </w:rPr>
      </w:pPr>
      <w:ins w:id="1786"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1"/>
        </w:r>
        <w:r w:rsidRPr="007A2142">
          <w:t xml:space="preserve"> </w:t>
        </w:r>
      </w:ins>
      <w:ins w:id="1789" w:author="Elizabeth Ann Storm" w:date="2021-12-13T19:54:00Z">
        <w:r w:rsidR="00BE2642">
          <w:t>(more</w:t>
        </w:r>
      </w:ins>
      <w:ins w:id="1790" w:author="Elizabeth Ann Storm" w:date="2021-12-13T19:55:00Z">
        <w:r w:rsidR="00BE2642">
          <w:t>)</w:t>
        </w:r>
      </w:ins>
    </w:p>
    <w:p w14:paraId="5CC7AB49" w14:textId="77777777" w:rsidR="00BE2642" w:rsidRDefault="005338DC" w:rsidP="005338DC">
      <w:pPr>
        <w:ind w:firstLine="576"/>
        <w:rPr>
          <w:ins w:id="1791" w:author="Elizabeth Ann Storm" w:date="2021-12-13T19:55:00Z"/>
        </w:rPr>
      </w:pPr>
      <w:ins w:id="1792" w:author="Elizabeth Ann Storm" w:date="2021-12-13T19:48:00Z">
        <w:r>
          <w:t xml:space="preserve">I have </w:t>
        </w:r>
      </w:ins>
      <w:ins w:id="1793" w:author="Elizabeth Ann Storm" w:date="2021-12-13T19:53:00Z">
        <w:r w:rsidR="00BE2642">
          <w:t xml:space="preserve">sought to </w:t>
        </w:r>
      </w:ins>
      <w:ins w:id="1794" w:author="Elizabeth Ann Storm" w:date="2021-12-13T19:48:00Z">
        <w:r>
          <w:t>question</w:t>
        </w:r>
      </w:ins>
      <w:ins w:id="1795" w:author="Elizabeth Ann Storm" w:date="2021-12-13T19:53:00Z">
        <w:r w:rsidR="00BE2642">
          <w:t xml:space="preserve"> this very privileging of the visual sense</w:t>
        </w:r>
      </w:ins>
      <w:ins w:id="1796"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1797" w:author="Elizabeth Ann Storm" w:date="2021-12-13T19:55:00Z">
        <w:r w:rsidR="00BE2642">
          <w:t>(</w:t>
        </w:r>
        <w:proofErr w:type="gramStart"/>
        <w:r w:rsidR="00BE2642">
          <w:t>more</w:t>
        </w:r>
        <w:proofErr w:type="gramEnd"/>
        <w:r w:rsidR="00BE2642">
          <w:t xml:space="preserve"> plus quote) </w:t>
        </w:r>
      </w:ins>
    </w:p>
    <w:p w14:paraId="340617B1" w14:textId="7EAD634E" w:rsidR="005338DC" w:rsidRDefault="005338DC">
      <w:pPr>
        <w:ind w:firstLine="576"/>
        <w:rPr>
          <w:ins w:id="1798" w:author="Elizabeth Ann Storm" w:date="2021-12-13T19:48:00Z"/>
        </w:rPr>
        <w:pPrChange w:id="1799" w:author="Elizabeth Ann Storm" w:date="2021-12-13T19:48:00Z">
          <w:pPr/>
        </w:pPrChange>
      </w:pPr>
      <w:ins w:id="1800" w:author="Elizabeth Ann Storm" w:date="2021-12-13T19:48:00Z">
        <w:r w:rsidRPr="007A2142">
          <w:t xml:space="preserve">Her psycho-socio-political thesis </w:t>
        </w:r>
        <w:proofErr w:type="gramStart"/>
        <w:r w:rsidRPr="007A2142">
          <w:t>asks</w:t>
        </w:r>
        <w:proofErr w:type="gramEnd"/>
        <w:r w:rsidRPr="007A2142">
          <w:t xml:space="preserve">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2"/>
        </w:r>
        <w:r>
          <w:t xml:space="preserve"> </w:t>
        </w:r>
      </w:ins>
    </w:p>
    <w:p w14:paraId="6AF55B9B" w14:textId="6E743668" w:rsidR="00F52531" w:rsidRPr="00F52531" w:rsidRDefault="005338DC">
      <w:pPr>
        <w:ind w:firstLine="576"/>
        <w:rPr>
          <w:ins w:id="1803" w:author="Elizabeth Ann Storm" w:date="2021-12-13T19:48:00Z"/>
          <w:rPrChange w:id="1804" w:author="Elizabeth Ann Storm" w:date="2021-12-13T20:07:00Z">
            <w:rPr>
              <w:ins w:id="1805" w:author="Elizabeth Ann Storm" w:date="2021-12-13T19:48:00Z"/>
              <w:rFonts w:eastAsia="Times New Roman"/>
              <w:b/>
              <w:bCs/>
              <w:i/>
              <w:iCs/>
            </w:rPr>
          </w:rPrChange>
        </w:rPr>
        <w:pPrChange w:id="1806" w:author="Elizabeth Ann Storm" w:date="2021-12-13T20:07:00Z">
          <w:pPr>
            <w:ind w:firstLine="0"/>
          </w:pPr>
        </w:pPrChange>
      </w:pPr>
      <w:ins w:id="1807" w:author="Elizabeth Ann Storm" w:date="2021-12-13T19:48:00Z">
        <w:r w:rsidRPr="007A2142">
          <w:lastRenderedPageBreak/>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33"/>
        </w:r>
        <w:r>
          <w:t xml:space="preserve"> </w:t>
        </w:r>
      </w:ins>
    </w:p>
    <w:p w14:paraId="1A34695E" w14:textId="3DED789E" w:rsidR="00F52531" w:rsidRDefault="00F52531">
      <w:pPr>
        <w:pStyle w:val="Heading2"/>
        <w:rPr>
          <w:ins w:id="1810" w:author="Elizabeth Ann Storm" w:date="2021-12-13T20:06:00Z"/>
        </w:rPr>
        <w:pPrChange w:id="1811" w:author="Elizabeth Ann Storm" w:date="2021-12-13T20:06:00Z">
          <w:pPr>
            <w:spacing w:line="240" w:lineRule="auto"/>
            <w:ind w:firstLine="0"/>
          </w:pPr>
        </w:pPrChange>
      </w:pPr>
      <w:bookmarkStart w:id="1812" w:name="_Toc100588241"/>
      <w:ins w:id="1813" w:author="Elizabeth Ann Storm" w:date="2021-12-13T20:06:00Z">
        <w:r>
          <w:t>Subsection 3 – artist examples and influences</w:t>
        </w:r>
      </w:ins>
      <w:ins w:id="1814" w:author="Elizabeth Ann Storm" w:date="2021-12-13T20:23:00Z">
        <w:r w:rsidR="0026639C">
          <w:t xml:space="preserve"> – nodes , flows and networks</w:t>
        </w:r>
      </w:ins>
      <w:bookmarkEnd w:id="1812"/>
    </w:p>
    <w:p w14:paraId="509BAA8E" w14:textId="77777777" w:rsidR="00F52531" w:rsidRPr="007A2142" w:rsidRDefault="00F52531" w:rsidP="00F52531">
      <w:pPr>
        <w:rPr>
          <w:ins w:id="1815" w:author="Elizabeth Ann Storm" w:date="2021-12-13T20:06:00Z"/>
        </w:rPr>
      </w:pPr>
      <w:ins w:id="1816" w:author="Elizabeth Ann Storm" w:date="2021-12-13T20:06:00Z">
        <w:r>
          <w:t>Artists that heralded the rise of postmodernism in this socio-political and cultural environment were finding ways to cope with this new reality, one where man had divorced himself from nature in a heinously violent act that has proven to have changed the face of the planet forever.</w:t>
        </w:r>
        <w:r>
          <w:rPr>
            <w:rStyle w:val="FootnoteReference"/>
          </w:rPr>
          <w:footnoteReference w:id="34"/>
        </w:r>
        <w:r w:rsidRPr="007A2142">
          <w:t xml:space="preserve"> Perhaps </w:t>
        </w:r>
        <w:r>
          <w:t xml:space="preserve">the </w:t>
        </w:r>
        <w:r w:rsidRPr="007A2142">
          <w:t>nonsensical-ness</w:t>
        </w:r>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 (maybe change reference)</w:t>
        </w:r>
        <w:r w:rsidRPr="007A2142">
          <w:t xml:space="preserve"> are part of its message.</w:t>
        </w:r>
        <w:r>
          <w:t xml:space="preserve"> </w:t>
        </w:r>
      </w:ins>
    </w:p>
    <w:p w14:paraId="7EEAEF56" w14:textId="79315DAD" w:rsidR="00F52531" w:rsidRDefault="007771E0" w:rsidP="00F52531">
      <w:pPr>
        <w:rPr>
          <w:ins w:id="1819" w:author="Elizabeth Ann Storm" w:date="2021-12-13T20:23:00Z"/>
        </w:rPr>
      </w:pPr>
      <w:ins w:id="1820" w:author="Elizabeth Ann Storm" w:date="2021-12-13T20:10:00Z">
        <w:r>
          <w:t xml:space="preserve">“Our ‘technoscientific </w:t>
        </w:r>
        <w:proofErr w:type="spellStart"/>
        <w:r>
          <w:t>naturecultures</w:t>
        </w:r>
        <w:proofErr w:type="spellEnd"/>
        <w:r>
          <w:t xml:space="preserve">”, </w:t>
        </w:r>
      </w:ins>
      <w:ins w:id="1821" w:author="Elizabeth Ann Storm" w:date="2021-12-13T20:06:00Z">
        <w:r w:rsidR="00F52531" w:rsidRPr="007A2142">
          <w:t>Jones quotes Donna Haraway’s name for the new sensorium</w:t>
        </w:r>
      </w:ins>
      <w:ins w:id="1822" w:author="Elizabeth Ann Storm" w:date="2021-12-13T20:11:00Z">
        <w:r>
          <w:t xml:space="preserve">. </w:t>
        </w:r>
      </w:ins>
      <w:ins w:id="1823" w:author="Elizabeth Ann Storm" w:date="2021-12-13T20:06:00Z">
        <w:r w:rsidR="00F52531" w:rsidRPr="007A2142">
          <w:t xml:space="preserve">I find </w:t>
        </w:r>
      </w:ins>
      <w:ins w:id="1824" w:author="Elizabeth Ann Storm" w:date="2021-12-13T20:11:00Z">
        <w:r>
          <w:t xml:space="preserve">it </w:t>
        </w:r>
      </w:ins>
      <w:ins w:id="1825" w:author="Elizabeth Ann Storm" w:date="2021-12-13T20:06:00Z">
        <w:r w:rsidR="00F52531" w:rsidRPr="007A2142">
          <w:t>to be especially in alignment with my impression of art and visual culture today.</w:t>
        </w:r>
        <w:r w:rsidR="00F52531">
          <w:rPr>
            <w:rStyle w:val="FootnoteReference"/>
          </w:rPr>
          <w:footnoteReference w:id="35"/>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1828" w:author="Elizabeth Ann Storm" w:date="2021-12-13T20:47:00Z"/>
        </w:rPr>
      </w:pPr>
      <w:ins w:id="1829" w:author="Elizabeth Ann Storm" w:date="2021-12-13T20:23:00Z">
        <w:r>
          <w:t>(</w:t>
        </w:r>
        <w:proofErr w:type="spellStart"/>
        <w:r>
          <w:t>DoCA</w:t>
        </w:r>
        <w:proofErr w:type="spellEnd"/>
        <w:r>
          <w:t xml:space="preserve"> Networks examples)</w:t>
        </w:r>
      </w:ins>
    </w:p>
    <w:p w14:paraId="59BEE5E3" w14:textId="77777777" w:rsidR="00E02914" w:rsidRDefault="00E02914" w:rsidP="00E02914">
      <w:pPr>
        <w:pStyle w:val="EndNoteBibliography"/>
        <w:spacing w:line="480" w:lineRule="auto"/>
        <w:rPr>
          <w:ins w:id="1830" w:author="Elizabeth Ann Storm" w:date="2021-12-13T20:47:00Z"/>
        </w:rPr>
      </w:pPr>
    </w:p>
    <w:p w14:paraId="53DE9CA8" w14:textId="608497C2" w:rsidR="00E02914" w:rsidRDefault="00E02914" w:rsidP="00E02914">
      <w:pPr>
        <w:pStyle w:val="EndNoteBibliography"/>
        <w:spacing w:line="480" w:lineRule="auto"/>
        <w:rPr>
          <w:ins w:id="1831" w:author="Elizabeth Ann Storm" w:date="2021-12-13T20:47:00Z"/>
        </w:rPr>
      </w:pPr>
      <w:ins w:id="1832"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w:t>
        </w:r>
        <w:r w:rsidRPr="007A2142">
          <w:lastRenderedPageBreak/>
          <w:t>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t>
        </w:r>
        <w:r>
          <w:rPr>
            <w:rStyle w:val="FootnoteReference"/>
          </w:rPr>
          <w:footnoteReference w:id="36"/>
        </w:r>
      </w:ins>
    </w:p>
    <w:p w14:paraId="1E2CB199" w14:textId="77777777" w:rsidR="00E02914" w:rsidRDefault="00E02914" w:rsidP="00E02914">
      <w:pPr>
        <w:rPr>
          <w:ins w:id="1835" w:author="Elizabeth Ann Storm" w:date="2021-12-13T20:47:00Z"/>
        </w:rPr>
      </w:pPr>
      <w:ins w:id="1836" w:author="Elizabeth Ann Storm" w:date="2021-12-13T20:47:00Z">
        <w:r w:rsidRPr="007A2142">
          <w:t>Now I tend to notice patterns. Specifically, patterns of dynamic forces like branching in plants or in cracks in concrete, spiral growth of pinecones, of human hands, waveforms in everything from radio to creek beds, and folding or buckling across man-made and organic material worlds.</w:t>
        </w:r>
        <w:r>
          <w:rPr>
            <w:rStyle w:val="FootnoteReference"/>
          </w:rPr>
          <w:footnoteReference w:id="37"/>
        </w:r>
        <w:r w:rsidRPr="007A2142">
          <w:t xml:space="preserve"> The more I seek the experience of patterns, the more I find them. What is that about? What is it drawing my attention? </w:t>
        </w:r>
        <w:r>
          <w:t>[Donna Haraway “crystals, fabrics, and fields…”]</w:t>
        </w:r>
      </w:ins>
    </w:p>
    <w:p w14:paraId="4E9974D2" w14:textId="53900EBD" w:rsidR="00E02914" w:rsidRDefault="00E02914" w:rsidP="00F52531">
      <w:pPr>
        <w:rPr>
          <w:ins w:id="1841" w:author="Elizabeth Ann Storm" w:date="2021-12-13T20:47:00Z"/>
        </w:rPr>
      </w:pPr>
    </w:p>
    <w:p w14:paraId="58924558" w14:textId="77777777" w:rsidR="00E02914" w:rsidRPr="00950431" w:rsidRDefault="00E02914">
      <w:pPr>
        <w:pStyle w:val="NoSpacing"/>
        <w:spacing w:line="480" w:lineRule="auto"/>
        <w:rPr>
          <w:ins w:id="1842" w:author="Elizabeth Ann Storm" w:date="2021-12-13T20:06:00Z"/>
        </w:rPr>
        <w:pPrChange w:id="1843" w:author="Elizabeth Ann Storm" w:date="2021-12-13T20:47:00Z">
          <w:pPr/>
        </w:pPrChange>
      </w:pPr>
    </w:p>
    <w:p w14:paraId="6BD3E03E" w14:textId="157DE7DB" w:rsidR="0013237E" w:rsidRDefault="0013237E">
      <w:pPr>
        <w:pStyle w:val="Revision"/>
        <w:rPr>
          <w:ins w:id="1844" w:author="Elizabeth Ann Storm" w:date="2021-12-13T19:58:00Z"/>
        </w:rPr>
        <w:pPrChange w:id="1845" w:author="Elizabeth Ann Storm" w:date="2021-12-13T20:06:00Z">
          <w:pPr>
            <w:spacing w:line="240" w:lineRule="auto"/>
            <w:ind w:firstLine="0"/>
          </w:pPr>
        </w:pPrChange>
      </w:pPr>
      <w:ins w:id="1846" w:author="Elizabeth Ann Storm" w:date="2021-12-13T19:58:00Z">
        <w:r>
          <w:br w:type="page"/>
        </w:r>
      </w:ins>
    </w:p>
    <w:p w14:paraId="236E7340" w14:textId="3C6ECCC6" w:rsidR="00BE2642" w:rsidRDefault="00D81CD3" w:rsidP="0013237E">
      <w:pPr>
        <w:pStyle w:val="Heading1"/>
        <w:numPr>
          <w:ilvl w:val="0"/>
          <w:numId w:val="2"/>
        </w:numPr>
        <w:rPr>
          <w:ins w:id="1847" w:author="Elizabeth Ann Storm" w:date="2021-12-13T20:29:00Z"/>
        </w:rPr>
      </w:pPr>
      <w:bookmarkStart w:id="1848" w:name="_Toc100588242"/>
      <w:ins w:id="1849" w:author="Elizabeth Ann Storm" w:date="2021-12-13T20:02:00Z">
        <w:r>
          <w:lastRenderedPageBreak/>
          <w:t>my journey from old to new in studio</w:t>
        </w:r>
      </w:ins>
      <w:bookmarkEnd w:id="1848"/>
    </w:p>
    <w:p w14:paraId="71B4ACD1" w14:textId="529D45CC" w:rsidR="002425EC" w:rsidRDefault="003A09AC" w:rsidP="002425EC">
      <w:pPr>
        <w:pStyle w:val="Heading2"/>
        <w:rPr>
          <w:ins w:id="1850" w:author="Elizabeth Ann Storm" w:date="2021-12-10T20:07:00Z"/>
          <w:rFonts w:eastAsiaTheme="minorHAnsi"/>
        </w:rPr>
      </w:pPr>
      <w:bookmarkStart w:id="1851" w:name="_Toc100588243"/>
      <w:ins w:id="1852" w:author="Elizabeth Ann Storm" w:date="2021-12-13T20:31:00Z">
        <w:r>
          <w:rPr>
            <w:rFonts w:eastAsiaTheme="minorHAnsi"/>
          </w:rPr>
          <w:t xml:space="preserve">Subsection 1 – </w:t>
        </w:r>
      </w:ins>
      <w:ins w:id="1853" w:author="Elizabeth Ann Storm" w:date="2021-12-13T20:32:00Z">
        <w:r>
          <w:rPr>
            <w:rFonts w:eastAsiaTheme="minorHAnsi"/>
          </w:rPr>
          <w:t>expressionist and postmodern</w:t>
        </w:r>
        <w:r w:rsidR="00533B53">
          <w:rPr>
            <w:rFonts w:eastAsiaTheme="minorHAnsi"/>
          </w:rPr>
          <w:t xml:space="preserve"> techniques</w:t>
        </w:r>
      </w:ins>
      <w:bookmarkEnd w:id="1851"/>
    </w:p>
    <w:p w14:paraId="05ABAF63" w14:textId="77777777" w:rsidR="00F52531" w:rsidRDefault="00F52531" w:rsidP="00F52531">
      <w:pPr>
        <w:pStyle w:val="EndNoteBibliography"/>
        <w:spacing w:line="480" w:lineRule="auto"/>
        <w:rPr>
          <w:ins w:id="1854" w:author="Elizabeth Ann Storm" w:date="2021-12-13T20:05:00Z"/>
          <w:noProof w:val="0"/>
        </w:rPr>
      </w:pPr>
      <w:ins w:id="1855"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77777777" w:rsidR="00533B53" w:rsidRDefault="00F52531" w:rsidP="00F52531">
      <w:pPr>
        <w:pStyle w:val="EndNoteBibliography"/>
        <w:spacing w:line="480" w:lineRule="auto"/>
        <w:rPr>
          <w:ins w:id="1856" w:author="Elizabeth Ann Storm" w:date="2021-12-13T20:33:00Z"/>
          <w:noProof w:val="0"/>
        </w:rPr>
      </w:pPr>
      <w:ins w:id="1857" w:author="Elizabeth Ann Storm" w:date="2021-12-13T20:05:00Z">
        <w:r w:rsidRPr="007A2142">
          <w:rPr>
            <w:noProof w:val="0"/>
          </w:rPr>
          <w:t>Part of this redefinition of the materials of my medium, of drawing and painting, and of the “artist’s studio”, has been a reconnection with my 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w:t>
        </w:r>
      </w:ins>
    </w:p>
    <w:p w14:paraId="509BFF67" w14:textId="4F1C37D1" w:rsidR="00F52531" w:rsidRPr="007A2142" w:rsidRDefault="00F52531">
      <w:pPr>
        <w:pStyle w:val="EndNoteBibliography"/>
        <w:spacing w:line="480" w:lineRule="auto"/>
        <w:rPr>
          <w:ins w:id="1858" w:author="Elizabeth Ann Storm" w:date="2021-12-13T20:05:00Z"/>
        </w:rPr>
        <w:pPrChange w:id="1859" w:author="Elizabeth Ann Storm" w:date="2021-12-13T20:33:00Z">
          <w:pPr/>
        </w:pPrChange>
      </w:pPr>
      <w:ins w:id="1860" w:author="Elizabeth Ann Storm" w:date="2021-12-13T20:05:00Z">
        <w:r w:rsidRPr="007A2142">
          <w:rPr>
            <w:noProof w:val="0"/>
          </w:rPr>
          <w:t>I’ve found the character of these materials to mirror an ephemerality of experience that they are most adept at capturing.</w:t>
        </w:r>
        <w:r w:rsidRPr="001E599F">
          <w:rPr>
            <w:noProof w:val="0"/>
          </w:rPr>
          <w:t xml:space="preserve"> </w:t>
        </w:r>
        <w:r w:rsidRPr="007A2142">
          <w:t xml:space="preserve">They also recall, not only the western art history of sketches and designs in graphite or charcoal or crayon or ink on paper, vellum, or papyrus and their ephemerality, but the simultaneous permanence associated with marks on prepared surfaces. </w:t>
        </w:r>
      </w:ins>
    </w:p>
    <w:p w14:paraId="0BA1E957" w14:textId="77777777" w:rsidR="00F52531" w:rsidRDefault="00F52531" w:rsidP="00F52531">
      <w:pPr>
        <w:rPr>
          <w:ins w:id="1861" w:author="Elizabeth Ann Storm" w:date="2021-12-13T20:05:00Z"/>
        </w:rPr>
      </w:pPr>
      <w:ins w:id="1862" w:author="Elizabeth Ann Storm" w:date="2021-12-13T20:05:00Z">
        <w:r w:rsidRPr="007A2142">
          <w:t xml:space="preserve">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w:t>
        </w:r>
        <w:r w:rsidRPr="007A2142">
          <w:lastRenderedPageBreak/>
          <w:t>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The point of reflection, the means of recording, carries the character of the medium, and the form of transcription inevitably influences the remembering, but these things ar</w:t>
        </w:r>
        <w:r>
          <w:t xml:space="preserve">e only </w:t>
        </w:r>
        <w:r w:rsidRPr="007A2142">
          <w:t>revealed with time. Time will only tell what becomes of our volumes of physical and digital records alike.</w:t>
        </w:r>
      </w:ins>
    </w:p>
    <w:p w14:paraId="5D8156B1" w14:textId="77777777" w:rsidR="00F52531" w:rsidRPr="007A2142" w:rsidRDefault="00F52531" w:rsidP="00F52531">
      <w:pPr>
        <w:rPr>
          <w:ins w:id="1863" w:author="Elizabeth Ann Storm" w:date="2021-12-13T20:05:00Z"/>
        </w:rPr>
      </w:pPr>
      <w:ins w:id="1864"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7777777" w:rsidR="00F52531" w:rsidRDefault="00F52531" w:rsidP="00F52531">
      <w:pPr>
        <w:ind w:firstLine="0"/>
        <w:rPr>
          <w:ins w:id="1865" w:author="Elizabeth Ann Storm" w:date="2021-12-13T20:05:00Z"/>
        </w:rPr>
      </w:pPr>
      <w:ins w:id="1866"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p>
    <w:p w14:paraId="3B56CC55" w14:textId="77777777" w:rsidR="002425EC" w:rsidRPr="007A2142" w:rsidRDefault="002425EC">
      <w:pPr>
        <w:pStyle w:val="EndNoteBibliography"/>
        <w:spacing w:line="480" w:lineRule="auto"/>
        <w:rPr>
          <w:ins w:id="1867" w:author="Elizabeth Ann Storm" w:date="2021-12-10T20:07:00Z"/>
        </w:rPr>
        <w:pPrChange w:id="1868" w:author="Elizabeth Ann Storm" w:date="2021-12-13T20:05:00Z">
          <w:pPr/>
        </w:pPrChange>
      </w:pPr>
      <w:ins w:id="1869" w:author="Elizabeth Ann Storm" w:date="2021-12-10T20:07:00Z">
        <w:r w:rsidRPr="007A2142">
          <w:rPr>
            <w:noProof w:val="0"/>
          </w:rPr>
          <w:lastRenderedPageBreak/>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t>
        </w:r>
      </w:ins>
    </w:p>
    <w:p w14:paraId="0BE99CD8" w14:textId="2400B470" w:rsidR="002425EC" w:rsidRDefault="002425EC">
      <w:pPr>
        <w:pStyle w:val="EndNoteBibliography"/>
        <w:spacing w:line="480" w:lineRule="auto"/>
        <w:rPr>
          <w:ins w:id="1870" w:author="Elizabeth Ann Storm" w:date="2021-12-13T20:16:00Z"/>
        </w:rPr>
        <w:pPrChange w:id="1871" w:author="Elizabeth Ann Storm" w:date="2021-12-13T20:16:00Z">
          <w:pPr/>
        </w:pPrChange>
      </w:pPr>
      <w:ins w:id="1872"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6B0E2F3A" w:rsidR="00F22E9A" w:rsidRDefault="00F22E9A" w:rsidP="002425EC">
      <w:pPr>
        <w:rPr>
          <w:ins w:id="1873" w:author="Elizabeth Ann Storm" w:date="2021-12-10T20:07:00Z"/>
        </w:rPr>
      </w:pPr>
      <w:ins w:id="1874" w:author="Elizabeth Ann Storm" w:date="2021-12-13T20:16:00Z">
        <w:r w:rsidRPr="007A2142">
          <w:t xml:space="preserve">I look to “nature” as an orienting principle in this vast terrain. My curiosity for the way things work can be endlessly satiated on observing the workings of natural systems.  Nature is a traditional and steadfast subject of the artist from time immemorial. </w:t>
        </w:r>
      </w:ins>
      <w:ins w:id="1875" w:author="Elizabeth Ann Storm" w:date="2021-12-13T20:35:00Z">
        <w:r w:rsidR="00BE24A8">
          <w:t>(</w:t>
        </w:r>
        <w:proofErr w:type="gramStart"/>
        <w:r w:rsidR="00BE24A8">
          <w:t>something</w:t>
        </w:r>
        <w:proofErr w:type="gramEnd"/>
        <w:r w:rsidR="00BE24A8">
          <w:t xml:space="preserve"> light on nature)</w:t>
        </w:r>
      </w:ins>
    </w:p>
    <w:p w14:paraId="08D7ECBC" w14:textId="4E567741" w:rsidR="002425EC" w:rsidRPr="00950431" w:rsidDel="00F52531" w:rsidRDefault="002425EC">
      <w:pPr>
        <w:rPr>
          <w:del w:id="1876" w:author="Elizabeth Ann Storm" w:date="2021-12-13T20:05:00Z"/>
        </w:rPr>
      </w:pPr>
      <w:bookmarkStart w:id="1877" w:name="_Toc90374513"/>
      <w:bookmarkStart w:id="1878" w:name="_Toc90376120"/>
      <w:bookmarkStart w:id="1879" w:name="_Toc90376205"/>
      <w:bookmarkStart w:id="1880" w:name="_Toc90381272"/>
      <w:bookmarkStart w:id="1881" w:name="_Toc100588244"/>
      <w:bookmarkEnd w:id="1877"/>
      <w:bookmarkEnd w:id="1878"/>
      <w:bookmarkEnd w:id="1879"/>
      <w:bookmarkEnd w:id="1880"/>
      <w:bookmarkEnd w:id="1881"/>
    </w:p>
    <w:p w14:paraId="239B56AC" w14:textId="48E26746" w:rsidR="00950431" w:rsidRPr="00F52531" w:rsidDel="00F22E9A" w:rsidRDefault="00950431">
      <w:pPr>
        <w:pStyle w:val="NoSpacing"/>
        <w:spacing w:line="480" w:lineRule="auto"/>
        <w:rPr>
          <w:del w:id="1882" w:author="Elizabeth Ann Storm" w:date="2021-12-13T20:15:00Z"/>
          <w:rFonts w:eastAsiaTheme="minorHAnsi"/>
        </w:rPr>
        <w:pPrChange w:id="1883" w:author="Elizabeth Ann Storm" w:date="2021-12-13T20:06:00Z">
          <w:pPr>
            <w:pStyle w:val="Heading2"/>
          </w:pPr>
        </w:pPrChange>
      </w:pPr>
      <w:del w:id="1884" w:author="Elizabeth Ann Storm" w:date="2021-12-13T20:15:00Z">
        <w:r w:rsidRPr="00F52531" w:rsidDel="00F22E9A">
          <w:rPr>
            <w:rFonts w:eastAsiaTheme="minorHAnsi"/>
          </w:rPr>
          <w:delText>Media/medium, material/materiality</w:delText>
        </w:r>
        <w:bookmarkStart w:id="1885" w:name="_Toc90374514"/>
        <w:bookmarkStart w:id="1886" w:name="_Toc90376121"/>
        <w:bookmarkStart w:id="1887" w:name="_Toc90376206"/>
        <w:bookmarkStart w:id="1888" w:name="_Toc90381273"/>
        <w:bookmarkStart w:id="1889" w:name="_Toc100588245"/>
        <w:bookmarkEnd w:id="1885"/>
        <w:bookmarkEnd w:id="1886"/>
        <w:bookmarkEnd w:id="1887"/>
        <w:bookmarkEnd w:id="1888"/>
        <w:bookmarkEnd w:id="1889"/>
      </w:del>
    </w:p>
    <w:p w14:paraId="3A90D40F" w14:textId="390F771E" w:rsidR="00950431" w:rsidRPr="007A2142" w:rsidDel="00B94C54" w:rsidRDefault="00950431" w:rsidP="00950431">
      <w:pPr>
        <w:rPr>
          <w:del w:id="1890" w:author="Elizabeth Ann Storm" w:date="2021-12-01T14:25:00Z"/>
        </w:rPr>
      </w:pPr>
      <w:del w:id="1891"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38"/>
        </w:r>
      </w:del>
      <w:del w:id="1894"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1895" w:author="Elizabeth Ann Storm" w:date="2021-12-01T14:06:00Z">
        <w:r w:rsidRPr="007A2142" w:rsidDel="00875517">
          <w:delText xml:space="preserve">’s </w:delText>
        </w:r>
      </w:del>
      <w:del w:id="1896" w:author="Elizabeth Ann Storm" w:date="2021-12-13T19:12:00Z">
        <w:r w:rsidRPr="007A2142" w:rsidDel="007548D5">
          <w:delText xml:space="preserve">work laid much of the groundwork for today’s media studies. </w:delText>
        </w:r>
      </w:del>
      <w:del w:id="1897" w:author="Elizabeth Ann Storm" w:date="2021-12-01T14:07:00Z">
        <w:r w:rsidRPr="007A2142" w:rsidDel="00D924EC">
          <w:delText xml:space="preserve">His </w:delText>
        </w:r>
      </w:del>
      <w:del w:id="1898"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1899" w:author="Elizabeth Ann Storm" w:date="2021-12-01T14:31:00Z">
        <w:r w:rsidRPr="007A2142" w:rsidDel="006A413B">
          <w:delText xml:space="preserve">. </w:delText>
        </w:r>
      </w:del>
      <w:del w:id="1900"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1901"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1902" w:author="Elizabeth Ann Storm" w:date="2021-12-01T14:25:00Z">
        <w:r w:rsidRPr="007A2142" w:rsidDel="00B94C54">
          <w:delText xml:space="preserve"> </w:delText>
        </w:r>
        <w:bookmarkStart w:id="1903" w:name="_Toc90318088"/>
        <w:bookmarkStart w:id="1904" w:name="_Toc90374515"/>
        <w:bookmarkStart w:id="1905" w:name="_Toc90376122"/>
        <w:bookmarkStart w:id="1906" w:name="_Toc90376207"/>
        <w:bookmarkStart w:id="1907" w:name="_Toc90381274"/>
        <w:bookmarkStart w:id="1908" w:name="_Toc100588246"/>
        <w:bookmarkEnd w:id="1903"/>
        <w:bookmarkEnd w:id="1904"/>
        <w:bookmarkEnd w:id="1905"/>
        <w:bookmarkEnd w:id="1906"/>
        <w:bookmarkEnd w:id="1907"/>
        <w:bookmarkEnd w:id="1908"/>
      </w:del>
    </w:p>
    <w:p w14:paraId="6124296D" w14:textId="0C5CD34C" w:rsidR="00950431" w:rsidDel="00E10EFF" w:rsidRDefault="00950431">
      <w:pPr>
        <w:rPr>
          <w:del w:id="1909" w:author="Elizabeth Ann Storm" w:date="2021-11-30T19:16:00Z"/>
        </w:rPr>
      </w:pPr>
      <w:del w:id="1910"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1911" w:author="Elizabeth Ann Storm" w:date="2021-11-30T19:15:00Z">
        <w:r w:rsidRPr="007A2142" w:rsidDel="00E10EFF">
          <w:delText xml:space="preserve">was </w:delText>
        </w:r>
      </w:del>
      <w:del w:id="1912" w:author="Elizabeth Ann Storm" w:date="2021-12-13T19:12:00Z">
        <w:r w:rsidRPr="007A2142" w:rsidDel="007548D5">
          <w:delText>had in mind when I thought of my work as the record of a process rather than a fixed, stable image-message</w:delText>
        </w:r>
      </w:del>
      <w:del w:id="1913" w:author="Elizabeth Ann Storm" w:date="2021-12-01T14:10:00Z">
        <w:r w:rsidRPr="007A2142" w:rsidDel="00444A5D">
          <w:delText>.</w:delText>
        </w:r>
        <w:r w:rsidRPr="007A2142" w:rsidDel="00315AD1">
          <w:delText xml:space="preserve"> When do media studies and the fine art overlap?</w:delText>
        </w:r>
      </w:del>
      <w:del w:id="1914" w:author="Elizabeth Ann Storm" w:date="2021-12-13T19:12:00Z">
        <w:r w:rsidRPr="007A2142" w:rsidDel="007548D5">
          <w:delText xml:space="preserve"> (DoCA Materiality quotes)</w:delText>
        </w:r>
        <w:r w:rsidR="00111E9D" w:rsidDel="007548D5">
          <w:delText xml:space="preserve"> </w:delText>
        </w:r>
      </w:del>
      <w:bookmarkStart w:id="1915" w:name="_Toc90318089"/>
      <w:bookmarkStart w:id="1916" w:name="_Toc90374516"/>
      <w:bookmarkStart w:id="1917" w:name="_Toc90376123"/>
      <w:bookmarkStart w:id="1918" w:name="_Toc90376208"/>
      <w:bookmarkStart w:id="1919" w:name="_Toc90381275"/>
      <w:bookmarkStart w:id="1920" w:name="_Toc100588247"/>
      <w:bookmarkEnd w:id="1915"/>
      <w:bookmarkEnd w:id="1916"/>
      <w:bookmarkEnd w:id="1917"/>
      <w:bookmarkEnd w:id="1918"/>
      <w:bookmarkEnd w:id="1919"/>
      <w:bookmarkEnd w:id="1920"/>
    </w:p>
    <w:p w14:paraId="43561C9B" w14:textId="77777777" w:rsidR="00950431" w:rsidRPr="007A2142" w:rsidDel="00E10EFF" w:rsidRDefault="00950431">
      <w:pPr>
        <w:rPr>
          <w:del w:id="1921" w:author="Elizabeth Ann Storm" w:date="2021-11-30T19:16:00Z"/>
        </w:rPr>
      </w:pPr>
      <w:bookmarkStart w:id="1922" w:name="_Toc90318090"/>
      <w:bookmarkStart w:id="1923" w:name="_Toc90374517"/>
      <w:bookmarkStart w:id="1924" w:name="_Toc90376124"/>
      <w:bookmarkStart w:id="1925" w:name="_Toc90376209"/>
      <w:bookmarkStart w:id="1926" w:name="_Toc90381276"/>
      <w:bookmarkStart w:id="1927" w:name="_Toc100588248"/>
      <w:bookmarkEnd w:id="1922"/>
      <w:bookmarkEnd w:id="1923"/>
      <w:bookmarkEnd w:id="1924"/>
      <w:bookmarkEnd w:id="1925"/>
      <w:bookmarkEnd w:id="1926"/>
      <w:bookmarkEnd w:id="1927"/>
    </w:p>
    <w:p w14:paraId="59943043" w14:textId="11290678" w:rsidR="00950431" w:rsidRPr="007A2142" w:rsidDel="00E10EFF" w:rsidRDefault="00950431">
      <w:pPr>
        <w:ind w:firstLine="0"/>
        <w:rPr>
          <w:del w:id="1928" w:author="Elizabeth Ann Storm" w:date="2021-11-30T19:16:00Z"/>
        </w:rPr>
        <w:pPrChange w:id="1929" w:author="Elizabeth Ann Storm" w:date="2021-12-10T20:08:00Z">
          <w:pPr/>
        </w:pPrChange>
      </w:pPr>
      <w:del w:id="1930"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1931" w:name="_Toc90318091"/>
        <w:bookmarkStart w:id="1932" w:name="_Toc90374518"/>
        <w:bookmarkStart w:id="1933" w:name="_Toc90376125"/>
        <w:bookmarkStart w:id="1934" w:name="_Toc90376210"/>
        <w:bookmarkStart w:id="1935" w:name="_Toc90381277"/>
        <w:bookmarkStart w:id="1936" w:name="_Toc100588249"/>
        <w:bookmarkEnd w:id="1931"/>
        <w:bookmarkEnd w:id="1932"/>
        <w:bookmarkEnd w:id="1933"/>
        <w:bookmarkEnd w:id="1934"/>
        <w:bookmarkEnd w:id="1935"/>
        <w:bookmarkEnd w:id="1936"/>
      </w:del>
    </w:p>
    <w:p w14:paraId="250C5EE5" w14:textId="77777777" w:rsidR="00950431" w:rsidRPr="007A2142" w:rsidDel="00BA614A" w:rsidRDefault="00950431">
      <w:pPr>
        <w:rPr>
          <w:del w:id="1937" w:author="Elizabeth Ann Storm" w:date="2021-12-01T14:34:00Z"/>
        </w:rPr>
      </w:pPr>
      <w:bookmarkStart w:id="1938" w:name="_Toc90318092"/>
      <w:bookmarkStart w:id="1939" w:name="_Toc90374519"/>
      <w:bookmarkStart w:id="1940" w:name="_Toc90376126"/>
      <w:bookmarkStart w:id="1941" w:name="_Toc90376211"/>
      <w:bookmarkStart w:id="1942" w:name="_Toc90381278"/>
      <w:bookmarkStart w:id="1943" w:name="_Toc100588250"/>
      <w:bookmarkEnd w:id="1938"/>
      <w:bookmarkEnd w:id="1939"/>
      <w:bookmarkEnd w:id="1940"/>
      <w:bookmarkEnd w:id="1941"/>
      <w:bookmarkEnd w:id="1942"/>
      <w:bookmarkEnd w:id="1943"/>
    </w:p>
    <w:p w14:paraId="0225DC00" w14:textId="313E7491" w:rsidR="00604004" w:rsidRPr="007A2142" w:rsidDel="00E10EFF" w:rsidRDefault="00950431">
      <w:pPr>
        <w:ind w:firstLine="0"/>
        <w:rPr>
          <w:del w:id="1944" w:author="Elizabeth Ann Storm" w:date="2021-11-30T19:16:00Z"/>
        </w:rPr>
        <w:pPrChange w:id="1945" w:author="Elizabeth Ann Storm" w:date="2021-12-10T20:08:00Z">
          <w:pPr/>
        </w:pPrChange>
      </w:pPr>
      <w:del w:id="1946"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1947"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1948" w:name="_Toc90318093"/>
      <w:bookmarkStart w:id="1949" w:name="_Toc90374520"/>
      <w:bookmarkStart w:id="1950" w:name="_Toc90376127"/>
      <w:bookmarkStart w:id="1951" w:name="_Toc90376212"/>
      <w:bookmarkStart w:id="1952" w:name="_Toc90381279"/>
      <w:bookmarkStart w:id="1953" w:name="_Toc100588251"/>
      <w:bookmarkEnd w:id="1948"/>
      <w:bookmarkEnd w:id="1949"/>
      <w:bookmarkEnd w:id="1950"/>
      <w:bookmarkEnd w:id="1951"/>
      <w:bookmarkEnd w:id="1952"/>
      <w:bookmarkEnd w:id="1953"/>
    </w:p>
    <w:p w14:paraId="75D4869E" w14:textId="77777777" w:rsidR="00D36F96" w:rsidRPr="00EC103B" w:rsidDel="00531F35" w:rsidRDefault="00D36F96">
      <w:pPr>
        <w:ind w:firstLine="0"/>
        <w:rPr>
          <w:del w:id="1954" w:author="Elizabeth Ann Storm" w:date="2021-12-10T20:06:00Z"/>
          <w:szCs w:val="24"/>
        </w:rPr>
        <w:pPrChange w:id="1955" w:author="Elizabeth Ann Storm" w:date="2021-12-10T20:08:00Z">
          <w:pPr/>
        </w:pPrChange>
      </w:pPr>
      <w:bookmarkStart w:id="1956" w:name="_Toc90318094"/>
      <w:bookmarkStart w:id="1957" w:name="_Toc90374521"/>
      <w:bookmarkStart w:id="1958" w:name="_Toc90376128"/>
      <w:bookmarkStart w:id="1959" w:name="_Toc90376213"/>
      <w:bookmarkStart w:id="1960" w:name="_Toc90381280"/>
      <w:bookmarkStart w:id="1961" w:name="_Toc100588252"/>
      <w:bookmarkEnd w:id="1956"/>
      <w:bookmarkEnd w:id="1957"/>
      <w:bookmarkEnd w:id="1958"/>
      <w:bookmarkEnd w:id="1959"/>
      <w:bookmarkEnd w:id="1960"/>
      <w:bookmarkEnd w:id="1961"/>
    </w:p>
    <w:p w14:paraId="0E293231" w14:textId="6022B910" w:rsidR="001C5A65" w:rsidDel="005338DC" w:rsidRDefault="001C5A65">
      <w:pPr>
        <w:ind w:firstLine="0"/>
        <w:rPr>
          <w:del w:id="1962" w:author="Elizabeth Ann Storm" w:date="2021-12-13T19:48:00Z"/>
          <w:rFonts w:eastAsia="Times New Roman"/>
          <w:b/>
          <w:bCs/>
          <w:i/>
          <w:iCs/>
        </w:rPr>
        <w:pPrChange w:id="1963" w:author="Elizabeth Ann Storm" w:date="2021-12-10T20:08:00Z">
          <w:pPr>
            <w:spacing w:line="240" w:lineRule="auto"/>
            <w:ind w:firstLine="0"/>
          </w:pPr>
        </w:pPrChange>
      </w:pPr>
      <w:del w:id="1964"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1965" w:author="Elizabeth Ann Storm" w:date="2021-12-10T20:06:00Z"/>
        </w:rPr>
      </w:pPr>
      <w:del w:id="1966" w:author="Elizabeth Ann Storm" w:date="2021-12-10T20:06:00Z">
        <w:r w:rsidDel="00DB5375">
          <w:delText>Kinesthetics</w:delText>
        </w:r>
        <w:r w:rsidR="001C5A65" w:rsidDel="00DB5375">
          <w:delText xml:space="preserve"> and embodiment</w:delText>
        </w:r>
        <w:bookmarkStart w:id="1967" w:name="_Toc90059385"/>
        <w:bookmarkStart w:id="1968" w:name="_Toc90309880"/>
        <w:bookmarkStart w:id="1969" w:name="_Toc90318095"/>
        <w:bookmarkStart w:id="1970" w:name="_Toc90374522"/>
        <w:bookmarkStart w:id="1971" w:name="_Toc90376129"/>
        <w:bookmarkStart w:id="1972" w:name="_Toc90376214"/>
        <w:bookmarkStart w:id="1973" w:name="_Toc90381281"/>
        <w:bookmarkStart w:id="1974" w:name="_Toc100588253"/>
        <w:bookmarkEnd w:id="1967"/>
        <w:bookmarkEnd w:id="1968"/>
        <w:bookmarkEnd w:id="1969"/>
        <w:bookmarkEnd w:id="1970"/>
        <w:bookmarkEnd w:id="1971"/>
        <w:bookmarkEnd w:id="1972"/>
        <w:bookmarkEnd w:id="1973"/>
        <w:bookmarkEnd w:id="1974"/>
      </w:del>
    </w:p>
    <w:p w14:paraId="77FF82BB" w14:textId="297823E0" w:rsidR="007F426B" w:rsidDel="006101A6" w:rsidRDefault="007F426B" w:rsidP="007F426B">
      <w:pPr>
        <w:pStyle w:val="Heading2"/>
        <w:rPr>
          <w:del w:id="1975" w:author="Elizabeth Ann Storm" w:date="2021-12-10T20:07:00Z"/>
        </w:rPr>
      </w:pPr>
      <w:del w:id="1976" w:author="Elizabeth Ann Storm" w:date="2021-12-01T14:59:00Z">
        <w:r w:rsidDel="00C21F01">
          <w:delText>Hands-on learning</w:delText>
        </w:r>
      </w:del>
      <w:bookmarkStart w:id="1977" w:name="_Toc90059386"/>
      <w:bookmarkStart w:id="1978" w:name="_Toc90309881"/>
      <w:bookmarkStart w:id="1979" w:name="_Toc90318096"/>
      <w:bookmarkStart w:id="1980" w:name="_Toc90374523"/>
      <w:bookmarkStart w:id="1981" w:name="_Toc90376130"/>
      <w:bookmarkStart w:id="1982" w:name="_Toc90376215"/>
      <w:bookmarkStart w:id="1983" w:name="_Toc90381282"/>
      <w:bookmarkStart w:id="1984" w:name="_Toc100588254"/>
      <w:bookmarkEnd w:id="1977"/>
      <w:bookmarkEnd w:id="1978"/>
      <w:bookmarkEnd w:id="1979"/>
      <w:bookmarkEnd w:id="1980"/>
      <w:bookmarkEnd w:id="1981"/>
      <w:bookmarkEnd w:id="1982"/>
      <w:bookmarkEnd w:id="1983"/>
      <w:bookmarkEnd w:id="1984"/>
    </w:p>
    <w:p w14:paraId="643D0177" w14:textId="44C36089" w:rsidR="007F426B" w:rsidRPr="007A2142" w:rsidDel="006101A6" w:rsidRDefault="007F426B">
      <w:pPr>
        <w:rPr>
          <w:del w:id="1985" w:author="Elizabeth Ann Storm" w:date="2021-12-10T20:07:00Z"/>
          <w:moveFrom w:id="1986" w:author="Elizabeth Ann Storm" w:date="2021-12-01T14:19:00Z"/>
        </w:rPr>
      </w:pPr>
      <w:moveFromRangeStart w:id="1987" w:author="Elizabeth Ann Storm" w:date="2021-12-01T14:19:00Z" w:name="move89260801"/>
      <w:moveFrom w:id="1988" w:author="Elizabeth Ann Storm" w:date="2021-12-01T14:19:00Z">
        <w:del w:id="1989"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1990" w:name="_Toc90059387"/>
          <w:bookmarkStart w:id="1991" w:name="_Toc90309882"/>
          <w:bookmarkStart w:id="1992" w:name="_Toc90318097"/>
          <w:bookmarkStart w:id="1993" w:name="_Toc90374524"/>
          <w:bookmarkStart w:id="1994" w:name="_Toc90376131"/>
          <w:bookmarkStart w:id="1995" w:name="_Toc90376216"/>
          <w:bookmarkStart w:id="1996" w:name="_Toc90381283"/>
          <w:bookmarkStart w:id="1997" w:name="_Toc100588255"/>
          <w:bookmarkEnd w:id="1990"/>
          <w:bookmarkEnd w:id="1991"/>
          <w:bookmarkEnd w:id="1992"/>
          <w:bookmarkEnd w:id="1993"/>
          <w:bookmarkEnd w:id="1994"/>
          <w:bookmarkEnd w:id="1995"/>
          <w:bookmarkEnd w:id="1996"/>
          <w:bookmarkEnd w:id="1997"/>
        </w:del>
      </w:moveFrom>
    </w:p>
    <w:p w14:paraId="136E2EC4" w14:textId="6CD727F7" w:rsidR="007F426B" w:rsidRPr="007A2142" w:rsidDel="00805921" w:rsidRDefault="007F426B">
      <w:pPr>
        <w:rPr>
          <w:del w:id="1998" w:author="Elizabeth Ann Storm" w:date="2021-12-01T14:20:00Z"/>
        </w:rPr>
      </w:pPr>
      <w:moveFrom w:id="1999" w:author="Elizabeth Ann Storm" w:date="2021-12-01T14:19:00Z">
        <w:del w:id="2000" w:author="Elizabeth Ann Storm" w:date="2021-12-01T14:20:00Z">
          <w:r w:rsidRPr="007A2142" w:rsidDel="00805921">
            <w:delText xml:space="preserve">One of my preferred methods of learning hand crafts is to simply observe a skilled craftsperson working. </w:delText>
          </w:r>
        </w:del>
      </w:moveFrom>
      <w:moveFromRangeEnd w:id="1987"/>
      <w:del w:id="2001"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2002" w:name="_Toc90059388"/>
        <w:bookmarkStart w:id="2003" w:name="_Toc90309883"/>
        <w:bookmarkStart w:id="2004" w:name="_Toc90318098"/>
        <w:bookmarkStart w:id="2005" w:name="_Toc90374525"/>
        <w:bookmarkStart w:id="2006" w:name="_Toc90376132"/>
        <w:bookmarkStart w:id="2007" w:name="_Toc90376217"/>
        <w:bookmarkStart w:id="2008" w:name="_Toc90381284"/>
        <w:bookmarkStart w:id="2009" w:name="_Toc100588256"/>
        <w:bookmarkEnd w:id="2002"/>
        <w:bookmarkEnd w:id="2003"/>
        <w:bookmarkEnd w:id="2004"/>
        <w:bookmarkEnd w:id="2005"/>
        <w:bookmarkEnd w:id="2006"/>
        <w:bookmarkEnd w:id="2007"/>
        <w:bookmarkEnd w:id="2008"/>
        <w:bookmarkEnd w:id="2009"/>
      </w:del>
    </w:p>
    <w:p w14:paraId="0504C456" w14:textId="3AF0A943" w:rsidR="007F426B" w:rsidRPr="007A2142" w:rsidDel="00805921" w:rsidRDefault="00C84A35">
      <w:pPr>
        <w:rPr>
          <w:del w:id="2010" w:author="Elizabeth Ann Storm" w:date="2021-12-01T14:20:00Z"/>
        </w:rPr>
      </w:pPr>
      <w:del w:id="2011"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012" w:name="_Toc90059389"/>
        <w:bookmarkStart w:id="2013" w:name="_Toc90309884"/>
        <w:bookmarkStart w:id="2014" w:name="_Toc90318099"/>
        <w:bookmarkStart w:id="2015" w:name="_Toc90374526"/>
        <w:bookmarkStart w:id="2016" w:name="_Toc90376133"/>
        <w:bookmarkStart w:id="2017" w:name="_Toc90376218"/>
        <w:bookmarkStart w:id="2018" w:name="_Toc90381285"/>
        <w:bookmarkStart w:id="2019" w:name="_Toc100588257"/>
        <w:bookmarkEnd w:id="2012"/>
        <w:bookmarkEnd w:id="2013"/>
        <w:bookmarkEnd w:id="2014"/>
        <w:bookmarkEnd w:id="2015"/>
        <w:bookmarkEnd w:id="2016"/>
        <w:bookmarkEnd w:id="2017"/>
        <w:bookmarkEnd w:id="2018"/>
        <w:bookmarkEnd w:id="2019"/>
      </w:del>
    </w:p>
    <w:p w14:paraId="41C3A9EF" w14:textId="2B836394" w:rsidR="006C3D85" w:rsidRPr="007A2142" w:rsidDel="00FB1217" w:rsidRDefault="00C84A35">
      <w:pPr>
        <w:rPr>
          <w:del w:id="2020" w:author="Elizabeth Ann Storm" w:date="2021-12-01T14:20:00Z"/>
          <w:moveTo w:id="2021" w:author="Elizabeth Ann Storm" w:date="2021-12-01T14:19:00Z"/>
        </w:rPr>
      </w:pPr>
      <w:del w:id="2022" w:author="Elizabeth Ann Storm" w:date="2021-12-01T14:20:00Z">
        <w:r w:rsidRPr="007A2142" w:rsidDel="00805921">
          <w:delText xml:space="preserve">My practice has </w:delText>
        </w:r>
      </w:del>
      <w:del w:id="2023" w:author="Elizabeth Ann Storm" w:date="2021-11-30T19:20:00Z">
        <w:r w:rsidRPr="007A2142" w:rsidDel="00E51F1B">
          <w:delText xml:space="preserve">undoubtedly </w:delText>
        </w:r>
      </w:del>
      <w:del w:id="2024"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2025" w:author="Elizabeth Ann Storm" w:date="2021-11-30T19:21:00Z">
        <w:r w:rsidR="007F426B" w:rsidRPr="007A2142" w:rsidDel="00E51F1B">
          <w:delText>, and when I ask, can materials embody their own content?</w:delText>
        </w:r>
      </w:del>
      <w:del w:id="2026" w:author="Elizabeth Ann Storm" w:date="2021-12-01T14:20:00Z">
        <w:r w:rsidR="007F426B" w:rsidRPr="007A2142" w:rsidDel="00805921">
          <w:delText xml:space="preserve"> </w:delText>
        </w:r>
      </w:del>
      <w:moveToRangeStart w:id="2027" w:author="Elizabeth Ann Storm" w:date="2021-12-01T14:19:00Z" w:name="move89260801"/>
      <w:moveTo w:id="2028" w:author="Elizabeth Ann Storm" w:date="2021-12-01T14:19:00Z">
        <w:del w:id="2029"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2030"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2031" w:author="Elizabeth Ann Storm" w:date="2021-12-01T14:20:00Z">
          <w:r w:rsidR="006C3D85" w:rsidDel="00FB1217">
            <w:delText xml:space="preserve"> (fix this)</w:delText>
          </w:r>
          <w:bookmarkStart w:id="2032" w:name="_Toc90059390"/>
          <w:bookmarkStart w:id="2033" w:name="_Toc90309885"/>
          <w:bookmarkStart w:id="2034" w:name="_Toc90318100"/>
          <w:bookmarkStart w:id="2035" w:name="_Toc90374527"/>
          <w:bookmarkStart w:id="2036" w:name="_Toc90376134"/>
          <w:bookmarkStart w:id="2037" w:name="_Toc90376219"/>
          <w:bookmarkStart w:id="2038" w:name="_Toc90381286"/>
          <w:bookmarkStart w:id="2039" w:name="_Toc100588258"/>
          <w:bookmarkEnd w:id="2032"/>
          <w:bookmarkEnd w:id="2033"/>
          <w:bookmarkEnd w:id="2034"/>
          <w:bookmarkEnd w:id="2035"/>
          <w:bookmarkEnd w:id="2036"/>
          <w:bookmarkEnd w:id="2037"/>
          <w:bookmarkEnd w:id="2038"/>
          <w:bookmarkEnd w:id="2039"/>
        </w:del>
      </w:moveTo>
    </w:p>
    <w:p w14:paraId="264C1F49" w14:textId="1E6DCCA0" w:rsidR="005A6A34" w:rsidDel="006101A6" w:rsidRDefault="006C3D85">
      <w:pPr>
        <w:ind w:firstLine="0"/>
        <w:rPr>
          <w:del w:id="2040" w:author="Elizabeth Ann Storm" w:date="2021-12-10T20:07:00Z"/>
        </w:rPr>
        <w:pPrChange w:id="2041" w:author="Elizabeth Ann Storm" w:date="2021-12-01T14:52:00Z">
          <w:pPr/>
        </w:pPrChange>
      </w:pPr>
      <w:moveTo w:id="2042" w:author="Elizabeth Ann Storm" w:date="2021-12-01T14:19:00Z">
        <w:del w:id="2043" w:author="Elizabeth Ann Storm" w:date="2021-12-01T14:39:00Z">
          <w:r w:rsidRPr="007A2142" w:rsidDel="00D4088A">
            <w:delText>One of my preferred methods of learning hand crafts is to simply observe a skilled craftsperson working.</w:delText>
          </w:r>
        </w:del>
      </w:moveTo>
      <w:bookmarkStart w:id="2044" w:name="_Toc90059391"/>
      <w:bookmarkStart w:id="2045" w:name="_Toc90309886"/>
      <w:bookmarkStart w:id="2046" w:name="_Toc90318101"/>
      <w:bookmarkStart w:id="2047" w:name="_Toc90374528"/>
      <w:bookmarkStart w:id="2048" w:name="_Toc90376135"/>
      <w:bookmarkStart w:id="2049" w:name="_Toc90376220"/>
      <w:bookmarkStart w:id="2050" w:name="_Toc90381287"/>
      <w:bookmarkStart w:id="2051" w:name="_Toc100588259"/>
      <w:bookmarkEnd w:id="2044"/>
      <w:bookmarkEnd w:id="2045"/>
      <w:bookmarkEnd w:id="2046"/>
      <w:bookmarkEnd w:id="2047"/>
      <w:bookmarkEnd w:id="2048"/>
      <w:bookmarkEnd w:id="2049"/>
      <w:bookmarkEnd w:id="2050"/>
      <w:bookmarkEnd w:id="2051"/>
      <w:moveToRangeEnd w:id="2027"/>
    </w:p>
    <w:p w14:paraId="681F3820" w14:textId="7E441739" w:rsidR="00D4088A" w:rsidRPr="00D4088A" w:rsidDel="007C25EC" w:rsidRDefault="00FC7F4C">
      <w:pPr>
        <w:rPr>
          <w:del w:id="2052" w:author="Elizabeth Ann Storm" w:date="2021-12-01T14:43:00Z"/>
          <w:rPrChange w:id="2053" w:author="Elizabeth Ann Storm" w:date="2021-12-01T14:38:00Z">
            <w:rPr>
              <w:del w:id="2054" w:author="Elizabeth Ann Storm" w:date="2021-12-01T14:43:00Z"/>
              <w:rFonts w:eastAsiaTheme="minorHAnsi"/>
            </w:rPr>
          </w:rPrChange>
        </w:rPr>
        <w:pPrChange w:id="2055" w:author="Elizabeth Ann Storm" w:date="2021-12-01T14:38:00Z">
          <w:pPr>
            <w:pStyle w:val="Heading2"/>
          </w:pPr>
        </w:pPrChange>
      </w:pPr>
      <w:del w:id="2056" w:author="Elizabeth Ann Storm" w:date="2021-12-01T14:38:00Z">
        <w:r w:rsidDel="00D4088A">
          <w:rPr>
            <w:rFonts w:eastAsiaTheme="minorHAnsi"/>
          </w:rPr>
          <w:delText>“Sensory segmentation”</w:delText>
        </w:r>
      </w:del>
      <w:bookmarkStart w:id="2057" w:name="_Toc90059392"/>
      <w:bookmarkStart w:id="2058" w:name="_Toc90309887"/>
      <w:bookmarkStart w:id="2059" w:name="_Toc90318102"/>
      <w:bookmarkStart w:id="2060" w:name="_Toc90374529"/>
      <w:bookmarkStart w:id="2061" w:name="_Toc90376136"/>
      <w:bookmarkStart w:id="2062" w:name="_Toc90376221"/>
      <w:bookmarkStart w:id="2063" w:name="_Toc90381288"/>
      <w:bookmarkStart w:id="2064" w:name="_Toc100588260"/>
      <w:bookmarkEnd w:id="2057"/>
      <w:bookmarkEnd w:id="2058"/>
      <w:bookmarkEnd w:id="2059"/>
      <w:bookmarkEnd w:id="2060"/>
      <w:bookmarkEnd w:id="2061"/>
      <w:bookmarkEnd w:id="2062"/>
      <w:bookmarkEnd w:id="2063"/>
      <w:bookmarkEnd w:id="2064"/>
    </w:p>
    <w:p w14:paraId="23A97A45" w14:textId="7CF07C3B" w:rsidR="00FC7F4C" w:rsidRPr="007A2142" w:rsidDel="006101A6" w:rsidRDefault="00094B56" w:rsidP="00FC7F4C">
      <w:pPr>
        <w:rPr>
          <w:del w:id="2065" w:author="Elizabeth Ann Storm" w:date="2021-12-10T20:07:00Z"/>
        </w:rPr>
      </w:pPr>
      <w:del w:id="2066"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067" w:author="Elizabeth Ann Storm" w:date="2021-11-30T19:22:00Z">
        <w:r w:rsidR="00FC7F4C" w:rsidRPr="007A2142" w:rsidDel="00E51F1B">
          <w:delText xml:space="preserve"> and proliferation</w:delText>
        </w:r>
      </w:del>
      <w:del w:id="2068"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39"/>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071" w:name="_Toc90059393"/>
        <w:bookmarkStart w:id="2072" w:name="_Toc90309888"/>
        <w:bookmarkStart w:id="2073" w:name="_Toc90318103"/>
        <w:bookmarkStart w:id="2074" w:name="_Toc90374530"/>
        <w:bookmarkStart w:id="2075" w:name="_Toc90376137"/>
        <w:bookmarkStart w:id="2076" w:name="_Toc90376222"/>
        <w:bookmarkStart w:id="2077" w:name="_Toc90381289"/>
        <w:bookmarkStart w:id="2078" w:name="_Toc100588261"/>
        <w:bookmarkEnd w:id="2071"/>
        <w:bookmarkEnd w:id="2072"/>
        <w:bookmarkEnd w:id="2073"/>
        <w:bookmarkEnd w:id="2074"/>
        <w:bookmarkEnd w:id="2075"/>
        <w:bookmarkEnd w:id="2076"/>
        <w:bookmarkEnd w:id="2077"/>
        <w:bookmarkEnd w:id="2078"/>
      </w:del>
    </w:p>
    <w:p w14:paraId="37C46B3B" w14:textId="7E2F1122" w:rsidR="00FC7F4C" w:rsidRPr="007A2142" w:rsidDel="008F0BCA" w:rsidRDefault="00FC7F4C" w:rsidP="00FC7F4C">
      <w:pPr>
        <w:rPr>
          <w:del w:id="2079" w:author="Elizabeth Ann Storm" w:date="2021-12-01T14:24:00Z"/>
        </w:rPr>
      </w:pPr>
      <w:del w:id="2080"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0"/>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1"/>
        </w:r>
        <w:r w:rsidR="00635A38" w:rsidDel="008F0BCA">
          <w:delText xml:space="preserve"> </w:delText>
        </w:r>
        <w:r w:rsidRPr="007A2142" w:rsidDel="008F0BCA">
          <w:delText xml:space="preserve">The author’s </w:delText>
        </w:r>
      </w:del>
      <w:del w:id="2085" w:author="Elizabeth Ann Storm" w:date="2021-11-30T19:23:00Z">
        <w:r w:rsidRPr="007A2142" w:rsidDel="00C8004F">
          <w:delText>identificifation</w:delText>
        </w:r>
      </w:del>
      <w:del w:id="2086"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087" w:author="Elizabeth Ann Storm" w:date="2021-12-01T14:12:00Z">
        <w:r w:rsidRPr="007A2142" w:rsidDel="00862D83">
          <w:delText xml:space="preserve"> </w:delText>
        </w:r>
      </w:del>
      <w:del w:id="2088" w:author="Elizabeth Ann Storm" w:date="2021-12-01T14:24:00Z">
        <w:r w:rsidRPr="007A2142" w:rsidDel="008F0BCA">
          <w:delText>imagine what comes next.</w:delText>
        </w:r>
        <w:r w:rsidR="00635A38" w:rsidDel="008F0BCA">
          <w:rPr>
            <w:rStyle w:val="FootnoteReference"/>
          </w:rPr>
          <w:footnoteReference w:id="42"/>
        </w:r>
        <w:bookmarkStart w:id="2091" w:name="_Toc90059394"/>
        <w:bookmarkStart w:id="2092" w:name="_Toc90309889"/>
        <w:bookmarkStart w:id="2093" w:name="_Toc90318104"/>
        <w:bookmarkStart w:id="2094" w:name="_Toc90374531"/>
        <w:bookmarkStart w:id="2095" w:name="_Toc90376138"/>
        <w:bookmarkStart w:id="2096" w:name="_Toc90376223"/>
        <w:bookmarkStart w:id="2097" w:name="_Toc90381290"/>
        <w:bookmarkStart w:id="2098" w:name="_Toc100588262"/>
        <w:bookmarkEnd w:id="2091"/>
        <w:bookmarkEnd w:id="2092"/>
        <w:bookmarkEnd w:id="2093"/>
        <w:bookmarkEnd w:id="2094"/>
        <w:bookmarkEnd w:id="2095"/>
        <w:bookmarkEnd w:id="2096"/>
        <w:bookmarkEnd w:id="2097"/>
        <w:bookmarkEnd w:id="2098"/>
      </w:del>
    </w:p>
    <w:p w14:paraId="055278D3" w14:textId="4EF0F607" w:rsidR="00FC7F4C" w:rsidDel="006101A6" w:rsidRDefault="00FC7F4C" w:rsidP="00FC7F4C">
      <w:pPr>
        <w:rPr>
          <w:del w:id="2099" w:author="Elizabeth Ann Storm" w:date="2021-12-10T20:07:00Z"/>
        </w:rPr>
      </w:pPr>
      <w:del w:id="2100"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43"/>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103" w:name="_Toc90059395"/>
        <w:bookmarkStart w:id="2104" w:name="_Toc90309890"/>
        <w:bookmarkStart w:id="2105" w:name="_Toc90318105"/>
        <w:bookmarkStart w:id="2106" w:name="_Toc90374532"/>
        <w:bookmarkStart w:id="2107" w:name="_Toc90376139"/>
        <w:bookmarkStart w:id="2108" w:name="_Toc90376224"/>
        <w:bookmarkStart w:id="2109" w:name="_Toc90381291"/>
        <w:bookmarkStart w:id="2110" w:name="_Toc100588263"/>
        <w:bookmarkEnd w:id="2103"/>
        <w:bookmarkEnd w:id="2104"/>
        <w:bookmarkEnd w:id="2105"/>
        <w:bookmarkEnd w:id="2106"/>
        <w:bookmarkEnd w:id="2107"/>
        <w:bookmarkEnd w:id="2108"/>
        <w:bookmarkEnd w:id="2109"/>
        <w:bookmarkEnd w:id="2110"/>
      </w:del>
    </w:p>
    <w:p w14:paraId="66A9DE66" w14:textId="5B7BE38D" w:rsidR="006D7F2F" w:rsidDel="00E02914" w:rsidRDefault="006D7F2F" w:rsidP="006D7F2F">
      <w:pPr>
        <w:pStyle w:val="Heading2"/>
        <w:rPr>
          <w:del w:id="2111" w:author="Elizabeth Ann Storm" w:date="2021-12-13T20:48:00Z"/>
          <w:rFonts w:eastAsiaTheme="minorHAnsi"/>
        </w:rPr>
      </w:pPr>
      <w:del w:id="2112"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113" w:name="_Toc100588264"/>
      <w:ins w:id="2114" w:author="Elizabeth Ann Storm" w:date="2021-12-13T20:41:00Z">
        <w:r w:rsidR="00FA08AD">
          <w:rPr>
            <w:rFonts w:eastAsiaTheme="minorHAnsi"/>
          </w:rPr>
          <w:t>Subsection 2 - ?</w:t>
        </w:r>
      </w:ins>
      <w:bookmarkEnd w:id="2113"/>
    </w:p>
    <w:p w14:paraId="71D66E2A" w14:textId="77777777" w:rsidR="00FA08AD" w:rsidRDefault="00FA08AD">
      <w:pPr>
        <w:pStyle w:val="Heading2"/>
        <w:rPr>
          <w:ins w:id="2115" w:author="Elizabeth Ann Storm" w:date="2021-12-13T20:38:00Z"/>
        </w:rPr>
        <w:pPrChange w:id="2116" w:author="Elizabeth Ann Storm" w:date="2021-12-13T20:48:00Z">
          <w:pPr>
            <w:pStyle w:val="EndNoteBibliography"/>
            <w:spacing w:line="480" w:lineRule="auto"/>
          </w:pPr>
        </w:pPrChange>
      </w:pPr>
      <w:bookmarkStart w:id="2117" w:name="_Toc100588265"/>
      <w:bookmarkEnd w:id="2117"/>
    </w:p>
    <w:p w14:paraId="5E6DCB28" w14:textId="77777777" w:rsidR="00FA08AD" w:rsidRDefault="00FA08AD">
      <w:pPr>
        <w:rPr>
          <w:ins w:id="2118" w:author="Elizabeth Ann Storm" w:date="2021-12-13T20:38:00Z"/>
        </w:rPr>
        <w:pPrChange w:id="2119" w:author="Elizabeth Ann Storm" w:date="2021-12-13T20:39:00Z">
          <w:pPr>
            <w:spacing w:line="240" w:lineRule="auto"/>
          </w:pPr>
        </w:pPrChange>
      </w:pPr>
      <w:ins w:id="2120"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44"/>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w:t>
        </w:r>
        <w:r w:rsidRPr="007A2142">
          <w:lastRenderedPageBreak/>
          <w:t>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77777777" w:rsidR="00FA08AD" w:rsidRPr="007A2142" w:rsidRDefault="00FA08AD">
      <w:pPr>
        <w:pStyle w:val="EndNoteBibliography"/>
        <w:spacing w:line="480" w:lineRule="auto"/>
        <w:rPr>
          <w:ins w:id="2123" w:author="Elizabeth Ann Storm" w:date="2021-12-13T20:38:00Z"/>
          <w:noProof w:val="0"/>
        </w:rPr>
        <w:pPrChange w:id="2124" w:author="Elizabeth Ann Storm" w:date="2021-12-13T20:39:00Z">
          <w:pPr>
            <w:pStyle w:val="EndNoteBibliography"/>
          </w:pPr>
        </w:pPrChange>
      </w:pPr>
      <w:ins w:id="2125"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p>
    <w:p w14:paraId="670832CF" w14:textId="77777777" w:rsidR="00FA08AD" w:rsidRPr="007A2142" w:rsidRDefault="00FA08AD">
      <w:pPr>
        <w:rPr>
          <w:ins w:id="2126" w:author="Elizabeth Ann Storm" w:date="2021-12-13T20:38:00Z"/>
        </w:rPr>
        <w:pPrChange w:id="2127" w:author="Elizabeth Ann Storm" w:date="2021-12-13T20:39:00Z">
          <w:pPr>
            <w:spacing w:line="240" w:lineRule="auto"/>
          </w:pPr>
        </w:pPrChange>
      </w:pPr>
      <w:ins w:id="2128" w:author="Elizabeth Ann Storm" w:date="2021-12-13T20:38:00Z">
        <w:r w:rsidRPr="007A2142">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unpredictable change as the materials reach equilibrium. </w:t>
        </w:r>
        <w:r>
          <w:t xml:space="preserve">Rather than the static moment itself, the phase change is imaged in an interaction of gravity and evaporation. </w:t>
        </w:r>
        <w:r w:rsidRPr="007A2142">
          <w:t xml:space="preserve">The series is called [insert] and the title references chaos theory and writings on this unlikely topic that became popular through the best seller Chaos. </w:t>
        </w:r>
        <w:r>
          <w:t>[</w:t>
        </w:r>
        <w:r w:rsidRPr="007A2142">
          <w:t>Relate chaos to perception and material???</w:t>
        </w:r>
        <w:r>
          <w:t>]</w:t>
        </w:r>
        <w:r w:rsidRPr="007A2142">
          <w:t xml:space="preserve">  </w:t>
        </w:r>
      </w:ins>
    </w:p>
    <w:p w14:paraId="4092188C" w14:textId="77777777" w:rsidR="00FA08AD" w:rsidRDefault="00FA08AD">
      <w:pPr>
        <w:rPr>
          <w:ins w:id="2129" w:author="Elizabeth Ann Storm" w:date="2021-12-13T20:38:00Z"/>
        </w:rPr>
        <w:pPrChange w:id="2130" w:author="Elizabeth Ann Storm" w:date="2021-12-13T20:39:00Z">
          <w:pPr>
            <w:spacing w:line="240" w:lineRule="auto"/>
          </w:pPr>
        </w:pPrChange>
      </w:pPr>
      <w:ins w:id="2131" w:author="Elizabeth Ann Storm" w:date="2021-12-13T20:38:00Z">
        <w:r w:rsidRPr="007A2142">
          <w: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w:t>
        </w:r>
        <w:r>
          <w:t>(</w:t>
        </w:r>
        <w:proofErr w:type="gramStart"/>
        <w:r>
          <w:t>more</w:t>
        </w:r>
        <w:proofErr w:type="gramEnd"/>
        <w:r>
          <w:t xml:space="preserve"> here) [something about the manifestation of non-human and non-living energies] </w:t>
        </w:r>
      </w:ins>
    </w:p>
    <w:p w14:paraId="3FC49B89" w14:textId="77777777" w:rsidR="00FA08AD" w:rsidRDefault="00FA08AD">
      <w:pPr>
        <w:rPr>
          <w:ins w:id="2132" w:author="Elizabeth Ann Storm" w:date="2021-12-13T20:38:00Z"/>
        </w:rPr>
        <w:pPrChange w:id="2133" w:author="Elizabeth Ann Storm" w:date="2021-12-13T20:39:00Z">
          <w:pPr>
            <w:spacing w:line="240" w:lineRule="auto"/>
          </w:pPr>
        </w:pPrChange>
      </w:pPr>
      <w:ins w:id="2134" w:author="Elizabeth Ann Storm" w:date="2021-12-13T20:38:00Z">
        <w:r>
          <w:lastRenderedPageBreak/>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w:t>
        </w:r>
        <w:proofErr w:type="gramStart"/>
        <w:r>
          <w:t>grand canyon</w:t>
        </w:r>
        <w:proofErr w:type="gramEnd"/>
        <w:r>
          <w:t>,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2135"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2136" w:author="Elizabeth Ann Storm" w:date="2021-12-13T20:35:00Z">
        <w:r w:rsidR="00BE24A8">
          <w:rPr>
            <w:noProof w:val="0"/>
          </w:rPr>
          <w:t xml:space="preserve">. </w:t>
        </w:r>
      </w:ins>
      <w:del w:id="2137" w:author="Elizabeth Ann Storm" w:date="2021-12-13T20:35:00Z">
        <w:r w:rsidRPr="007A2142" w:rsidDel="00BE24A8">
          <w:rPr>
            <w:noProof w:val="0"/>
          </w:rPr>
          <w:delText xml:space="preserve">; </w:delText>
        </w:r>
      </w:del>
      <w:ins w:id="2138" w:author="Elizabeth Ann Storm" w:date="2021-12-13T20:35:00Z">
        <w:r w:rsidR="00BE24A8">
          <w:rPr>
            <w:noProof w:val="0"/>
          </w:rPr>
          <w:t>W</w:t>
        </w:r>
      </w:ins>
      <w:del w:id="2139" w:author="Elizabeth Ann Storm" w:date="2021-12-13T20:35:00Z">
        <w:r w:rsidRPr="007A2142" w:rsidDel="00BE24A8">
          <w:rPr>
            <w:noProof w:val="0"/>
          </w:rPr>
          <w:delText>w</w:delText>
        </w:r>
      </w:del>
      <w:r w:rsidRPr="007A2142">
        <w:rPr>
          <w:noProof w:val="0"/>
        </w:rPr>
        <w:t xml:space="preserve">hat do I notice, now knowing my perceptual apparatus is mediated through not only my senses and the whole sensory body, but extensions thereof? </w:t>
      </w:r>
    </w:p>
    <w:p w14:paraId="3682B7F7" w14:textId="5A37AE51" w:rsidR="006D7F2F" w:rsidDel="00BE24A8" w:rsidRDefault="006D7F2F" w:rsidP="006D7F2F">
      <w:pPr>
        <w:rPr>
          <w:del w:id="2140" w:author="Elizabeth Ann Storm" w:date="2021-12-10T20:07:00Z"/>
        </w:rPr>
      </w:pPr>
      <w:r w:rsidRPr="007A2142">
        <w:t>Alongside a purposeful pre-reflective experience, I also employ lens-based technologies to augment, supplement, and contrast that pure</w:t>
      </w:r>
      <w:r w:rsidR="00635A38">
        <w:t>l</w:t>
      </w:r>
      <w:r w:rsidRPr="007A2142">
        <w:t xml:space="preserve">y subjective awareness. The seemingly benign but pervasive cell phone camera, the high-tech high-speed video camera, and digital projections are some tools I use to expand on my bodily perception. My practices </w:t>
      </w:r>
      <w:proofErr w:type="gramStart"/>
      <w:r w:rsidRPr="007A2142">
        <w:t>couples</w:t>
      </w:r>
      <w:proofErr w:type="gramEnd"/>
      <w:r w:rsidRPr="007A2142">
        <w:t xml:space="preserve"> these visuo-spatial, extra-sensory perceptions with time-dependent, organic cultivation of forms, and non-traditional, direct impressions of gestures and actions in space to explore the intersections of scientific thinking and technology with embodied experience. Combining tactile, bodily processes and traditional materials with electronic sensing and high-tech lens technologies places my body into the process of integrating</w:t>
      </w:r>
      <w:ins w:id="2141" w:author="Elizabeth Ann Storm" w:date="2021-12-01T15:00:00Z">
        <w:r w:rsidR="00220C9F">
          <w:t xml:space="preserve"> my expanded perceptions into a </w:t>
        </w:r>
      </w:ins>
      <w:r w:rsidRPr="007A2142">
        <w:t xml:space="preserve">. … (something </w:t>
      </w:r>
      <w:proofErr w:type="gramStart"/>
      <w:r w:rsidRPr="007A2142">
        <w:t>come</w:t>
      </w:r>
      <w:proofErr w:type="gramEnd"/>
      <w:r w:rsidRPr="007A2142">
        <w:t xml:space="preserve"> back later)</w:t>
      </w:r>
    </w:p>
    <w:p w14:paraId="25274E3E" w14:textId="234A8A7F" w:rsidR="00BE24A8" w:rsidRDefault="00BE24A8" w:rsidP="002425EC">
      <w:pPr>
        <w:rPr>
          <w:ins w:id="2142" w:author="Elizabeth Ann Storm" w:date="2021-12-13T20:37:00Z"/>
        </w:rPr>
      </w:pPr>
    </w:p>
    <w:p w14:paraId="7DAFEBEC" w14:textId="77777777" w:rsidR="00BE24A8" w:rsidRPr="00FA08AD" w:rsidRDefault="00BE24A8">
      <w:pPr>
        <w:pStyle w:val="NoSpacing"/>
        <w:spacing w:line="480" w:lineRule="auto"/>
        <w:rPr>
          <w:ins w:id="2143" w:author="Elizabeth Ann Storm" w:date="2021-12-13T20:37:00Z"/>
          <w:rFonts w:eastAsiaTheme="minorHAnsi"/>
          <w:rPrChange w:id="2144" w:author="Elizabeth Ann Storm" w:date="2021-12-13T20:38:00Z">
            <w:rPr>
              <w:ins w:id="2145" w:author="Elizabeth Ann Storm" w:date="2021-12-13T20:37:00Z"/>
            </w:rPr>
          </w:rPrChange>
        </w:rPr>
        <w:pPrChange w:id="2146" w:author="Elizabeth Ann Storm" w:date="2021-12-13T20:38:00Z">
          <w:pPr/>
        </w:pPrChange>
      </w:pPr>
    </w:p>
    <w:p w14:paraId="38D5E5F4" w14:textId="00E39C02" w:rsidR="002425EC" w:rsidRDefault="002425EC" w:rsidP="006D7F2F">
      <w:pPr>
        <w:rPr>
          <w:ins w:id="2147" w:author="Elizabeth Ann Storm" w:date="2021-12-10T20:07:00Z"/>
          <w:rFonts w:eastAsiaTheme="minorHAnsi"/>
        </w:rPr>
      </w:pPr>
    </w:p>
    <w:p w14:paraId="6B3B8841" w14:textId="003C8C2A" w:rsidR="006D7F2F" w:rsidDel="002425EC" w:rsidRDefault="006D7F2F">
      <w:pPr>
        <w:pStyle w:val="Heading2"/>
        <w:ind w:left="0" w:firstLine="0"/>
        <w:rPr>
          <w:del w:id="2148" w:author="Elizabeth Ann Storm" w:date="2021-12-10T20:07:00Z"/>
          <w:rFonts w:eastAsiaTheme="minorHAnsi"/>
        </w:rPr>
        <w:pPrChange w:id="2149" w:author="Elizabeth Ann Storm" w:date="2021-12-10T20:07:00Z">
          <w:pPr>
            <w:pStyle w:val="Heading2"/>
          </w:pPr>
        </w:pPrChange>
      </w:pPr>
      <w:del w:id="2150"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2151" w:author="Elizabeth Ann Storm" w:date="2021-12-13T20:16:00Z"/>
        </w:rPr>
      </w:pPr>
      <w:del w:id="2152"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2153" w:author="Elizabeth Ann Storm" w:date="2021-12-01T14:38:00Z"/>
        </w:rPr>
      </w:pPr>
      <w:del w:id="2154"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2155" w:author="Elizabeth Ann Storm" w:date="2021-12-01T14:38:00Z"/>
        </w:rPr>
      </w:pPr>
      <w:del w:id="2156"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2157" w:author="Elizabeth Ann Storm" w:date="2021-12-01T14:38:00Z"/>
        </w:rPr>
      </w:pPr>
      <w:del w:id="2158"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2159" w:author="Elizabeth Ann Storm" w:date="2021-12-01T14:38:00Z"/>
        </w:rPr>
      </w:pPr>
      <w:del w:id="2160"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2161" w:author="Elizabeth Ann Storm" w:date="2021-12-01T14:37:00Z">
        <w:r w:rsidRPr="007A2142" w:rsidDel="00595AD9">
          <w:delText xml:space="preserve"> wonky </w:delText>
        </w:r>
      </w:del>
      <w:del w:id="2162"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2163" w:author="Elizabeth Ann Storm" w:date="2021-12-13T20:16:00Z"/>
        </w:rPr>
      </w:pPr>
      <w:del w:id="2164"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2165"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2166" w:name="_Toc100588266"/>
      <w:r>
        <w:rPr>
          <w:rFonts w:eastAsiaTheme="minorHAnsi"/>
        </w:rPr>
        <w:lastRenderedPageBreak/>
        <w:t>A wheel inside a wheel exhibition</w:t>
      </w:r>
      <w:bookmarkEnd w:id="2166"/>
    </w:p>
    <w:p w14:paraId="4951A582" w14:textId="67CD343B" w:rsidR="00083BB7" w:rsidDel="008055F8" w:rsidRDefault="00EE741B">
      <w:pPr>
        <w:pStyle w:val="BodyText"/>
        <w:spacing w:line="240" w:lineRule="auto"/>
        <w:rPr>
          <w:del w:id="2167" w:author="Elizabeth Ann Storm" w:date="2021-12-01T14:14:00Z"/>
        </w:rPr>
        <w:pPrChange w:id="2168" w:author="Elizabeth Ann Storm" w:date="2021-12-13T19:03:00Z">
          <w:pPr>
            <w:pStyle w:val="BodyText"/>
          </w:pPr>
        </w:pPrChange>
      </w:pPr>
      <w:ins w:id="2169" w:author="Elizabeth Ann Storm" w:date="2021-12-10T20:08:00Z">
        <w:r>
          <w:t>Recap exhibition</w:t>
        </w:r>
      </w:ins>
      <w:del w:id="2170" w:author="Elizabeth Ann Storm" w:date="2021-12-01T14:14:00Z">
        <w:r w:rsidR="00083BB7" w:rsidDel="00B51E94">
          <w:delText>Blah blah blah</w:delText>
        </w:r>
      </w:del>
    </w:p>
    <w:p w14:paraId="53158934" w14:textId="6AF28671" w:rsidR="008055F8" w:rsidRDefault="008055F8">
      <w:pPr>
        <w:pStyle w:val="BodyText"/>
        <w:spacing w:line="240" w:lineRule="auto"/>
        <w:rPr>
          <w:ins w:id="2171" w:author="Elizabeth Ann Storm" w:date="2021-12-13T16:10:00Z"/>
        </w:rPr>
        <w:pPrChange w:id="2172" w:author="Elizabeth Ann Storm" w:date="2021-12-13T19:03:00Z">
          <w:pPr>
            <w:pStyle w:val="BodyText"/>
          </w:pPr>
        </w:pPrChange>
      </w:pPr>
    </w:p>
    <w:p w14:paraId="1A864216" w14:textId="77777777" w:rsidR="00B23C0E" w:rsidRDefault="00B23C0E" w:rsidP="008A5755">
      <w:pPr>
        <w:pStyle w:val="EndNoteBibliography"/>
        <w:spacing w:line="480" w:lineRule="auto"/>
        <w:rPr>
          <w:ins w:id="2173" w:author="Elizabeth Ann Storm" w:date="2021-12-13T16:12:00Z"/>
          <w:noProof w:val="0"/>
        </w:rPr>
      </w:pPr>
    </w:p>
    <w:p w14:paraId="01365C56" w14:textId="77777777" w:rsidR="00083BB7" w:rsidRDefault="00083BB7">
      <w:pPr>
        <w:pStyle w:val="BodyText"/>
        <w:pPrChange w:id="2174"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2175" w:name="_Toc100588267"/>
      <w:r>
        <w:rPr>
          <w:rFonts w:eastAsiaTheme="minorHAnsi"/>
        </w:rPr>
        <w:lastRenderedPageBreak/>
        <w:t>Conclusion</w:t>
      </w:r>
      <w:bookmarkEnd w:id="2175"/>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2176" w:name="_Toc100588268"/>
      <w:r>
        <w:rPr>
          <w:szCs w:val="24"/>
        </w:rPr>
        <w:lastRenderedPageBreak/>
        <w:t>Bibliography</w:t>
      </w:r>
      <w:bookmarkEnd w:id="2176"/>
    </w:p>
    <w:p w14:paraId="4FCC0F50" w14:textId="77777777" w:rsidR="002D0271" w:rsidRPr="002D0271" w:rsidRDefault="00AA373D" w:rsidP="002D0271">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2D0271" w:rsidRPr="002D0271">
        <w:t xml:space="preserve">Blake, William. </w:t>
      </w:r>
      <w:r w:rsidR="002D0271" w:rsidRPr="002D0271">
        <w:rPr>
          <w:i/>
        </w:rPr>
        <w:t>The Marriage of Heaven and Hell / by William Blake, with an Introduction and Commentary by Sir Geoffrey Keynes.</w:t>
      </w:r>
      <w:r w:rsidR="002D0271" w:rsidRPr="002D0271">
        <w:t xml:space="preserve"> Edited by Geoffrey Keynes. New York: Oxford University Press, 1994.</w:t>
      </w:r>
    </w:p>
    <w:p w14:paraId="4EDBA081" w14:textId="77777777" w:rsidR="002D0271" w:rsidRPr="002D0271" w:rsidRDefault="002D0271" w:rsidP="002D0271">
      <w:pPr>
        <w:pStyle w:val="EndNoteBibliography"/>
        <w:spacing w:after="240"/>
        <w:ind w:left="720" w:hanging="720"/>
      </w:pPr>
      <w:r w:rsidRPr="002D0271">
        <w:t xml:space="preserve">Foster, Hal. </w:t>
      </w:r>
      <w:r w:rsidRPr="002D0271">
        <w:rPr>
          <w:i/>
        </w:rPr>
        <w:t>Vision and Visuality.</w:t>
      </w:r>
      <w:r w:rsidRPr="002D0271">
        <w:t xml:space="preserve"> [in English] Seattle: Bay Press, 2009.</w:t>
      </w:r>
    </w:p>
    <w:p w14:paraId="2E4569A8" w14:textId="77777777" w:rsidR="002D0271" w:rsidRPr="002D0271" w:rsidRDefault="002D0271" w:rsidP="002D0271">
      <w:pPr>
        <w:pStyle w:val="EndNoteBibliography"/>
        <w:spacing w:after="240"/>
        <w:ind w:left="720" w:hanging="720"/>
      </w:pPr>
      <w:r w:rsidRPr="002D0271">
        <w:t xml:space="preserve">Huxley, Aldous. </w:t>
      </w:r>
      <w:r w:rsidRPr="002D0271">
        <w:rPr>
          <w:i/>
        </w:rPr>
        <w:t>The Doors of Perception and Heaven and Hell.</w:t>
      </w:r>
      <w:r w:rsidRPr="002D0271">
        <w:t xml:space="preserve"> [in English] New York: Harper Perennial Classics, 1960.</w:t>
      </w:r>
    </w:p>
    <w:p w14:paraId="03704171" w14:textId="77777777" w:rsidR="002D0271" w:rsidRPr="002D0271" w:rsidRDefault="002D0271" w:rsidP="002D0271">
      <w:pPr>
        <w:pStyle w:val="EndNoteBibliography"/>
        <w:spacing w:after="240"/>
        <w:ind w:left="720" w:hanging="720"/>
      </w:pPr>
      <w:r w:rsidRPr="002D0271">
        <w:t xml:space="preserve">Jones, Caroline A., and Bill Arning. </w:t>
      </w:r>
      <w:r w:rsidRPr="002D0271">
        <w:rPr>
          <w:i/>
        </w:rPr>
        <w:t>Sensorium : Embodied Experience, Technology, and Contemporary Art / Edited by Caroline A. Jones.</w:t>
      </w:r>
      <w:r w:rsidRPr="002D0271">
        <w:t xml:space="preserve"> 1st MIT Press ed. ed. Cambridge: MIT Press, 2006.</w:t>
      </w:r>
    </w:p>
    <w:p w14:paraId="6F7DD3C7" w14:textId="77777777" w:rsidR="002D0271" w:rsidRPr="002D0271" w:rsidRDefault="002D0271" w:rsidP="002D0271">
      <w:pPr>
        <w:pStyle w:val="EndNoteBibliography"/>
        <w:spacing w:after="240"/>
        <w:ind w:left="720" w:hanging="720"/>
      </w:pPr>
      <w:r w:rsidRPr="002D0271">
        <w:t xml:space="preserve">Kemp, Martin. </w:t>
      </w:r>
      <w:r w:rsidRPr="002D0271">
        <w:rPr>
          <w:i/>
        </w:rPr>
        <w:t>Structural Intuitions : Seeing Shapes in Art and Science.</w:t>
      </w:r>
      <w:r w:rsidRPr="002D0271">
        <w:t xml:space="preserve"> [in English] Charlotesville: University of Virginia Press, 2016.</w:t>
      </w:r>
    </w:p>
    <w:p w14:paraId="50AB147C" w14:textId="77777777" w:rsidR="002D0271" w:rsidRPr="002D0271" w:rsidRDefault="002D0271" w:rsidP="002D0271">
      <w:pPr>
        <w:pStyle w:val="EndNoteBibliography"/>
        <w:spacing w:after="240"/>
        <w:ind w:left="720" w:hanging="720"/>
      </w:pPr>
      <w:r w:rsidRPr="002D0271">
        <w:t xml:space="preserve">McKenna, Terence. "History Ends in Green." </w:t>
      </w:r>
      <w:r w:rsidRPr="002D0271">
        <w:rPr>
          <w:i/>
        </w:rPr>
        <w:t>Esalen Institute</w:t>
      </w:r>
      <w:r w:rsidRPr="002D0271">
        <w:t xml:space="preserve"> (1989).</w:t>
      </w:r>
    </w:p>
    <w:p w14:paraId="32FB5DFF" w14:textId="77777777" w:rsidR="002D0271" w:rsidRPr="002D0271" w:rsidRDefault="002D0271" w:rsidP="002D0271">
      <w:pPr>
        <w:pStyle w:val="EndNoteBibliography"/>
        <w:ind w:left="720" w:hanging="720"/>
        <w:rPr>
          <w:i/>
        </w:rPr>
      </w:pPr>
      <w:r w:rsidRPr="002D0271">
        <w:t xml:space="preserve">McLuhan, Marshall. </w:t>
      </w:r>
      <w:r w:rsidRPr="002D0271">
        <w:rPr>
          <w:i/>
        </w:rPr>
        <w:t>The Medium Is the Massage / Marshall Mcluhan, Quentin Fiore</w:t>
      </w:r>
    </w:p>
    <w:p w14:paraId="0CEEC791" w14:textId="77777777" w:rsidR="002D0271" w:rsidRPr="002D0271" w:rsidRDefault="002D0271" w:rsidP="002D0271">
      <w:pPr>
        <w:pStyle w:val="EndNoteBibliography"/>
        <w:spacing w:after="240"/>
        <w:ind w:left="720" w:hanging="720"/>
      </w:pPr>
      <w:r w:rsidRPr="002D0271">
        <w:rPr>
          <w:i/>
        </w:rPr>
        <w:t>Co-Ordinated by Jerome Agel.</w:t>
      </w:r>
      <w:r w:rsidRPr="002D0271">
        <w:t xml:space="preserve"> Edited by Quentin Fiore and Jerome Agel. New York: Bantam, 1967.</w:t>
      </w:r>
    </w:p>
    <w:p w14:paraId="32871931" w14:textId="77777777" w:rsidR="002D0271" w:rsidRPr="002D0271" w:rsidRDefault="002D0271" w:rsidP="002D0271">
      <w:pPr>
        <w:pStyle w:val="EndNoteBibliography"/>
        <w:spacing w:after="240"/>
        <w:ind w:left="720" w:hanging="720"/>
      </w:pPr>
      <w:r w:rsidRPr="002D0271">
        <w:t xml:space="preserve">Phillips, David. "Modern Vision." Review of Techniques of the Observer: On Vision and Modernity in the Nineteenth Century, Jonathan Crary. </w:t>
      </w:r>
      <w:r w:rsidRPr="002D0271">
        <w:rPr>
          <w:i/>
        </w:rPr>
        <w:t xml:space="preserve">Oxford Art Journal </w:t>
      </w:r>
      <w:r w:rsidRPr="002D0271">
        <w:t>16, no. 1 (1993): 129-38.</w:t>
      </w:r>
    </w:p>
    <w:p w14:paraId="7F82A7AE" w14:textId="77777777" w:rsidR="002D0271" w:rsidRPr="002D0271" w:rsidRDefault="002D0271" w:rsidP="002D0271">
      <w:pPr>
        <w:pStyle w:val="EndNoteBibliography"/>
        <w:ind w:left="720" w:hanging="720"/>
      </w:pPr>
      <w:r w:rsidRPr="002D0271">
        <w:t xml:space="preserve">Shanken, Edward A. </w:t>
      </w:r>
      <w:r w:rsidRPr="002D0271">
        <w:rPr>
          <w:i/>
        </w:rPr>
        <w:t>Systems / Edited by Edward A. Shanken.</w:t>
      </w:r>
      <w:r w:rsidRPr="002D0271">
        <w:t xml:space="preserve"> Cambridge: MIT Press, 2015.</w:t>
      </w:r>
    </w:p>
    <w:p w14:paraId="033EBCF1" w14:textId="03DE3ACE"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2177" w:name="_Toc100588269"/>
      <w:r w:rsidRPr="00EC103B">
        <w:rPr>
          <w:szCs w:val="24"/>
        </w:rPr>
        <w:lastRenderedPageBreak/>
        <w:t>APPENDICES</w:t>
      </w:r>
      <w:bookmarkEnd w:id="2177"/>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2178" w:name="_Toc100588270"/>
      <w:r w:rsidRPr="00EC103B">
        <w:rPr>
          <w:szCs w:val="24"/>
        </w:rPr>
        <w:t>Appendix A</w:t>
      </w:r>
      <w:bookmarkEnd w:id="2178"/>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2179" w:name="_Toc100588271"/>
      <w:r w:rsidRPr="00EC103B">
        <w:rPr>
          <w:rFonts w:cs="Times New Roman"/>
          <w:szCs w:val="24"/>
        </w:rPr>
        <w:t>Appendix A.1</w:t>
      </w:r>
      <w:bookmarkEnd w:id="2179"/>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2180" w:name="_Toc100588272"/>
      <w:r w:rsidRPr="00EC103B">
        <w:rPr>
          <w:rFonts w:cs="Times New Roman"/>
          <w:szCs w:val="24"/>
        </w:rPr>
        <w:t>Appendix A.2</w:t>
      </w:r>
      <w:bookmarkEnd w:id="2180"/>
    </w:p>
    <w:p w14:paraId="167A00F9" w14:textId="77777777" w:rsidR="003F0C6F" w:rsidRPr="00EC103B" w:rsidRDefault="003F0C6F" w:rsidP="00574AFB">
      <w:pPr>
        <w:pStyle w:val="Heading2"/>
        <w:numPr>
          <w:ilvl w:val="0"/>
          <w:numId w:val="0"/>
        </w:numPr>
        <w:spacing w:before="0"/>
        <w:rPr>
          <w:szCs w:val="24"/>
        </w:rPr>
      </w:pPr>
      <w:bookmarkStart w:id="2181" w:name="_Toc100588273"/>
      <w:r w:rsidRPr="00EC103B">
        <w:rPr>
          <w:szCs w:val="24"/>
        </w:rPr>
        <w:t>Appendix B</w:t>
      </w:r>
      <w:bookmarkEnd w:id="2181"/>
    </w:p>
    <w:p w14:paraId="61840940" w14:textId="77777777" w:rsidR="003F0C6F" w:rsidRPr="00EC103B" w:rsidRDefault="003F0C6F" w:rsidP="00574AFB">
      <w:pPr>
        <w:pStyle w:val="Heading2"/>
        <w:numPr>
          <w:ilvl w:val="0"/>
          <w:numId w:val="0"/>
        </w:numPr>
        <w:spacing w:before="0"/>
        <w:rPr>
          <w:szCs w:val="24"/>
        </w:rPr>
      </w:pPr>
      <w:bookmarkStart w:id="2182" w:name="_Toc100588274"/>
      <w:r w:rsidRPr="00EC103B">
        <w:rPr>
          <w:szCs w:val="24"/>
        </w:rPr>
        <w:t>Appendix C</w:t>
      </w:r>
      <w:bookmarkEnd w:id="2182"/>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427D7A83"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08" w:author="Elizabeth Ann Storm" w:date="2021-12-14T12:24:00Z" w:initials="EAS">
    <w:p w14:paraId="14B39D2F" w14:textId="65350C9F" w:rsidR="00477809" w:rsidRDefault="00477809">
      <w:pPr>
        <w:pStyle w:val="CommentText"/>
      </w:pPr>
      <w:r>
        <w:rPr>
          <w:rStyle w:val="CommentReference"/>
        </w:rPr>
        <w:annotationRef/>
      </w:r>
      <w:r w:rsidR="002E64E1">
        <w:rPr>
          <w:noProof/>
        </w:rPr>
        <w:t>Be MUCH more specific - there are whole books written on this topic - what specifically... its about sense</w:t>
      </w:r>
    </w:p>
  </w:comment>
  <w:comment w:id="646"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18C7B" w14:textId="77777777" w:rsidR="00950B13" w:rsidRDefault="00950B13" w:rsidP="00EE7231">
      <w:pPr>
        <w:spacing w:line="240" w:lineRule="auto"/>
      </w:pPr>
      <w:r>
        <w:separator/>
      </w:r>
    </w:p>
  </w:endnote>
  <w:endnote w:type="continuationSeparator" w:id="0">
    <w:p w14:paraId="66CD518F" w14:textId="77777777" w:rsidR="00950B13" w:rsidRDefault="00950B13" w:rsidP="00EE7231">
      <w:pPr>
        <w:spacing w:line="240" w:lineRule="auto"/>
      </w:pPr>
      <w:r>
        <w:continuationSeparator/>
      </w:r>
    </w:p>
  </w:endnote>
  <w:endnote w:type="continuationNotice" w:id="1">
    <w:p w14:paraId="49750C2F" w14:textId="77777777" w:rsidR="00950B13" w:rsidRDefault="00950B1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70EDA" w14:textId="77777777" w:rsidR="00950B13" w:rsidRDefault="00950B13" w:rsidP="00EE7231">
      <w:pPr>
        <w:spacing w:line="240" w:lineRule="auto"/>
      </w:pPr>
      <w:r>
        <w:separator/>
      </w:r>
    </w:p>
  </w:footnote>
  <w:footnote w:type="continuationSeparator" w:id="0">
    <w:p w14:paraId="018B4E91" w14:textId="77777777" w:rsidR="00950B13" w:rsidRDefault="00950B13" w:rsidP="00EE7231">
      <w:pPr>
        <w:spacing w:line="240" w:lineRule="auto"/>
      </w:pPr>
      <w:r>
        <w:continuationSeparator/>
      </w:r>
    </w:p>
  </w:footnote>
  <w:footnote w:type="continuationNotice" w:id="1">
    <w:p w14:paraId="544EF8CC" w14:textId="77777777" w:rsidR="00950B13" w:rsidRDefault="00950B13">
      <w:pPr>
        <w:spacing w:line="240" w:lineRule="auto"/>
      </w:pPr>
    </w:p>
  </w:footnote>
  <w:footnote w:id="2">
    <w:p w14:paraId="3B632B7A" w14:textId="2E508240" w:rsidR="00E14C17" w:rsidRDefault="00E14C17">
      <w:pPr>
        <w:pStyle w:val="FootnoteText"/>
      </w:pPr>
      <w:ins w:id="462" w:author="Elizabeth Ann Storm" w:date="2021-12-12T17:48:00Z">
        <w:r>
          <w:rPr>
            <w:rStyle w:val="FootnoteReference"/>
          </w:rPr>
          <w:footnoteRef/>
        </w:r>
        <w:r>
          <w:t xml:space="preserve"> Who went on to become a Doctor of Philosophy in astrophysics, no less!</w:t>
        </w:r>
      </w:ins>
    </w:p>
  </w:footnote>
  <w:footnote w:id="3">
    <w:p w14:paraId="06AB2D0B" w14:textId="02ACB9DF" w:rsidR="00AE4F1B" w:rsidRDefault="00AE4F1B">
      <w:pPr>
        <w:pStyle w:val="FootnoteText"/>
      </w:pPr>
      <w:ins w:id="668" w:author="Elizabeth Ann Storm" w:date="2021-12-13T14:55:00Z">
        <w:r>
          <w:rPr>
            <w:rStyle w:val="FootnoteReference"/>
          </w:rPr>
          <w:footnoteRef/>
        </w:r>
        <w:r>
          <w:t xml:space="preserve"> “</w:t>
        </w:r>
      </w:ins>
      <w:ins w:id="669" w:author="Elizabeth Ann Storm" w:date="2021-12-13T14:56:00Z">
        <w:r w:rsidR="00ED6823">
          <w:t>Modernist</w:t>
        </w:r>
      </w:ins>
      <w:ins w:id="670" w:author="Elizabeth Ann Storm" w:date="2021-12-13T14:55:00Z">
        <w:r>
          <w:t xml:space="preserve"> sensorium”</w:t>
        </w:r>
      </w:ins>
      <w:ins w:id="671" w:author="Elizabeth Ann Storm" w:date="2021-12-13T14:56:00Z">
        <w:r w:rsidR="00ED6823">
          <w:t>, Caroline A. Jones</w:t>
        </w:r>
      </w:ins>
    </w:p>
  </w:footnote>
  <w:footnote w:id="4">
    <w:p w14:paraId="3251A22D" w14:textId="47BF7507" w:rsidR="00B94AC7" w:rsidDel="00C0428C" w:rsidRDefault="00B94AC7">
      <w:pPr>
        <w:pStyle w:val="FootnoteText"/>
        <w:rPr>
          <w:del w:id="1007" w:author="Elizabeth Ann Storm" w:date="2021-12-13T17:32:00Z"/>
        </w:rPr>
      </w:pPr>
      <w:del w:id="1008"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5">
    <w:p w14:paraId="34DF8A13" w14:textId="7AB38209" w:rsidR="00F42B27" w:rsidRDefault="00F42B27">
      <w:pPr>
        <w:pStyle w:val="FootnoteText"/>
      </w:pPr>
      <w:ins w:id="1053" w:author="Elizabeth Ann Storm" w:date="2021-12-14T16:02:00Z">
        <w:r>
          <w:rPr>
            <w:rStyle w:val="FootnoteReference"/>
          </w:rPr>
          <w:footnoteRef/>
        </w:r>
        <w:r>
          <w:t xml:space="preserve"> Crary, 9</w:t>
        </w:r>
      </w:ins>
    </w:p>
  </w:footnote>
  <w:footnote w:id="6">
    <w:p w14:paraId="4F64B736" w14:textId="77777777" w:rsidR="00715FAB" w:rsidRDefault="00715FAB" w:rsidP="00715FAB">
      <w:pPr>
        <w:pStyle w:val="FootnoteText"/>
        <w:rPr>
          <w:ins w:id="1066" w:author="Elizabeth Ann Storm" w:date="2021-12-14T16:10:00Z"/>
        </w:rPr>
      </w:pPr>
      <w:ins w:id="1067" w:author="Elizabeth Ann Storm" w:date="2021-12-14T16:10:00Z">
        <w:r>
          <w:rPr>
            <w:rStyle w:val="FootnoteReference"/>
          </w:rPr>
          <w:footnoteRef/>
        </w:r>
        <w:r>
          <w:t xml:space="preserve"> Crary, 22</w:t>
        </w:r>
      </w:ins>
    </w:p>
  </w:footnote>
  <w:footnote w:id="7">
    <w:p w14:paraId="7B0FB016" w14:textId="211C0722" w:rsidR="006700A6" w:rsidRDefault="006700A6">
      <w:pPr>
        <w:pStyle w:val="FootnoteText"/>
      </w:pPr>
      <w:ins w:id="1071" w:author="Elizabeth Ann Storm" w:date="2021-12-14T16:56:00Z">
        <w:r>
          <w:rPr>
            <w:rStyle w:val="FootnoteReference"/>
          </w:rPr>
          <w:footnoteRef/>
        </w:r>
        <w:r>
          <w:t xml:space="preserve"> Rosalind Krauss, “The Im/pulse to See”, in </w:t>
        </w:r>
      </w:ins>
      <w:r>
        <w:fldChar w:fldCharType="begin"/>
      </w:r>
      <w:r>
        <w:instrText xml:space="preserve"> ADDIN EN.CITE &lt;EndNote&gt;&lt;Cite&gt;&lt;Author&gt;Foster&lt;/Author&gt;&lt;Year&gt;2009&lt;/Year&gt;&lt;RecNum&gt;103&lt;/RecNum&gt;&lt;DisplayText&gt;Hal Foster, &lt;style face="italic"&gt;Vision and Visuality&lt;/style&gt; (Seattle: Bay Press,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Pr>
          <w:noProof/>
        </w:rPr>
        <w:t xml:space="preserve">Hal Foster, </w:t>
      </w:r>
      <w:r w:rsidRPr="006700A6">
        <w:rPr>
          <w:i/>
          <w:noProof/>
        </w:rPr>
        <w:t>Vision and Visuality</w:t>
      </w:r>
      <w:r>
        <w:rPr>
          <w:noProof/>
        </w:rPr>
        <w:t xml:space="preserve"> (Seattle: Bay Press, 2009).</w:t>
      </w:r>
      <w:r>
        <w:fldChar w:fldCharType="end"/>
      </w:r>
      <w:ins w:id="1072" w:author="Elizabeth Ann Storm" w:date="2021-12-14T16:58:00Z">
        <w:r>
          <w:t xml:space="preserve"> 58</w:t>
        </w:r>
      </w:ins>
    </w:p>
  </w:footnote>
  <w:footnote w:id="8">
    <w:p w14:paraId="240DC8D2" w14:textId="1E70CB74" w:rsidR="008A63B7" w:rsidRDefault="008A63B7">
      <w:pPr>
        <w:pStyle w:val="FootnoteText"/>
      </w:pPr>
      <w:ins w:id="1084" w:author="Elizabeth Ann Storm" w:date="2021-12-14T15:46:00Z">
        <w:r>
          <w:rPr>
            <w:rStyle w:val="FootnoteReference"/>
          </w:rPr>
          <w:footnoteRef/>
        </w:r>
        <w:r>
          <w:t xml:space="preserve"> Crary, 25</w:t>
        </w:r>
      </w:ins>
    </w:p>
  </w:footnote>
  <w:footnote w:id="9">
    <w:p w14:paraId="021D8AB0" w14:textId="7A62AA60" w:rsidR="00F14C85" w:rsidRDefault="00F14C85">
      <w:pPr>
        <w:pStyle w:val="FootnoteText"/>
      </w:pPr>
      <w:ins w:id="1091" w:author="Elizabeth Ann Storm" w:date="2021-12-14T16:44:00Z">
        <w:r>
          <w:rPr>
            <w:rStyle w:val="FootnoteReference"/>
          </w:rPr>
          <w:footnoteRef/>
        </w:r>
        <w:r>
          <w:t xml:space="preserve"> Jonanthan Crary, “M</w:t>
        </w:r>
      </w:ins>
      <w:ins w:id="1092" w:author="Elizabeth Ann Storm" w:date="2021-12-14T16:45:00Z">
        <w:r>
          <w:t xml:space="preserve">odernizing Vision”, in </w:t>
        </w:r>
      </w:ins>
      <w:r>
        <w:fldChar w:fldCharType="begin"/>
      </w:r>
      <w:r w:rsidR="006700A6">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6700A6">
        <w:rPr>
          <w:noProof/>
        </w:rPr>
        <w:t xml:space="preserve">Foster, </w:t>
      </w:r>
      <w:r w:rsidR="006700A6" w:rsidRPr="006700A6">
        <w:rPr>
          <w:i/>
          <w:noProof/>
        </w:rPr>
        <w:t>Vision and Visuality</w:t>
      </w:r>
      <w:r w:rsidR="006700A6">
        <w:rPr>
          <w:noProof/>
        </w:rPr>
        <w:t>.</w:t>
      </w:r>
      <w:r>
        <w:fldChar w:fldCharType="end"/>
      </w:r>
    </w:p>
  </w:footnote>
  <w:footnote w:id="10">
    <w:p w14:paraId="5F718CF3" w14:textId="40AABBBF" w:rsidR="002D0271" w:rsidRDefault="002D0271">
      <w:pPr>
        <w:pStyle w:val="FootnoteText"/>
      </w:pPr>
      <w:ins w:id="1097" w:author="Elizabeth Ann Storm" w:date="2021-12-14T17:04:00Z">
        <w:r>
          <w:rPr>
            <w:rStyle w:val="FootnoteReference"/>
          </w:rPr>
          <w:footnoteRef/>
        </w:r>
        <w:r>
          <w:t xml:space="preserve"> Rosalind Krauss “The im/pulse to see” in </w:t>
        </w:r>
      </w:ins>
      <w:r>
        <w:fldChar w:fldCharType="begin"/>
      </w:r>
      <w:r>
        <w:instrText xml:space="preserve"> ADDIN EN.CITE &lt;EndNote&gt;&lt;Cite&gt;&lt;Author&gt;Foster&lt;/Author&gt;&lt;Year&gt;2009&lt;/Year&gt;&lt;RecNum&gt;103&lt;/RecNum&gt;&lt;DisplayText&gt;ibid.&lt;/DisplayText&gt;&lt;record&gt;&lt;rec-number&gt;103&lt;/rec-number&gt;&lt;foreign-keys&gt;&lt;key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Pr>
          <w:noProof/>
        </w:rPr>
        <w:t>ibid.</w:t>
      </w:r>
      <w:r>
        <w:fldChar w:fldCharType="end"/>
      </w:r>
    </w:p>
  </w:footnote>
  <w:footnote w:id="11">
    <w:p w14:paraId="0BA68D5C" w14:textId="47B1B8CB" w:rsidR="00862CE7" w:rsidDel="00AC4473" w:rsidRDefault="00862CE7">
      <w:pPr>
        <w:pStyle w:val="FootnoteText"/>
        <w:rPr>
          <w:del w:id="1122" w:author="Elizabeth Ann Storm" w:date="2021-12-13T15:52:00Z"/>
        </w:rPr>
      </w:pPr>
      <w:del w:id="1123" w:author="Elizabeth Ann Storm" w:date="2021-12-13T15:52:00Z">
        <w:r w:rsidDel="00AC4473">
          <w:rPr>
            <w:rStyle w:val="FootnoteReference"/>
          </w:rPr>
          <w:footnoteRef/>
        </w:r>
        <w:r w:rsidDel="00AC4473">
          <w:delText xml:space="preserve"> Insert citation from encyclopoedia</w:delText>
        </w:r>
      </w:del>
    </w:p>
  </w:footnote>
  <w:footnote w:id="12">
    <w:p w14:paraId="54461701" w14:textId="190921E1" w:rsidR="003F752E" w:rsidDel="001D0BF8" w:rsidRDefault="003F752E">
      <w:pPr>
        <w:pStyle w:val="FootnoteText"/>
        <w:rPr>
          <w:del w:id="1172" w:author="Elizabeth Ann Storm" w:date="2021-12-13T19:03:00Z"/>
        </w:rPr>
      </w:pPr>
      <w:del w:id="1173"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3">
    <w:p w14:paraId="65A63D45" w14:textId="5D3225F9" w:rsidR="003F752E" w:rsidDel="001D0BF8" w:rsidRDefault="003F752E">
      <w:pPr>
        <w:pStyle w:val="FootnoteText"/>
        <w:rPr>
          <w:del w:id="1182" w:author="Elizabeth Ann Storm" w:date="2021-12-13T19:03:00Z"/>
        </w:rPr>
      </w:pPr>
      <w:del w:id="1183" w:author="Elizabeth Ann Storm" w:date="2021-12-13T19:03:00Z">
        <w:r w:rsidDel="001D0BF8">
          <w:rPr>
            <w:rStyle w:val="FootnoteReference"/>
          </w:rPr>
          <w:footnoteRef/>
        </w:r>
        <w:r w:rsidDel="001D0BF8">
          <w:delText xml:space="preserve"> Ibid.</w:delText>
        </w:r>
      </w:del>
    </w:p>
  </w:footnote>
  <w:footnote w:id="14">
    <w:p w14:paraId="3D206E8E" w14:textId="4BC63440" w:rsidR="003F752E" w:rsidDel="002D4EB0" w:rsidRDefault="003F752E">
      <w:pPr>
        <w:pStyle w:val="FootnoteText"/>
        <w:rPr>
          <w:del w:id="1194" w:author="Elizabeth Ann Storm" w:date="2021-12-01T13:04:00Z"/>
        </w:rPr>
      </w:pPr>
      <w:del w:id="1195"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5">
    <w:p w14:paraId="51094705" w14:textId="18562FD8" w:rsidR="002108A2" w:rsidRPr="002108A2" w:rsidDel="001D0BF8" w:rsidRDefault="002108A2">
      <w:pPr>
        <w:pStyle w:val="FootnoteText"/>
        <w:rPr>
          <w:del w:id="1220" w:author="Elizabeth Ann Storm" w:date="2021-12-13T19:03:00Z"/>
          <w:i/>
          <w:noProof/>
        </w:rPr>
      </w:pPr>
      <w:del w:id="1221"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222" w:author="Elizabeth Ann Storm" w:date="2021-12-13T19:03:00Z"/>
          <w:vertAlign w:val="subscript"/>
        </w:rPr>
      </w:pPr>
      <w:del w:id="1223"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6">
    <w:p w14:paraId="5EE2AA96" w14:textId="30271A4D" w:rsidR="00EF709F" w:rsidDel="001D0BF8" w:rsidRDefault="00EF709F">
      <w:pPr>
        <w:pStyle w:val="FootnoteText"/>
        <w:rPr>
          <w:del w:id="1239" w:author="Elizabeth Ann Storm" w:date="2021-12-13T19:03:00Z"/>
        </w:rPr>
      </w:pPr>
      <w:del w:id="1240"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7">
    <w:p w14:paraId="77AD1A39" w14:textId="32F0D86C" w:rsidR="00EF709F" w:rsidDel="001D0BF8" w:rsidRDefault="00EF709F">
      <w:pPr>
        <w:pStyle w:val="FootnoteText"/>
        <w:rPr>
          <w:del w:id="1258" w:author="Elizabeth Ann Storm" w:date="2021-12-13T19:03:00Z"/>
        </w:rPr>
      </w:pPr>
      <w:del w:id="1259"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8">
    <w:p w14:paraId="14460722" w14:textId="2F1D8B41" w:rsidR="00220822" w:rsidDel="00B23C0E" w:rsidRDefault="00220822">
      <w:pPr>
        <w:pStyle w:val="FootnoteText"/>
        <w:rPr>
          <w:del w:id="1339" w:author="Elizabeth Ann Storm" w:date="2021-12-13T19:07:00Z"/>
        </w:rPr>
      </w:pPr>
      <w:del w:id="1340"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19">
    <w:p w14:paraId="16B420D2" w14:textId="6F851A03" w:rsidR="00E57042" w:rsidDel="00B23C0E" w:rsidRDefault="00E57042">
      <w:pPr>
        <w:pStyle w:val="FootnoteText"/>
        <w:rPr>
          <w:del w:id="1350" w:author="Elizabeth Ann Storm" w:date="2021-12-13T19:07:00Z"/>
        </w:rPr>
      </w:pPr>
      <w:del w:id="1351"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0">
    <w:p w14:paraId="755A4849" w14:textId="3D1CE786" w:rsidR="00601EBE" w:rsidRDefault="00601EBE">
      <w:pPr>
        <w:pStyle w:val="FootnoteText"/>
      </w:pPr>
      <w:ins w:id="1366" w:author="Elizabeth" w:date="2022-04-11T14:16:00Z">
        <w:r>
          <w:rPr>
            <w:rStyle w:val="FootnoteReference"/>
          </w:rPr>
          <w:footnoteRef/>
        </w:r>
        <w:r>
          <w:t xml:space="preserve"> standard stoppages reference (museum collection)</w:t>
        </w:r>
      </w:ins>
    </w:p>
  </w:footnote>
  <w:footnote w:id="21">
    <w:p w14:paraId="10FCC105" w14:textId="2AB9F79E" w:rsidR="00601EBE" w:rsidRDefault="00601EBE">
      <w:pPr>
        <w:pStyle w:val="FootnoteText"/>
      </w:pPr>
      <w:ins w:id="1369" w:author="Elizabeth" w:date="2022-04-11T14:16:00Z">
        <w:r>
          <w:rPr>
            <w:rStyle w:val="FootnoteReference"/>
          </w:rPr>
          <w:footnoteRef/>
        </w:r>
        <w:r>
          <w:t xml:space="preserve"> Frottages reference (museum collection)</w:t>
        </w:r>
      </w:ins>
    </w:p>
  </w:footnote>
  <w:footnote w:id="22">
    <w:p w14:paraId="7FAF7EC6" w14:textId="3C32C414" w:rsidR="00601EBE" w:rsidRDefault="00601EBE">
      <w:pPr>
        <w:pStyle w:val="FootnoteText"/>
      </w:pPr>
      <w:ins w:id="1372" w:author="Elizabeth" w:date="2022-04-11T14:16:00Z">
        <w:r>
          <w:rPr>
            <w:rStyle w:val="FootnoteReference"/>
          </w:rPr>
          <w:footnoteRef/>
        </w:r>
        <w:r>
          <w:t xml:space="preserve"> Drip </w:t>
        </w:r>
      </w:ins>
      <w:ins w:id="1373" w:author="Elizabeth" w:date="2022-04-11T14:17:00Z">
        <w:r>
          <w:t>painting reference (museum collection)</w:t>
        </w:r>
      </w:ins>
    </w:p>
  </w:footnote>
  <w:footnote w:id="23">
    <w:p w14:paraId="40780CB4" w14:textId="77777777" w:rsidR="0094226F" w:rsidRPr="002108A2" w:rsidRDefault="0094226F" w:rsidP="0094226F">
      <w:pPr>
        <w:pStyle w:val="FootnoteText"/>
        <w:rPr>
          <w:ins w:id="1473" w:author="Elizabeth Ann Storm" w:date="2021-12-13T19:42:00Z"/>
          <w:i/>
          <w:noProof/>
        </w:rPr>
      </w:pPr>
      <w:ins w:id="1474" w:author="Elizabeth Ann Storm" w:date="2021-12-13T19:42:00Z">
        <w:r>
          <w:rPr>
            <w:rStyle w:val="FootnoteReference"/>
          </w:rPr>
          <w:footnoteRef/>
        </w:r>
        <w:r>
          <w:t xml:space="preserve"> </w:t>
        </w:r>
        <w:r>
          <w:fldChar w:fldCharType="begin"/>
        </w:r>
        <w:r>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r>
          <w:fldChar w:fldCharType="separate"/>
        </w:r>
        <w:r>
          <w:rPr>
            <w:noProof/>
          </w:rPr>
          <w:t xml:space="preserve">Marshall McLuhan, </w:t>
        </w:r>
        <w:r w:rsidRPr="002108A2">
          <w:rPr>
            <w:i/>
            <w:noProof/>
          </w:rPr>
          <w:t>The Medium Is the Massage / Marshall Mcluhan, Quentin Fiore</w:t>
        </w:r>
      </w:ins>
    </w:p>
    <w:p w14:paraId="588C26B0" w14:textId="77777777" w:rsidR="0094226F" w:rsidRPr="00EF709F" w:rsidRDefault="0094226F" w:rsidP="0094226F">
      <w:pPr>
        <w:pStyle w:val="FootnoteText"/>
        <w:rPr>
          <w:ins w:id="1475" w:author="Elizabeth Ann Storm" w:date="2021-12-13T19:42:00Z"/>
          <w:vertAlign w:val="subscript"/>
        </w:rPr>
      </w:pPr>
      <w:ins w:id="1476" w:author="Elizabeth Ann Storm" w:date="2021-12-13T19:42:00Z">
        <w:r w:rsidRPr="002108A2">
          <w:rPr>
            <w:i/>
            <w:noProof/>
          </w:rPr>
          <w:t>Co-Ordinated by Jerome Agel</w:t>
        </w:r>
        <w:r>
          <w:rPr>
            <w:noProof/>
          </w:rPr>
          <w:t>, ed. Quentin Fiore and Jerome Agel (New York: Bantam, 1967).</w:t>
        </w:r>
        <w:r>
          <w:fldChar w:fldCharType="end"/>
        </w:r>
        <w:r>
          <w:rPr>
            <w:vertAlign w:val="subscript"/>
          </w:rPr>
          <w:t>+</w:t>
        </w:r>
      </w:ins>
    </w:p>
  </w:footnote>
  <w:footnote w:id="24">
    <w:p w14:paraId="4C44F837" w14:textId="08D24C9E" w:rsidR="00DF28CB" w:rsidDel="00E74BFC" w:rsidRDefault="00DF28CB">
      <w:pPr>
        <w:pStyle w:val="FootnoteText"/>
        <w:rPr>
          <w:del w:id="1530" w:author="Elizabeth Ann Storm" w:date="2021-12-10T20:02:00Z"/>
        </w:rPr>
      </w:pPr>
      <w:del w:id="1531"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25">
    <w:p w14:paraId="11639ECB" w14:textId="2BBB9B93" w:rsidR="000F018B" w:rsidDel="00E74BFC" w:rsidRDefault="000F018B">
      <w:pPr>
        <w:pStyle w:val="FootnoteText"/>
        <w:rPr>
          <w:del w:id="1543" w:author="Elizabeth Ann Storm" w:date="2021-12-10T20:02:00Z"/>
        </w:rPr>
      </w:pPr>
      <w:del w:id="1544"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26">
    <w:p w14:paraId="791F093F" w14:textId="77777777" w:rsidR="00E556D4" w:rsidRDefault="00E556D4" w:rsidP="00E556D4">
      <w:pPr>
        <w:pStyle w:val="FootnoteText"/>
        <w:rPr>
          <w:ins w:id="1696" w:author="Elizabeth Ann Storm" w:date="2021-12-13T19:31:00Z"/>
        </w:rPr>
      </w:pPr>
      <w:ins w:id="1697" w:author="Elizabeth Ann Storm" w:date="2021-12-13T19:31:00Z">
        <w:r>
          <w:rPr>
            <w:rStyle w:val="FootnoteReference"/>
          </w:rPr>
          <w:footnoteRef/>
        </w:r>
        <w:r>
          <w:t xml:space="preserve"> </w:t>
        </w:r>
        <w:r>
          <w:fldChar w:fldCharType="begin"/>
        </w:r>
        <w:r>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r>
          <w:fldChar w:fldCharType="separate"/>
        </w:r>
        <w:r>
          <w:rPr>
            <w:noProof/>
          </w:rPr>
          <w:t xml:space="preserve">Aldous Huxley, </w:t>
        </w:r>
        <w:r w:rsidRPr="00E57042">
          <w:rPr>
            <w:i/>
            <w:noProof/>
          </w:rPr>
          <w:t>The Doors of Perception and Heaven and Hell</w:t>
        </w:r>
        <w:r>
          <w:rPr>
            <w:noProof/>
          </w:rPr>
          <w:t xml:space="preserve"> (New York: Harper Perennial Classics, 1960).</w:t>
        </w:r>
        <w:r>
          <w:fldChar w:fldCharType="end"/>
        </w:r>
      </w:ins>
    </w:p>
  </w:footnote>
  <w:footnote w:id="27">
    <w:p w14:paraId="36B2B7D0" w14:textId="77777777" w:rsidR="00E556D4" w:rsidRDefault="00E556D4" w:rsidP="00E556D4">
      <w:pPr>
        <w:pStyle w:val="FootnoteText"/>
        <w:rPr>
          <w:ins w:id="1721" w:author="Elizabeth Ann Storm" w:date="2021-12-13T19:31:00Z"/>
        </w:rPr>
      </w:pPr>
      <w:ins w:id="1722" w:author="Elizabeth Ann Storm" w:date="2021-12-13T19:31:00Z">
        <w:r>
          <w:rPr>
            <w:rStyle w:val="FootnoteReference"/>
          </w:rPr>
          <w:footnoteRef/>
        </w:r>
        <w:r>
          <w:t xml:space="preserve"> </w:t>
        </w:r>
        <w:r>
          <w:fldChar w:fldCharType="begin"/>
        </w:r>
        <w:r>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r>
          <w:fldChar w:fldCharType="separate"/>
        </w:r>
        <w:r>
          <w:rPr>
            <w:noProof/>
          </w:rPr>
          <w:t xml:space="preserve">William Blake, </w:t>
        </w:r>
        <w:r w:rsidRPr="00B12A62">
          <w:rPr>
            <w:i/>
            <w:noProof/>
          </w:rPr>
          <w:t>The Marriage of Heaven and Hell / by William Blake, with an Introduction and Commentary by Sir Geoffrey Keynes</w:t>
        </w:r>
        <w:r>
          <w:rPr>
            <w:noProof/>
          </w:rPr>
          <w:t>, ed. Geoffrey Keynes (New York: Oxford University Press, 1994).</w:t>
        </w:r>
        <w:r>
          <w:fldChar w:fldCharType="end"/>
        </w:r>
      </w:ins>
    </w:p>
  </w:footnote>
  <w:footnote w:id="28">
    <w:p w14:paraId="61A49673" w14:textId="77777777" w:rsidR="0098316A" w:rsidRDefault="0098316A" w:rsidP="0098316A">
      <w:pPr>
        <w:pStyle w:val="FootnoteText"/>
        <w:rPr>
          <w:ins w:id="1738" w:author="Elizabeth Ann Storm" w:date="2021-12-13T19:24:00Z"/>
        </w:rPr>
      </w:pPr>
      <w:ins w:id="1739" w:author="Elizabeth Ann Storm" w:date="2021-12-13T19:24:00Z">
        <w:r>
          <w:rPr>
            <w:rStyle w:val="FootnoteReference"/>
          </w:rPr>
          <w:footnoteRef/>
        </w:r>
        <w:r>
          <w:t xml:space="preserve"> </w:t>
        </w:r>
        <w:r>
          <w:fldChar w:fldCharType="begin"/>
        </w:r>
        <w:r>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r>
          <w:fldChar w:fldCharType="separate"/>
        </w:r>
        <w:r>
          <w:rPr>
            <w:noProof/>
          </w:rPr>
          <w:t>Terence McKenna, 1989.</w:t>
        </w:r>
        <w:r>
          <w:fldChar w:fldCharType="end"/>
        </w:r>
        <w:r>
          <w:t xml:space="preserve"> (citation needs reformatting for Lecture format)</w:t>
        </w:r>
      </w:ins>
    </w:p>
  </w:footnote>
  <w:footnote w:id="29">
    <w:p w14:paraId="022C9A97" w14:textId="77777777" w:rsidR="0098316A" w:rsidRDefault="0098316A" w:rsidP="0098316A">
      <w:pPr>
        <w:pStyle w:val="FootnoteText"/>
        <w:rPr>
          <w:ins w:id="1742" w:author="Elizabeth Ann Storm" w:date="2021-12-13T19:24:00Z"/>
        </w:rPr>
      </w:pPr>
      <w:ins w:id="1743" w:author="Elizabeth Ann Storm" w:date="2021-12-13T19:24:00Z">
        <w:r>
          <w:rPr>
            <w:rStyle w:val="FootnoteReference"/>
          </w:rPr>
          <w:footnoteRef/>
        </w:r>
        <w:r>
          <w:t xml:space="preserve"> Ibid.</w:t>
        </w:r>
      </w:ins>
    </w:p>
  </w:footnote>
  <w:footnote w:id="30">
    <w:p w14:paraId="0CA50054" w14:textId="0FDE51DB" w:rsidR="005D6118" w:rsidDel="005338DC" w:rsidRDefault="005D6118">
      <w:pPr>
        <w:pStyle w:val="FootnoteText"/>
        <w:rPr>
          <w:del w:id="1752" w:author="Elizabeth Ann Storm" w:date="2021-12-13T19:49:00Z"/>
        </w:rPr>
      </w:pPr>
      <w:del w:id="1753" w:author="Elizabeth Ann Storm" w:date="2021-12-13T19:49:00Z">
        <w:r w:rsidDel="005338DC">
          <w:rPr>
            <w:rStyle w:val="FootnoteReference"/>
          </w:rPr>
          <w:footnoteRef/>
        </w:r>
        <w:r w:rsidDel="005338DC">
          <w:delText xml:space="preserve"> The pre-reflective experience is a state of unconscious awareness preceding the consciousness forming associations to past experiences and word and image signs.</w:delText>
        </w:r>
      </w:del>
    </w:p>
  </w:footnote>
  <w:footnote w:id="31">
    <w:p w14:paraId="50914F31" w14:textId="77777777" w:rsidR="005338DC" w:rsidRDefault="005338DC" w:rsidP="005338DC">
      <w:pPr>
        <w:pStyle w:val="FootnoteText"/>
        <w:rPr>
          <w:ins w:id="1787" w:author="Elizabeth Ann Storm" w:date="2021-12-13T19:48:00Z"/>
        </w:rPr>
      </w:pPr>
      <w:ins w:id="1788" w:author="Elizabeth Ann Storm" w:date="2021-12-13T19:48:00Z">
        <w:r>
          <w:rPr>
            <w:rStyle w:val="FootnoteReference"/>
          </w:rPr>
          <w:footnoteRef/>
        </w:r>
        <w:r>
          <w:t xml:space="preserve"> </w:t>
        </w:r>
        <w:r>
          <w:fldChar w:fldCharType="begin"/>
        </w:r>
        <w:r>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r>
          <w:fldChar w:fldCharType="separate"/>
        </w:r>
        <w:r>
          <w:rPr>
            <w:noProof/>
          </w:rPr>
          <w:t xml:space="preserve">Caroline A. Jones and Bill Arning, </w:t>
        </w:r>
        <w:r w:rsidRPr="00635A38">
          <w:rPr>
            <w:i/>
            <w:noProof/>
          </w:rPr>
          <w:t>Sensorium : Embodied Experience, Technology, and Contemporary Art / Edited by Caroline A. Jones</w:t>
        </w:r>
        <w:r>
          <w:rPr>
            <w:noProof/>
          </w:rPr>
          <w:t>, 1st MIT Press ed. ed. (Cambridge: MIT Press, 2006).</w:t>
        </w:r>
        <w:r>
          <w:fldChar w:fldCharType="end"/>
        </w:r>
      </w:ins>
    </w:p>
  </w:footnote>
  <w:footnote w:id="32">
    <w:p w14:paraId="7197DE1E" w14:textId="77777777" w:rsidR="005338DC" w:rsidRDefault="005338DC" w:rsidP="005338DC">
      <w:pPr>
        <w:pStyle w:val="FootnoteText"/>
        <w:rPr>
          <w:ins w:id="1801" w:author="Elizabeth Ann Storm" w:date="2021-12-13T19:48:00Z"/>
        </w:rPr>
      </w:pPr>
      <w:ins w:id="1802" w:author="Elizabeth Ann Storm" w:date="2021-12-13T19:48:00Z">
        <w:r>
          <w:rPr>
            <w:rStyle w:val="FootnoteReference"/>
          </w:rPr>
          <w:footnoteRef/>
        </w:r>
        <w:r>
          <w:t xml:space="preserve"> Ibid. 11.</w:t>
        </w:r>
      </w:ins>
    </w:p>
  </w:footnote>
  <w:footnote w:id="33">
    <w:p w14:paraId="6A312480" w14:textId="77777777" w:rsidR="005338DC" w:rsidRDefault="005338DC" w:rsidP="005338DC">
      <w:pPr>
        <w:pStyle w:val="FootnoteText"/>
        <w:rPr>
          <w:ins w:id="1808" w:author="Elizabeth Ann Storm" w:date="2021-12-13T19:48:00Z"/>
        </w:rPr>
      </w:pPr>
      <w:ins w:id="1809" w:author="Elizabeth Ann Storm" w:date="2021-12-13T19:48:00Z">
        <w:r>
          <w:rPr>
            <w:rStyle w:val="FootnoteReference"/>
          </w:rPr>
          <w:footnoteRef/>
        </w:r>
        <w:r>
          <w:t xml:space="preserve"> Ibid. 42.</w:t>
        </w:r>
      </w:ins>
    </w:p>
  </w:footnote>
  <w:footnote w:id="34">
    <w:p w14:paraId="15ECA9B6" w14:textId="77777777" w:rsidR="00F52531" w:rsidRDefault="00F52531" w:rsidP="00F52531">
      <w:pPr>
        <w:pStyle w:val="FootnoteText"/>
        <w:rPr>
          <w:ins w:id="1817" w:author="Elizabeth Ann Storm" w:date="2021-12-13T20:06:00Z"/>
        </w:rPr>
      </w:pPr>
      <w:ins w:id="1818" w:author="Elizabeth Ann Storm" w:date="2021-12-13T20:06:00Z">
        <w:r>
          <w:rPr>
            <w:rStyle w:val="FootnoteReference"/>
          </w:rPr>
          <w:footnoteRef/>
        </w:r>
        <w:r>
          <w:t xml:space="preserve"> Anthropocene reference…</w:t>
        </w:r>
      </w:ins>
    </w:p>
  </w:footnote>
  <w:footnote w:id="35">
    <w:p w14:paraId="33375B26" w14:textId="77777777" w:rsidR="00F52531" w:rsidRDefault="00F52531" w:rsidP="00F52531">
      <w:pPr>
        <w:pStyle w:val="FootnoteText"/>
        <w:rPr>
          <w:ins w:id="1826" w:author="Elizabeth Ann Storm" w:date="2021-12-13T20:06:00Z"/>
        </w:rPr>
      </w:pPr>
      <w:ins w:id="1827" w:author="Elizabeth Ann Storm" w:date="2021-12-13T20:06:00Z">
        <w:r>
          <w:rPr>
            <w:rStyle w:val="FootnoteReference"/>
          </w:rPr>
          <w:footnoteRef/>
        </w:r>
        <w:r>
          <w:t xml:space="preserve"> Ibid, (find page number).</w:t>
        </w:r>
      </w:ins>
    </w:p>
  </w:footnote>
  <w:footnote w:id="36">
    <w:p w14:paraId="33A608E2" w14:textId="77777777" w:rsidR="00E02914" w:rsidRDefault="00E02914" w:rsidP="00E02914">
      <w:pPr>
        <w:pStyle w:val="FootnoteText"/>
        <w:rPr>
          <w:ins w:id="1833" w:author="Elizabeth Ann Storm" w:date="2021-12-13T20:47:00Z"/>
        </w:rPr>
      </w:pPr>
      <w:ins w:id="1834" w:author="Elizabeth Ann Storm" w:date="2021-12-13T20:47:00Z">
        <w:r>
          <w:rPr>
            <w:rStyle w:val="FootnoteReference"/>
          </w:rPr>
          <w:footnoteRef/>
        </w:r>
        <w:r>
          <w:t xml:space="preserve"> </w:t>
        </w:r>
        <w:r>
          <w:fldChar w:fldCharType="begin"/>
        </w:r>
        <w:r>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r>
          <w:fldChar w:fldCharType="separate"/>
        </w:r>
        <w:r>
          <w:rPr>
            <w:noProof/>
          </w:rPr>
          <w:t xml:space="preserve">Edward A. Shanken, </w:t>
        </w:r>
        <w:r w:rsidRPr="00220822">
          <w:rPr>
            <w:i/>
            <w:noProof/>
          </w:rPr>
          <w:t>Systems / Edited by Edward A. Shanken</w:t>
        </w:r>
        <w:r>
          <w:rPr>
            <w:noProof/>
          </w:rPr>
          <w:t xml:space="preserve"> (Cambridge: MIT Press, 2015).</w:t>
        </w:r>
        <w:r>
          <w:fldChar w:fldCharType="end"/>
        </w:r>
      </w:ins>
    </w:p>
  </w:footnote>
  <w:footnote w:id="37">
    <w:p w14:paraId="03AF98D4" w14:textId="267DD199" w:rsidR="00E02914" w:rsidRDefault="00E02914" w:rsidP="00E02914">
      <w:pPr>
        <w:pStyle w:val="FootnoteText"/>
        <w:rPr>
          <w:ins w:id="1837" w:author="Elizabeth Ann Storm" w:date="2021-12-13T20:47:00Z"/>
        </w:rPr>
      </w:pPr>
      <w:ins w:id="1838" w:author="Elizabeth Ann Storm" w:date="2021-12-13T20:47:00Z">
        <w:r>
          <w:rPr>
            <w:rStyle w:val="FootnoteReference"/>
          </w:rPr>
          <w:footnoteRef/>
        </w:r>
        <w:r>
          <w:t xml:space="preserve"> </w:t>
        </w:r>
        <w:r>
          <w:fldChar w:fldCharType="begin"/>
        </w:r>
      </w:ins>
      <w:r w:rsidR="0060040D">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1839" w:author="Elizabeth Ann Storm" w:date="2021-12-13T20:47:00Z">
        <w:r>
          <w:fldChar w:fldCharType="separate"/>
        </w:r>
      </w:ins>
      <w:r w:rsidR="0060040D">
        <w:rPr>
          <w:noProof/>
        </w:rPr>
        <w:t xml:space="preserve">Martin Kemp, </w:t>
      </w:r>
      <w:r w:rsidR="0060040D" w:rsidRPr="0060040D">
        <w:rPr>
          <w:i/>
          <w:noProof/>
        </w:rPr>
        <w:t>Structural Intuitions : Seeing Shapes in Art and Science</w:t>
      </w:r>
      <w:r w:rsidR="0060040D">
        <w:rPr>
          <w:noProof/>
        </w:rPr>
        <w:t xml:space="preserve"> (Charlotesville: University of Virginia Press, 2016).</w:t>
      </w:r>
      <w:ins w:id="1840" w:author="Elizabeth Ann Storm" w:date="2021-12-13T20:47:00Z">
        <w:r>
          <w:fldChar w:fldCharType="end"/>
        </w:r>
      </w:ins>
    </w:p>
  </w:footnote>
  <w:footnote w:id="38">
    <w:p w14:paraId="0EFE020A" w14:textId="1010DF92" w:rsidR="00BA3F7B" w:rsidDel="009555C2" w:rsidRDefault="00BA3F7B">
      <w:pPr>
        <w:pStyle w:val="FootnoteText"/>
        <w:rPr>
          <w:del w:id="1892" w:author="Elizabeth Ann Storm" w:date="2021-12-01T14:06:00Z"/>
        </w:rPr>
      </w:pPr>
      <w:del w:id="1893" w:author="Elizabeth Ann Storm" w:date="2021-12-01T14:06:00Z">
        <w:r w:rsidDel="009555C2">
          <w:rPr>
            <w:rStyle w:val="FootnoteReference"/>
          </w:rPr>
          <w:footnoteRef/>
        </w:r>
        <w:r w:rsidDel="009555C2">
          <w:delText xml:space="preserve"> Insert citation for definition from encyclopedia </w:delText>
        </w:r>
      </w:del>
    </w:p>
  </w:footnote>
  <w:footnote w:id="39">
    <w:p w14:paraId="3060E8B2" w14:textId="33A117CB" w:rsidR="004F62DD" w:rsidDel="006101A6" w:rsidRDefault="004F62DD">
      <w:pPr>
        <w:pStyle w:val="FootnoteText"/>
        <w:rPr>
          <w:del w:id="2069" w:author="Elizabeth Ann Storm" w:date="2021-12-10T20:07:00Z"/>
        </w:rPr>
      </w:pPr>
      <w:del w:id="2070" w:author="Elizabeth Ann Storm" w:date="2021-12-10T20:07:00Z">
        <w:r w:rsidDel="006101A6">
          <w:rPr>
            <w:rStyle w:val="FootnoteReference"/>
          </w:rPr>
          <w:footnoteRef/>
        </w:r>
        <w:r w:rsidDel="006101A6">
          <w:delText xml:space="preserve"> Anthropocene reference…</w:delText>
        </w:r>
      </w:del>
    </w:p>
  </w:footnote>
  <w:footnote w:id="40">
    <w:p w14:paraId="23A415A2" w14:textId="33CDB262" w:rsidR="00094B56" w:rsidDel="008F0BCA" w:rsidRDefault="00094B56">
      <w:pPr>
        <w:pStyle w:val="FootnoteText"/>
        <w:rPr>
          <w:del w:id="2081" w:author="Elizabeth Ann Storm" w:date="2021-12-01T14:24:00Z"/>
        </w:rPr>
      </w:pPr>
      <w:del w:id="2082"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1">
    <w:p w14:paraId="483CFCF4" w14:textId="6514555D" w:rsidR="00635A38" w:rsidDel="008F0BCA" w:rsidRDefault="00635A38">
      <w:pPr>
        <w:pStyle w:val="FootnoteText"/>
        <w:rPr>
          <w:del w:id="2083" w:author="Elizabeth Ann Storm" w:date="2021-12-01T14:24:00Z"/>
        </w:rPr>
      </w:pPr>
      <w:del w:id="2084" w:author="Elizabeth Ann Storm" w:date="2021-12-01T14:24:00Z">
        <w:r w:rsidDel="008F0BCA">
          <w:rPr>
            <w:rStyle w:val="FootnoteReference"/>
          </w:rPr>
          <w:footnoteRef/>
        </w:r>
        <w:r w:rsidDel="008F0BCA">
          <w:delText xml:space="preserve"> Ibid. 11.</w:delText>
        </w:r>
      </w:del>
    </w:p>
  </w:footnote>
  <w:footnote w:id="42">
    <w:p w14:paraId="5EDFF6A9" w14:textId="65975AD2" w:rsidR="00635A38" w:rsidDel="008F0BCA" w:rsidRDefault="00635A38">
      <w:pPr>
        <w:pStyle w:val="FootnoteText"/>
        <w:rPr>
          <w:del w:id="2089" w:author="Elizabeth Ann Storm" w:date="2021-12-01T14:24:00Z"/>
        </w:rPr>
      </w:pPr>
      <w:del w:id="2090" w:author="Elizabeth Ann Storm" w:date="2021-12-01T14:24:00Z">
        <w:r w:rsidDel="008F0BCA">
          <w:rPr>
            <w:rStyle w:val="FootnoteReference"/>
          </w:rPr>
          <w:footnoteRef/>
        </w:r>
        <w:r w:rsidDel="008F0BCA">
          <w:delText xml:space="preserve"> Ibid. 42.</w:delText>
        </w:r>
      </w:del>
    </w:p>
  </w:footnote>
  <w:footnote w:id="43">
    <w:p w14:paraId="4DBCCF05" w14:textId="2123DBBD" w:rsidR="00635A38" w:rsidDel="006101A6" w:rsidRDefault="00635A38">
      <w:pPr>
        <w:pStyle w:val="FootnoteText"/>
        <w:rPr>
          <w:del w:id="2101" w:author="Elizabeth Ann Storm" w:date="2021-12-10T20:07:00Z"/>
        </w:rPr>
      </w:pPr>
      <w:del w:id="2102" w:author="Elizabeth Ann Storm" w:date="2021-12-10T20:07:00Z">
        <w:r w:rsidDel="006101A6">
          <w:rPr>
            <w:rStyle w:val="FootnoteReference"/>
          </w:rPr>
          <w:footnoteRef/>
        </w:r>
        <w:r w:rsidDel="006101A6">
          <w:delText xml:space="preserve"> Ibid, (find page number).</w:delText>
        </w:r>
      </w:del>
    </w:p>
  </w:footnote>
  <w:footnote w:id="44">
    <w:p w14:paraId="748FA717" w14:textId="77777777" w:rsidR="00FA08AD" w:rsidRDefault="00FA08AD" w:rsidP="00FA08AD">
      <w:pPr>
        <w:pStyle w:val="FootnoteText"/>
        <w:rPr>
          <w:ins w:id="2121" w:author="Elizabeth Ann Storm" w:date="2021-12-13T20:38:00Z"/>
        </w:rPr>
      </w:pPr>
      <w:ins w:id="2122"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0MDCwNDazMLMwtTBX0lEKTi0uzszPAykwqQUApyhmoiw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52fpfpxt3xswsaervvgvfpf3x0xadf2x90r9&quot;&gt;Lizzy Storm EndNote Library&lt;record-ids&gt;&lt;item&gt;102&lt;/item&gt;&lt;item&gt;103&lt;/item&gt;&lt;/record-ids&gt;&lt;/item&gt;&lt;/Libraries&gt;"/>
  </w:docVars>
  <w:rsids>
    <w:rsidRoot w:val="00EB7EAC"/>
    <w:rsid w:val="000029BC"/>
    <w:rsid w:val="00002BC8"/>
    <w:rsid w:val="00005DFA"/>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5005A"/>
    <w:rsid w:val="00055418"/>
    <w:rsid w:val="000572E4"/>
    <w:rsid w:val="00071828"/>
    <w:rsid w:val="00071D55"/>
    <w:rsid w:val="00072E85"/>
    <w:rsid w:val="00072F61"/>
    <w:rsid w:val="000801CB"/>
    <w:rsid w:val="00083BB7"/>
    <w:rsid w:val="00084288"/>
    <w:rsid w:val="00085B3C"/>
    <w:rsid w:val="00086F43"/>
    <w:rsid w:val="00094B56"/>
    <w:rsid w:val="0009592F"/>
    <w:rsid w:val="00097DE5"/>
    <w:rsid w:val="000A406B"/>
    <w:rsid w:val="000B0775"/>
    <w:rsid w:val="000C08D8"/>
    <w:rsid w:val="000C55CA"/>
    <w:rsid w:val="000C60DA"/>
    <w:rsid w:val="000C6475"/>
    <w:rsid w:val="000D2360"/>
    <w:rsid w:val="000D3C56"/>
    <w:rsid w:val="000D3E5F"/>
    <w:rsid w:val="000D6074"/>
    <w:rsid w:val="000D64D7"/>
    <w:rsid w:val="000D7C4E"/>
    <w:rsid w:val="000E0A09"/>
    <w:rsid w:val="000E0E62"/>
    <w:rsid w:val="000E2BF9"/>
    <w:rsid w:val="000E30EE"/>
    <w:rsid w:val="000E52EE"/>
    <w:rsid w:val="000E6229"/>
    <w:rsid w:val="000F018B"/>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5E99"/>
    <w:rsid w:val="001264DE"/>
    <w:rsid w:val="00126F5D"/>
    <w:rsid w:val="0013237E"/>
    <w:rsid w:val="00137D79"/>
    <w:rsid w:val="0014033E"/>
    <w:rsid w:val="00141B1D"/>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7122"/>
    <w:rsid w:val="00190264"/>
    <w:rsid w:val="00192142"/>
    <w:rsid w:val="001A164A"/>
    <w:rsid w:val="001A1753"/>
    <w:rsid w:val="001A20FA"/>
    <w:rsid w:val="001A23DA"/>
    <w:rsid w:val="001A2C83"/>
    <w:rsid w:val="001A6D6B"/>
    <w:rsid w:val="001A701C"/>
    <w:rsid w:val="001B0452"/>
    <w:rsid w:val="001B11C5"/>
    <w:rsid w:val="001B1952"/>
    <w:rsid w:val="001B61EF"/>
    <w:rsid w:val="001B642F"/>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10304"/>
    <w:rsid w:val="002108A2"/>
    <w:rsid w:val="00210D97"/>
    <w:rsid w:val="002114A0"/>
    <w:rsid w:val="0021450F"/>
    <w:rsid w:val="002147A0"/>
    <w:rsid w:val="00216EA4"/>
    <w:rsid w:val="00220822"/>
    <w:rsid w:val="00220C9F"/>
    <w:rsid w:val="00222192"/>
    <w:rsid w:val="002229A3"/>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3245"/>
    <w:rsid w:val="0026618D"/>
    <w:rsid w:val="0026639C"/>
    <w:rsid w:val="002720B4"/>
    <w:rsid w:val="00273CF1"/>
    <w:rsid w:val="00277F37"/>
    <w:rsid w:val="00280A3B"/>
    <w:rsid w:val="00281EF3"/>
    <w:rsid w:val="00290922"/>
    <w:rsid w:val="00291C5E"/>
    <w:rsid w:val="00296881"/>
    <w:rsid w:val="002974B6"/>
    <w:rsid w:val="002A1BB0"/>
    <w:rsid w:val="002A2949"/>
    <w:rsid w:val="002A592E"/>
    <w:rsid w:val="002B679F"/>
    <w:rsid w:val="002C12C2"/>
    <w:rsid w:val="002C173C"/>
    <w:rsid w:val="002D0271"/>
    <w:rsid w:val="002D4EB0"/>
    <w:rsid w:val="002D598A"/>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1EE8"/>
    <w:rsid w:val="00302CF3"/>
    <w:rsid w:val="00307D10"/>
    <w:rsid w:val="00311485"/>
    <w:rsid w:val="00313334"/>
    <w:rsid w:val="00313BB4"/>
    <w:rsid w:val="00315862"/>
    <w:rsid w:val="00315AD1"/>
    <w:rsid w:val="0032048F"/>
    <w:rsid w:val="00320804"/>
    <w:rsid w:val="00327916"/>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1BCD"/>
    <w:rsid w:val="00374C30"/>
    <w:rsid w:val="00376259"/>
    <w:rsid w:val="0038579B"/>
    <w:rsid w:val="00385E4B"/>
    <w:rsid w:val="00387C5F"/>
    <w:rsid w:val="00392615"/>
    <w:rsid w:val="003A09AC"/>
    <w:rsid w:val="003A0B20"/>
    <w:rsid w:val="003A4DA3"/>
    <w:rsid w:val="003A65FA"/>
    <w:rsid w:val="003B17ED"/>
    <w:rsid w:val="003B1CA2"/>
    <w:rsid w:val="003B1D61"/>
    <w:rsid w:val="003B3BC5"/>
    <w:rsid w:val="003B4AD8"/>
    <w:rsid w:val="003B704F"/>
    <w:rsid w:val="003C481A"/>
    <w:rsid w:val="003C537F"/>
    <w:rsid w:val="003C56AE"/>
    <w:rsid w:val="003C5F4B"/>
    <w:rsid w:val="003C7BBB"/>
    <w:rsid w:val="003D0F2B"/>
    <w:rsid w:val="003D45BD"/>
    <w:rsid w:val="003D5AD5"/>
    <w:rsid w:val="003E0108"/>
    <w:rsid w:val="003E0FE9"/>
    <w:rsid w:val="003E3E54"/>
    <w:rsid w:val="003E42F3"/>
    <w:rsid w:val="003E433D"/>
    <w:rsid w:val="003E5110"/>
    <w:rsid w:val="003E51BE"/>
    <w:rsid w:val="003E5851"/>
    <w:rsid w:val="003E6247"/>
    <w:rsid w:val="003E7E7F"/>
    <w:rsid w:val="003F0C6F"/>
    <w:rsid w:val="003F24A0"/>
    <w:rsid w:val="003F49D5"/>
    <w:rsid w:val="003F752E"/>
    <w:rsid w:val="003F75F4"/>
    <w:rsid w:val="004001E0"/>
    <w:rsid w:val="004027C5"/>
    <w:rsid w:val="004037EF"/>
    <w:rsid w:val="004073DE"/>
    <w:rsid w:val="00411A9B"/>
    <w:rsid w:val="004128E4"/>
    <w:rsid w:val="00413EFD"/>
    <w:rsid w:val="004145BE"/>
    <w:rsid w:val="004158DC"/>
    <w:rsid w:val="004247EE"/>
    <w:rsid w:val="00424DF1"/>
    <w:rsid w:val="004251EB"/>
    <w:rsid w:val="004252A0"/>
    <w:rsid w:val="00427582"/>
    <w:rsid w:val="00431F3C"/>
    <w:rsid w:val="00433890"/>
    <w:rsid w:val="00433923"/>
    <w:rsid w:val="00435574"/>
    <w:rsid w:val="00436FFB"/>
    <w:rsid w:val="00437616"/>
    <w:rsid w:val="00444A5D"/>
    <w:rsid w:val="004452DF"/>
    <w:rsid w:val="00446DCF"/>
    <w:rsid w:val="00447399"/>
    <w:rsid w:val="0045051D"/>
    <w:rsid w:val="004519B7"/>
    <w:rsid w:val="00452A04"/>
    <w:rsid w:val="00453C5B"/>
    <w:rsid w:val="00453E23"/>
    <w:rsid w:val="00457C90"/>
    <w:rsid w:val="00462E76"/>
    <w:rsid w:val="00470094"/>
    <w:rsid w:val="00472A4C"/>
    <w:rsid w:val="004738E0"/>
    <w:rsid w:val="004750E0"/>
    <w:rsid w:val="0047630A"/>
    <w:rsid w:val="004767F2"/>
    <w:rsid w:val="00477809"/>
    <w:rsid w:val="00480235"/>
    <w:rsid w:val="00483EA7"/>
    <w:rsid w:val="0048642C"/>
    <w:rsid w:val="0048666C"/>
    <w:rsid w:val="0048719F"/>
    <w:rsid w:val="00487395"/>
    <w:rsid w:val="00490021"/>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5107"/>
    <w:rsid w:val="004C6494"/>
    <w:rsid w:val="004C7A81"/>
    <w:rsid w:val="004C7E6F"/>
    <w:rsid w:val="004D24CF"/>
    <w:rsid w:val="004D25CF"/>
    <w:rsid w:val="004D4CD6"/>
    <w:rsid w:val="004E4AE9"/>
    <w:rsid w:val="004E6443"/>
    <w:rsid w:val="004F09FB"/>
    <w:rsid w:val="004F1248"/>
    <w:rsid w:val="004F50F0"/>
    <w:rsid w:val="004F62DD"/>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A46"/>
    <w:rsid w:val="005301BB"/>
    <w:rsid w:val="00531F35"/>
    <w:rsid w:val="005338DC"/>
    <w:rsid w:val="00533B53"/>
    <w:rsid w:val="005376E4"/>
    <w:rsid w:val="005407C9"/>
    <w:rsid w:val="00541119"/>
    <w:rsid w:val="00541949"/>
    <w:rsid w:val="0054546F"/>
    <w:rsid w:val="0055064A"/>
    <w:rsid w:val="00552BFA"/>
    <w:rsid w:val="00554989"/>
    <w:rsid w:val="0056001C"/>
    <w:rsid w:val="005615F3"/>
    <w:rsid w:val="00563E47"/>
    <w:rsid w:val="005657E3"/>
    <w:rsid w:val="00565BA2"/>
    <w:rsid w:val="005726A7"/>
    <w:rsid w:val="005744EC"/>
    <w:rsid w:val="00574AFB"/>
    <w:rsid w:val="00574CCB"/>
    <w:rsid w:val="00580827"/>
    <w:rsid w:val="00581A6C"/>
    <w:rsid w:val="00581C2A"/>
    <w:rsid w:val="00582420"/>
    <w:rsid w:val="0058358B"/>
    <w:rsid w:val="00583CAE"/>
    <w:rsid w:val="0058541A"/>
    <w:rsid w:val="005878A7"/>
    <w:rsid w:val="005904D5"/>
    <w:rsid w:val="00591BD6"/>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CB0"/>
    <w:rsid w:val="005C5E9C"/>
    <w:rsid w:val="005C77D8"/>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101A6"/>
    <w:rsid w:val="00610301"/>
    <w:rsid w:val="00611336"/>
    <w:rsid w:val="006145E1"/>
    <w:rsid w:val="006158DE"/>
    <w:rsid w:val="006212F3"/>
    <w:rsid w:val="00624642"/>
    <w:rsid w:val="00626422"/>
    <w:rsid w:val="0062709D"/>
    <w:rsid w:val="006312BE"/>
    <w:rsid w:val="00633FE1"/>
    <w:rsid w:val="0063442F"/>
    <w:rsid w:val="0063542E"/>
    <w:rsid w:val="00635A38"/>
    <w:rsid w:val="00635E46"/>
    <w:rsid w:val="00635E49"/>
    <w:rsid w:val="00635FCB"/>
    <w:rsid w:val="00636D8F"/>
    <w:rsid w:val="0064020B"/>
    <w:rsid w:val="00642CBB"/>
    <w:rsid w:val="006437B5"/>
    <w:rsid w:val="00650EE1"/>
    <w:rsid w:val="00651178"/>
    <w:rsid w:val="00652B6A"/>
    <w:rsid w:val="00653FCB"/>
    <w:rsid w:val="00654A6D"/>
    <w:rsid w:val="00660741"/>
    <w:rsid w:val="00660FEE"/>
    <w:rsid w:val="00662840"/>
    <w:rsid w:val="006642AB"/>
    <w:rsid w:val="0066679E"/>
    <w:rsid w:val="006700A6"/>
    <w:rsid w:val="006704E2"/>
    <w:rsid w:val="00673A65"/>
    <w:rsid w:val="006745FF"/>
    <w:rsid w:val="00674C77"/>
    <w:rsid w:val="00676690"/>
    <w:rsid w:val="00677114"/>
    <w:rsid w:val="0067743C"/>
    <w:rsid w:val="00686C69"/>
    <w:rsid w:val="00690589"/>
    <w:rsid w:val="00690651"/>
    <w:rsid w:val="00690E44"/>
    <w:rsid w:val="00691BAF"/>
    <w:rsid w:val="00692942"/>
    <w:rsid w:val="00696FD7"/>
    <w:rsid w:val="006A3B92"/>
    <w:rsid w:val="006A3EFE"/>
    <w:rsid w:val="006A413B"/>
    <w:rsid w:val="006A720E"/>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676E"/>
    <w:rsid w:val="006D752B"/>
    <w:rsid w:val="006D7F2F"/>
    <w:rsid w:val="006E1DEB"/>
    <w:rsid w:val="006E240D"/>
    <w:rsid w:val="006F21D5"/>
    <w:rsid w:val="006F2C47"/>
    <w:rsid w:val="006F3BDA"/>
    <w:rsid w:val="006F3BEC"/>
    <w:rsid w:val="006F505C"/>
    <w:rsid w:val="007003D5"/>
    <w:rsid w:val="0070285F"/>
    <w:rsid w:val="007047FF"/>
    <w:rsid w:val="00706210"/>
    <w:rsid w:val="007067DA"/>
    <w:rsid w:val="0071031A"/>
    <w:rsid w:val="0071116D"/>
    <w:rsid w:val="0071156D"/>
    <w:rsid w:val="00711A69"/>
    <w:rsid w:val="0071235F"/>
    <w:rsid w:val="00712E5C"/>
    <w:rsid w:val="007135A8"/>
    <w:rsid w:val="00715832"/>
    <w:rsid w:val="00715C96"/>
    <w:rsid w:val="00715FAB"/>
    <w:rsid w:val="00717FBB"/>
    <w:rsid w:val="0072001A"/>
    <w:rsid w:val="00721980"/>
    <w:rsid w:val="0072529B"/>
    <w:rsid w:val="00727B35"/>
    <w:rsid w:val="00727BC7"/>
    <w:rsid w:val="00733014"/>
    <w:rsid w:val="0073355E"/>
    <w:rsid w:val="0073432C"/>
    <w:rsid w:val="00736CA5"/>
    <w:rsid w:val="00743065"/>
    <w:rsid w:val="00746DE3"/>
    <w:rsid w:val="007503D9"/>
    <w:rsid w:val="007505FB"/>
    <w:rsid w:val="00751AC3"/>
    <w:rsid w:val="007547EF"/>
    <w:rsid w:val="007548D5"/>
    <w:rsid w:val="00760F2B"/>
    <w:rsid w:val="0076124C"/>
    <w:rsid w:val="007625F4"/>
    <w:rsid w:val="0076450A"/>
    <w:rsid w:val="00766D44"/>
    <w:rsid w:val="0076755A"/>
    <w:rsid w:val="007712BE"/>
    <w:rsid w:val="0077239F"/>
    <w:rsid w:val="00772B99"/>
    <w:rsid w:val="0077602C"/>
    <w:rsid w:val="007771E0"/>
    <w:rsid w:val="007831A3"/>
    <w:rsid w:val="00783C04"/>
    <w:rsid w:val="007859A6"/>
    <w:rsid w:val="0079311E"/>
    <w:rsid w:val="007948BB"/>
    <w:rsid w:val="007A06D3"/>
    <w:rsid w:val="007A1A7B"/>
    <w:rsid w:val="007A59CA"/>
    <w:rsid w:val="007A6007"/>
    <w:rsid w:val="007A6614"/>
    <w:rsid w:val="007B26E6"/>
    <w:rsid w:val="007B3DF6"/>
    <w:rsid w:val="007B44EF"/>
    <w:rsid w:val="007B55E5"/>
    <w:rsid w:val="007B6ACA"/>
    <w:rsid w:val="007C25EC"/>
    <w:rsid w:val="007C6180"/>
    <w:rsid w:val="007C65C5"/>
    <w:rsid w:val="007D1681"/>
    <w:rsid w:val="007D1A56"/>
    <w:rsid w:val="007D4EB8"/>
    <w:rsid w:val="007D5705"/>
    <w:rsid w:val="007D5E78"/>
    <w:rsid w:val="007D6CEC"/>
    <w:rsid w:val="007D6E87"/>
    <w:rsid w:val="007E0AEA"/>
    <w:rsid w:val="007E1506"/>
    <w:rsid w:val="007E1F6D"/>
    <w:rsid w:val="007E20A7"/>
    <w:rsid w:val="007E64C8"/>
    <w:rsid w:val="007F19E8"/>
    <w:rsid w:val="007F260B"/>
    <w:rsid w:val="007F3DC2"/>
    <w:rsid w:val="007F426B"/>
    <w:rsid w:val="007F7013"/>
    <w:rsid w:val="008016FE"/>
    <w:rsid w:val="00802566"/>
    <w:rsid w:val="00804C3F"/>
    <w:rsid w:val="00805396"/>
    <w:rsid w:val="008055F8"/>
    <w:rsid w:val="00805921"/>
    <w:rsid w:val="00805F8D"/>
    <w:rsid w:val="008061A1"/>
    <w:rsid w:val="00807019"/>
    <w:rsid w:val="008117C5"/>
    <w:rsid w:val="008124F0"/>
    <w:rsid w:val="00814887"/>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192A"/>
    <w:rsid w:val="00862CE7"/>
    <w:rsid w:val="00862CED"/>
    <w:rsid w:val="00862D83"/>
    <w:rsid w:val="00866878"/>
    <w:rsid w:val="00866B36"/>
    <w:rsid w:val="00870700"/>
    <w:rsid w:val="0087253A"/>
    <w:rsid w:val="00873D73"/>
    <w:rsid w:val="00875517"/>
    <w:rsid w:val="00877B80"/>
    <w:rsid w:val="00883FC8"/>
    <w:rsid w:val="00886BCD"/>
    <w:rsid w:val="00887AC2"/>
    <w:rsid w:val="0089117F"/>
    <w:rsid w:val="00891284"/>
    <w:rsid w:val="00893548"/>
    <w:rsid w:val="00894880"/>
    <w:rsid w:val="008953F6"/>
    <w:rsid w:val="008957C8"/>
    <w:rsid w:val="008A1FC4"/>
    <w:rsid w:val="008A3AFA"/>
    <w:rsid w:val="008A474A"/>
    <w:rsid w:val="008A56BE"/>
    <w:rsid w:val="008A5755"/>
    <w:rsid w:val="008A6104"/>
    <w:rsid w:val="008A61A0"/>
    <w:rsid w:val="008A63B7"/>
    <w:rsid w:val="008A657B"/>
    <w:rsid w:val="008B00C2"/>
    <w:rsid w:val="008B0D5C"/>
    <w:rsid w:val="008B2BF8"/>
    <w:rsid w:val="008B3C98"/>
    <w:rsid w:val="008B4453"/>
    <w:rsid w:val="008C0694"/>
    <w:rsid w:val="008C13D7"/>
    <w:rsid w:val="008C5A8A"/>
    <w:rsid w:val="008C5CD1"/>
    <w:rsid w:val="008C645D"/>
    <w:rsid w:val="008D0913"/>
    <w:rsid w:val="008D0E33"/>
    <w:rsid w:val="008D1288"/>
    <w:rsid w:val="008D3C12"/>
    <w:rsid w:val="008D3C50"/>
    <w:rsid w:val="008D41B6"/>
    <w:rsid w:val="008D4B17"/>
    <w:rsid w:val="008D624E"/>
    <w:rsid w:val="008D7038"/>
    <w:rsid w:val="008E0535"/>
    <w:rsid w:val="008E0CC0"/>
    <w:rsid w:val="008E22DE"/>
    <w:rsid w:val="008E631B"/>
    <w:rsid w:val="008F0B9C"/>
    <w:rsid w:val="008F0BCA"/>
    <w:rsid w:val="008F42F2"/>
    <w:rsid w:val="008F7AF8"/>
    <w:rsid w:val="0090285F"/>
    <w:rsid w:val="00906BD2"/>
    <w:rsid w:val="0090705F"/>
    <w:rsid w:val="00907502"/>
    <w:rsid w:val="00910DA7"/>
    <w:rsid w:val="00911311"/>
    <w:rsid w:val="0091222D"/>
    <w:rsid w:val="00914C15"/>
    <w:rsid w:val="00915A16"/>
    <w:rsid w:val="00922EDE"/>
    <w:rsid w:val="00924208"/>
    <w:rsid w:val="00924AA1"/>
    <w:rsid w:val="00927293"/>
    <w:rsid w:val="00930999"/>
    <w:rsid w:val="00931670"/>
    <w:rsid w:val="00933785"/>
    <w:rsid w:val="00933D06"/>
    <w:rsid w:val="0093634F"/>
    <w:rsid w:val="00936C4C"/>
    <w:rsid w:val="0094226F"/>
    <w:rsid w:val="00944129"/>
    <w:rsid w:val="00946799"/>
    <w:rsid w:val="00950431"/>
    <w:rsid w:val="00950B13"/>
    <w:rsid w:val="00953947"/>
    <w:rsid w:val="009555C2"/>
    <w:rsid w:val="00960BAC"/>
    <w:rsid w:val="00960F26"/>
    <w:rsid w:val="00962CE0"/>
    <w:rsid w:val="009638B9"/>
    <w:rsid w:val="00964372"/>
    <w:rsid w:val="00966ECE"/>
    <w:rsid w:val="00967FEA"/>
    <w:rsid w:val="00970A8A"/>
    <w:rsid w:val="009713D0"/>
    <w:rsid w:val="009720E5"/>
    <w:rsid w:val="009748DA"/>
    <w:rsid w:val="00975014"/>
    <w:rsid w:val="0097607F"/>
    <w:rsid w:val="0098316A"/>
    <w:rsid w:val="0098713F"/>
    <w:rsid w:val="00990BBF"/>
    <w:rsid w:val="00990CAD"/>
    <w:rsid w:val="009935CE"/>
    <w:rsid w:val="009942B6"/>
    <w:rsid w:val="009A1549"/>
    <w:rsid w:val="009A22E5"/>
    <w:rsid w:val="009A349D"/>
    <w:rsid w:val="009A5821"/>
    <w:rsid w:val="009A7552"/>
    <w:rsid w:val="009A7681"/>
    <w:rsid w:val="009A7D51"/>
    <w:rsid w:val="009B00D2"/>
    <w:rsid w:val="009B6A37"/>
    <w:rsid w:val="009B77B1"/>
    <w:rsid w:val="009C13B4"/>
    <w:rsid w:val="009D37C8"/>
    <w:rsid w:val="009D66F1"/>
    <w:rsid w:val="009D6F6F"/>
    <w:rsid w:val="009E60BB"/>
    <w:rsid w:val="00A0030D"/>
    <w:rsid w:val="00A00DED"/>
    <w:rsid w:val="00A04142"/>
    <w:rsid w:val="00A122C2"/>
    <w:rsid w:val="00A12FE2"/>
    <w:rsid w:val="00A15AD3"/>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78D8"/>
    <w:rsid w:val="00A47B65"/>
    <w:rsid w:val="00A52F97"/>
    <w:rsid w:val="00A53270"/>
    <w:rsid w:val="00A576EA"/>
    <w:rsid w:val="00A6065F"/>
    <w:rsid w:val="00A626E9"/>
    <w:rsid w:val="00A72014"/>
    <w:rsid w:val="00A7326E"/>
    <w:rsid w:val="00A73874"/>
    <w:rsid w:val="00A7663E"/>
    <w:rsid w:val="00A82C45"/>
    <w:rsid w:val="00A841CC"/>
    <w:rsid w:val="00A84299"/>
    <w:rsid w:val="00A84366"/>
    <w:rsid w:val="00A85162"/>
    <w:rsid w:val="00A87036"/>
    <w:rsid w:val="00A91C2E"/>
    <w:rsid w:val="00AA0DE6"/>
    <w:rsid w:val="00AA260B"/>
    <w:rsid w:val="00AA373D"/>
    <w:rsid w:val="00AA3D77"/>
    <w:rsid w:val="00AA673A"/>
    <w:rsid w:val="00AB33A7"/>
    <w:rsid w:val="00AB43F5"/>
    <w:rsid w:val="00AB590D"/>
    <w:rsid w:val="00AB652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978"/>
    <w:rsid w:val="00B276FE"/>
    <w:rsid w:val="00B279B5"/>
    <w:rsid w:val="00B31AF1"/>
    <w:rsid w:val="00B33CB7"/>
    <w:rsid w:val="00B33D86"/>
    <w:rsid w:val="00B36399"/>
    <w:rsid w:val="00B45404"/>
    <w:rsid w:val="00B45F87"/>
    <w:rsid w:val="00B46D63"/>
    <w:rsid w:val="00B47D02"/>
    <w:rsid w:val="00B507E5"/>
    <w:rsid w:val="00B51E94"/>
    <w:rsid w:val="00B54AC8"/>
    <w:rsid w:val="00B565A0"/>
    <w:rsid w:val="00B6043C"/>
    <w:rsid w:val="00B60F90"/>
    <w:rsid w:val="00B6424B"/>
    <w:rsid w:val="00B65778"/>
    <w:rsid w:val="00B6758E"/>
    <w:rsid w:val="00B67944"/>
    <w:rsid w:val="00B721F9"/>
    <w:rsid w:val="00B8009F"/>
    <w:rsid w:val="00B8222D"/>
    <w:rsid w:val="00B82B80"/>
    <w:rsid w:val="00B833BB"/>
    <w:rsid w:val="00B84117"/>
    <w:rsid w:val="00B90CD7"/>
    <w:rsid w:val="00B91B90"/>
    <w:rsid w:val="00B922E6"/>
    <w:rsid w:val="00B93D92"/>
    <w:rsid w:val="00B944F3"/>
    <w:rsid w:val="00B94AC7"/>
    <w:rsid w:val="00B94C54"/>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24A8"/>
    <w:rsid w:val="00BE2642"/>
    <w:rsid w:val="00BE2D4D"/>
    <w:rsid w:val="00BE6170"/>
    <w:rsid w:val="00BE66FA"/>
    <w:rsid w:val="00BE6B12"/>
    <w:rsid w:val="00BF332F"/>
    <w:rsid w:val="00BF5CA0"/>
    <w:rsid w:val="00BF6A93"/>
    <w:rsid w:val="00BF7279"/>
    <w:rsid w:val="00BF7A66"/>
    <w:rsid w:val="00C001A3"/>
    <w:rsid w:val="00C0428C"/>
    <w:rsid w:val="00C04860"/>
    <w:rsid w:val="00C050E7"/>
    <w:rsid w:val="00C05115"/>
    <w:rsid w:val="00C060ED"/>
    <w:rsid w:val="00C078EA"/>
    <w:rsid w:val="00C10124"/>
    <w:rsid w:val="00C101C3"/>
    <w:rsid w:val="00C1260C"/>
    <w:rsid w:val="00C12ACA"/>
    <w:rsid w:val="00C12CED"/>
    <w:rsid w:val="00C12E68"/>
    <w:rsid w:val="00C139A5"/>
    <w:rsid w:val="00C14D08"/>
    <w:rsid w:val="00C1581A"/>
    <w:rsid w:val="00C15E72"/>
    <w:rsid w:val="00C1650E"/>
    <w:rsid w:val="00C209C4"/>
    <w:rsid w:val="00C21919"/>
    <w:rsid w:val="00C21F01"/>
    <w:rsid w:val="00C23590"/>
    <w:rsid w:val="00C269E1"/>
    <w:rsid w:val="00C26E5D"/>
    <w:rsid w:val="00C33446"/>
    <w:rsid w:val="00C35835"/>
    <w:rsid w:val="00C365EE"/>
    <w:rsid w:val="00C36F78"/>
    <w:rsid w:val="00C417DA"/>
    <w:rsid w:val="00C44FEB"/>
    <w:rsid w:val="00C4631B"/>
    <w:rsid w:val="00C4649E"/>
    <w:rsid w:val="00C51718"/>
    <w:rsid w:val="00C52057"/>
    <w:rsid w:val="00C53846"/>
    <w:rsid w:val="00C53A13"/>
    <w:rsid w:val="00C61565"/>
    <w:rsid w:val="00C615AD"/>
    <w:rsid w:val="00C631DD"/>
    <w:rsid w:val="00C639F4"/>
    <w:rsid w:val="00C67705"/>
    <w:rsid w:val="00C72C75"/>
    <w:rsid w:val="00C73007"/>
    <w:rsid w:val="00C734A0"/>
    <w:rsid w:val="00C741CB"/>
    <w:rsid w:val="00C7471D"/>
    <w:rsid w:val="00C752DB"/>
    <w:rsid w:val="00C75F64"/>
    <w:rsid w:val="00C8004F"/>
    <w:rsid w:val="00C80664"/>
    <w:rsid w:val="00C82298"/>
    <w:rsid w:val="00C82312"/>
    <w:rsid w:val="00C840FD"/>
    <w:rsid w:val="00C84A35"/>
    <w:rsid w:val="00C851D5"/>
    <w:rsid w:val="00C90A17"/>
    <w:rsid w:val="00C9213B"/>
    <w:rsid w:val="00CA0944"/>
    <w:rsid w:val="00CA14F2"/>
    <w:rsid w:val="00CA298D"/>
    <w:rsid w:val="00CB0155"/>
    <w:rsid w:val="00CB107E"/>
    <w:rsid w:val="00CB203A"/>
    <w:rsid w:val="00CB34BC"/>
    <w:rsid w:val="00CB5A89"/>
    <w:rsid w:val="00CB5B25"/>
    <w:rsid w:val="00CC0521"/>
    <w:rsid w:val="00CC0FA2"/>
    <w:rsid w:val="00CD0879"/>
    <w:rsid w:val="00CD6884"/>
    <w:rsid w:val="00CD70ED"/>
    <w:rsid w:val="00CD73B1"/>
    <w:rsid w:val="00CE0645"/>
    <w:rsid w:val="00CE125F"/>
    <w:rsid w:val="00CE154F"/>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6EF4"/>
    <w:rsid w:val="00D204F3"/>
    <w:rsid w:val="00D2413A"/>
    <w:rsid w:val="00D24EDE"/>
    <w:rsid w:val="00D25297"/>
    <w:rsid w:val="00D2606A"/>
    <w:rsid w:val="00D26CC3"/>
    <w:rsid w:val="00D27CDD"/>
    <w:rsid w:val="00D313C5"/>
    <w:rsid w:val="00D31F6F"/>
    <w:rsid w:val="00D32435"/>
    <w:rsid w:val="00D34259"/>
    <w:rsid w:val="00D36F96"/>
    <w:rsid w:val="00D4088A"/>
    <w:rsid w:val="00D431A8"/>
    <w:rsid w:val="00D45A62"/>
    <w:rsid w:val="00D471DC"/>
    <w:rsid w:val="00D5017A"/>
    <w:rsid w:val="00D50481"/>
    <w:rsid w:val="00D52EED"/>
    <w:rsid w:val="00D52F47"/>
    <w:rsid w:val="00D53ABD"/>
    <w:rsid w:val="00D54EA9"/>
    <w:rsid w:val="00D55FC2"/>
    <w:rsid w:val="00D67CF4"/>
    <w:rsid w:val="00D67D93"/>
    <w:rsid w:val="00D7116A"/>
    <w:rsid w:val="00D739EB"/>
    <w:rsid w:val="00D75DD7"/>
    <w:rsid w:val="00D75EEC"/>
    <w:rsid w:val="00D768D6"/>
    <w:rsid w:val="00D81CD3"/>
    <w:rsid w:val="00D85A68"/>
    <w:rsid w:val="00D91D59"/>
    <w:rsid w:val="00D924EC"/>
    <w:rsid w:val="00D944D5"/>
    <w:rsid w:val="00D949B6"/>
    <w:rsid w:val="00D95187"/>
    <w:rsid w:val="00D97DB3"/>
    <w:rsid w:val="00DA0743"/>
    <w:rsid w:val="00DA1394"/>
    <w:rsid w:val="00DA4687"/>
    <w:rsid w:val="00DA52B1"/>
    <w:rsid w:val="00DA6E8A"/>
    <w:rsid w:val="00DB0A9B"/>
    <w:rsid w:val="00DB1E68"/>
    <w:rsid w:val="00DB26C3"/>
    <w:rsid w:val="00DB2A81"/>
    <w:rsid w:val="00DB4883"/>
    <w:rsid w:val="00DB49F8"/>
    <w:rsid w:val="00DB5375"/>
    <w:rsid w:val="00DB5EA1"/>
    <w:rsid w:val="00DC2591"/>
    <w:rsid w:val="00DC36E1"/>
    <w:rsid w:val="00DC38C7"/>
    <w:rsid w:val="00DC4563"/>
    <w:rsid w:val="00DC4CF5"/>
    <w:rsid w:val="00DC4EAA"/>
    <w:rsid w:val="00DC57B1"/>
    <w:rsid w:val="00DC7285"/>
    <w:rsid w:val="00DD0881"/>
    <w:rsid w:val="00DD147B"/>
    <w:rsid w:val="00DD16E4"/>
    <w:rsid w:val="00DD5496"/>
    <w:rsid w:val="00DE127E"/>
    <w:rsid w:val="00DE3DD4"/>
    <w:rsid w:val="00DE5207"/>
    <w:rsid w:val="00DF0C2B"/>
    <w:rsid w:val="00DF1643"/>
    <w:rsid w:val="00DF1FF0"/>
    <w:rsid w:val="00DF28CB"/>
    <w:rsid w:val="00DF3AE9"/>
    <w:rsid w:val="00E00B54"/>
    <w:rsid w:val="00E02914"/>
    <w:rsid w:val="00E06647"/>
    <w:rsid w:val="00E06B9D"/>
    <w:rsid w:val="00E06EE4"/>
    <w:rsid w:val="00E10EFF"/>
    <w:rsid w:val="00E11363"/>
    <w:rsid w:val="00E148BE"/>
    <w:rsid w:val="00E14C17"/>
    <w:rsid w:val="00E14C43"/>
    <w:rsid w:val="00E179E7"/>
    <w:rsid w:val="00E2424A"/>
    <w:rsid w:val="00E26813"/>
    <w:rsid w:val="00E27377"/>
    <w:rsid w:val="00E319AF"/>
    <w:rsid w:val="00E345A1"/>
    <w:rsid w:val="00E361B4"/>
    <w:rsid w:val="00E37307"/>
    <w:rsid w:val="00E37806"/>
    <w:rsid w:val="00E42FE8"/>
    <w:rsid w:val="00E50CF5"/>
    <w:rsid w:val="00E51F1B"/>
    <w:rsid w:val="00E524A7"/>
    <w:rsid w:val="00E52F62"/>
    <w:rsid w:val="00E54B4B"/>
    <w:rsid w:val="00E556D4"/>
    <w:rsid w:val="00E57042"/>
    <w:rsid w:val="00E602DA"/>
    <w:rsid w:val="00E6098D"/>
    <w:rsid w:val="00E62E51"/>
    <w:rsid w:val="00E631A4"/>
    <w:rsid w:val="00E63B9F"/>
    <w:rsid w:val="00E6476A"/>
    <w:rsid w:val="00E65642"/>
    <w:rsid w:val="00E65A6F"/>
    <w:rsid w:val="00E71C69"/>
    <w:rsid w:val="00E74BFC"/>
    <w:rsid w:val="00E76B9E"/>
    <w:rsid w:val="00E77078"/>
    <w:rsid w:val="00E822B7"/>
    <w:rsid w:val="00E83A05"/>
    <w:rsid w:val="00E8699F"/>
    <w:rsid w:val="00E9142F"/>
    <w:rsid w:val="00EA250F"/>
    <w:rsid w:val="00EA2BA1"/>
    <w:rsid w:val="00EA3CF7"/>
    <w:rsid w:val="00EA3F23"/>
    <w:rsid w:val="00EA6A8D"/>
    <w:rsid w:val="00EB0FB7"/>
    <w:rsid w:val="00EB2E1E"/>
    <w:rsid w:val="00EB76B7"/>
    <w:rsid w:val="00EB7EA8"/>
    <w:rsid w:val="00EB7EAC"/>
    <w:rsid w:val="00EC0270"/>
    <w:rsid w:val="00EC103B"/>
    <w:rsid w:val="00EC10BC"/>
    <w:rsid w:val="00EC2558"/>
    <w:rsid w:val="00EC2DCC"/>
    <w:rsid w:val="00EC43EC"/>
    <w:rsid w:val="00ED1645"/>
    <w:rsid w:val="00ED1FB3"/>
    <w:rsid w:val="00ED4AE1"/>
    <w:rsid w:val="00ED6823"/>
    <w:rsid w:val="00ED72C8"/>
    <w:rsid w:val="00EE693A"/>
    <w:rsid w:val="00EE7231"/>
    <w:rsid w:val="00EE741B"/>
    <w:rsid w:val="00EF0E56"/>
    <w:rsid w:val="00EF2C3B"/>
    <w:rsid w:val="00EF37AD"/>
    <w:rsid w:val="00EF6C9B"/>
    <w:rsid w:val="00EF709F"/>
    <w:rsid w:val="00F01B4D"/>
    <w:rsid w:val="00F0511B"/>
    <w:rsid w:val="00F13C8B"/>
    <w:rsid w:val="00F14C85"/>
    <w:rsid w:val="00F166EB"/>
    <w:rsid w:val="00F2100F"/>
    <w:rsid w:val="00F21A44"/>
    <w:rsid w:val="00F21CF2"/>
    <w:rsid w:val="00F225EF"/>
    <w:rsid w:val="00F22E9A"/>
    <w:rsid w:val="00F2733D"/>
    <w:rsid w:val="00F27BBB"/>
    <w:rsid w:val="00F27FC9"/>
    <w:rsid w:val="00F33562"/>
    <w:rsid w:val="00F34970"/>
    <w:rsid w:val="00F35A5B"/>
    <w:rsid w:val="00F3625D"/>
    <w:rsid w:val="00F36FCB"/>
    <w:rsid w:val="00F42B27"/>
    <w:rsid w:val="00F4449E"/>
    <w:rsid w:val="00F461FF"/>
    <w:rsid w:val="00F46E54"/>
    <w:rsid w:val="00F47ABE"/>
    <w:rsid w:val="00F52531"/>
    <w:rsid w:val="00F57E24"/>
    <w:rsid w:val="00F620F8"/>
    <w:rsid w:val="00F62FFD"/>
    <w:rsid w:val="00F647F3"/>
    <w:rsid w:val="00F66193"/>
    <w:rsid w:val="00F743B6"/>
    <w:rsid w:val="00F75A4E"/>
    <w:rsid w:val="00F80A42"/>
    <w:rsid w:val="00F823A3"/>
    <w:rsid w:val="00F833FC"/>
    <w:rsid w:val="00F84162"/>
    <w:rsid w:val="00F85837"/>
    <w:rsid w:val="00F867D0"/>
    <w:rsid w:val="00F87895"/>
    <w:rsid w:val="00F905E4"/>
    <w:rsid w:val="00F9357B"/>
    <w:rsid w:val="00F9604E"/>
    <w:rsid w:val="00F971DC"/>
    <w:rsid w:val="00F97ED3"/>
    <w:rsid w:val="00FA08AD"/>
    <w:rsid w:val="00FA3B19"/>
    <w:rsid w:val="00FA3FF4"/>
    <w:rsid w:val="00FA4FF8"/>
    <w:rsid w:val="00FA6429"/>
    <w:rsid w:val="00FB1217"/>
    <w:rsid w:val="00FB18BD"/>
    <w:rsid w:val="00FB3B4C"/>
    <w:rsid w:val="00FC107E"/>
    <w:rsid w:val="00FC2E9B"/>
    <w:rsid w:val="00FC6CCC"/>
    <w:rsid w:val="00FC75E0"/>
    <w:rsid w:val="00FC7956"/>
    <w:rsid w:val="00FC7F4C"/>
    <w:rsid w:val="00FD3311"/>
    <w:rsid w:val="00FD3FB9"/>
    <w:rsid w:val="00FD42E3"/>
    <w:rsid w:val="00FD5489"/>
    <w:rsid w:val="00FD565D"/>
    <w:rsid w:val="00FE1C98"/>
    <w:rsid w:val="00FE2A3F"/>
    <w:rsid w:val="00FE3A21"/>
    <w:rsid w:val="00FE4196"/>
    <w:rsid w:val="00FE5024"/>
    <w:rsid w:val="00FE5DC2"/>
    <w:rsid w:val="00FE6F0E"/>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5F082401-52D5-48A5-89C7-798E91C6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Ann Storm" w:date="2021-12-14T13:33:00Z">
        <w:pPr>
          <w:spacing w:after="100" w:line="480" w:lineRule="auto"/>
          <w:ind w:firstLine="720"/>
        </w:pPr>
      </w:pPrChange>
    </w:pPr>
    <w:rPr>
      <w:b/>
      <w:caps/>
      <w:rPrChange w:id="0" w:author="Elizabeth Ann Storm"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Ann Storm" w:date="2021-12-14T13:33:00Z">
        <w:pPr>
          <w:spacing w:after="100" w:line="480" w:lineRule="auto"/>
          <w:ind w:left="220" w:firstLine="720"/>
        </w:pPr>
      </w:pPrChange>
    </w:pPr>
    <w:rPr>
      <w:b/>
      <w:rPrChange w:id="1" w:author="Elizabeth Ann Storm"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4.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5.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6207</TotalTime>
  <Pages>45</Pages>
  <Words>12172</Words>
  <Characters>69384</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81394</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5</cp:revision>
  <cp:lastPrinted>2009-08-21T18:26:00Z</cp:lastPrinted>
  <dcterms:created xsi:type="dcterms:W3CDTF">2021-12-14T18:24:00Z</dcterms:created>
  <dcterms:modified xsi:type="dcterms:W3CDTF">2022-04-11T21:51:00Z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