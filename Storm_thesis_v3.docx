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A4ECD" w14:textId="7AEFECDD" w:rsidR="00EE7231" w:rsidRPr="00EC103B" w:rsidRDefault="00083BB7" w:rsidP="00574AFB">
      <w:pPr>
        <w:pStyle w:val="NoSpacing"/>
        <w:spacing w:line="480" w:lineRule="auto"/>
        <w:ind w:firstLine="0"/>
        <w:jc w:val="center"/>
        <w:rPr>
          <w:szCs w:val="24"/>
        </w:rPr>
      </w:pPr>
      <w:r>
        <w:rPr>
          <w:szCs w:val="24"/>
        </w:rPr>
        <w:t>A WHEEL INSIDE A WHEEL</w:t>
      </w:r>
    </w:p>
    <w:p w14:paraId="2F8DF786" w14:textId="77777777" w:rsidR="00EE7231" w:rsidRPr="00EC103B" w:rsidRDefault="00EE7231" w:rsidP="00574AFB">
      <w:pPr>
        <w:pStyle w:val="NoSpacing"/>
        <w:spacing w:line="480" w:lineRule="auto"/>
        <w:ind w:firstLine="0"/>
        <w:jc w:val="center"/>
        <w:rPr>
          <w:szCs w:val="24"/>
        </w:rPr>
      </w:pPr>
    </w:p>
    <w:p w14:paraId="745D9CA1" w14:textId="77777777" w:rsidR="00EE7231" w:rsidRPr="00EC103B" w:rsidRDefault="00EE7231" w:rsidP="00574AFB">
      <w:pPr>
        <w:pStyle w:val="NoSpacing"/>
        <w:spacing w:line="480" w:lineRule="auto"/>
        <w:ind w:firstLine="0"/>
        <w:jc w:val="center"/>
        <w:rPr>
          <w:szCs w:val="24"/>
        </w:rPr>
      </w:pPr>
    </w:p>
    <w:p w14:paraId="464EBB3B" w14:textId="77777777" w:rsidR="00EE7231" w:rsidRPr="00EC103B" w:rsidRDefault="00EE7231" w:rsidP="00574AFB">
      <w:pPr>
        <w:pStyle w:val="NoSpacing"/>
        <w:spacing w:line="480" w:lineRule="auto"/>
        <w:ind w:firstLine="0"/>
        <w:jc w:val="center"/>
        <w:rPr>
          <w:szCs w:val="24"/>
        </w:rPr>
      </w:pPr>
      <w:r w:rsidRPr="00EC103B">
        <w:rPr>
          <w:szCs w:val="24"/>
        </w:rPr>
        <w:t>by</w:t>
      </w:r>
    </w:p>
    <w:p w14:paraId="5571B241" w14:textId="77777777" w:rsidR="00EE7231" w:rsidRPr="00EC103B" w:rsidRDefault="00EE7231" w:rsidP="00574AFB">
      <w:pPr>
        <w:pStyle w:val="NoSpacing"/>
        <w:spacing w:line="480" w:lineRule="auto"/>
        <w:ind w:firstLine="0"/>
        <w:jc w:val="center"/>
        <w:rPr>
          <w:szCs w:val="24"/>
        </w:rPr>
      </w:pPr>
    </w:p>
    <w:p w14:paraId="05D05011" w14:textId="77777777" w:rsidR="00EE7231" w:rsidRPr="00EC103B" w:rsidRDefault="00EE7231" w:rsidP="00574AFB">
      <w:pPr>
        <w:pStyle w:val="NoSpacing"/>
        <w:spacing w:line="480" w:lineRule="auto"/>
        <w:ind w:firstLine="0"/>
        <w:jc w:val="center"/>
        <w:rPr>
          <w:szCs w:val="24"/>
        </w:rPr>
      </w:pPr>
    </w:p>
    <w:p w14:paraId="239C5799" w14:textId="23879289" w:rsidR="00EE7231" w:rsidRPr="00EC103B" w:rsidRDefault="00083BB7" w:rsidP="00574AFB">
      <w:pPr>
        <w:pStyle w:val="NoSpacing"/>
        <w:spacing w:line="480" w:lineRule="auto"/>
        <w:ind w:firstLine="0"/>
        <w:jc w:val="center"/>
        <w:rPr>
          <w:szCs w:val="24"/>
        </w:rPr>
      </w:pPr>
      <w:r>
        <w:rPr>
          <w:szCs w:val="24"/>
        </w:rPr>
        <w:t>LIZZY STORM</w:t>
      </w:r>
    </w:p>
    <w:p w14:paraId="3FD93DA2" w14:textId="77777777" w:rsidR="00EE7231" w:rsidRPr="00EC103B" w:rsidRDefault="00EE7231" w:rsidP="00574AFB">
      <w:pPr>
        <w:pStyle w:val="NoSpacing"/>
        <w:spacing w:line="480" w:lineRule="auto"/>
        <w:ind w:firstLine="0"/>
        <w:jc w:val="center"/>
        <w:rPr>
          <w:szCs w:val="24"/>
        </w:rPr>
      </w:pPr>
    </w:p>
    <w:p w14:paraId="0C1E3A69" w14:textId="77777777" w:rsidR="00EE7231" w:rsidRPr="00EC103B" w:rsidRDefault="00EE7231" w:rsidP="00574AFB">
      <w:pPr>
        <w:pStyle w:val="NoSpacing"/>
        <w:spacing w:line="480" w:lineRule="auto"/>
        <w:ind w:firstLine="0"/>
        <w:jc w:val="center"/>
        <w:rPr>
          <w:szCs w:val="24"/>
        </w:rPr>
      </w:pPr>
    </w:p>
    <w:p w14:paraId="7EB3775A" w14:textId="3E0F9E35" w:rsidR="00EE7231" w:rsidRPr="00EC103B" w:rsidRDefault="00EE7231" w:rsidP="00574AFB">
      <w:pPr>
        <w:pStyle w:val="NoSpacing"/>
        <w:spacing w:line="480" w:lineRule="auto"/>
        <w:ind w:firstLine="0"/>
        <w:jc w:val="center"/>
        <w:rPr>
          <w:szCs w:val="24"/>
        </w:rPr>
      </w:pPr>
      <w:r w:rsidRPr="00EC103B">
        <w:rPr>
          <w:szCs w:val="24"/>
        </w:rPr>
        <w:t>Under the Direction of</w:t>
      </w:r>
      <w:r w:rsidR="00AA373D">
        <w:rPr>
          <w:szCs w:val="24"/>
        </w:rPr>
        <w:t xml:space="preserve"> Craig Dongosk</w:t>
      </w:r>
      <w:r w:rsidR="00D24A43">
        <w:rPr>
          <w:szCs w:val="24"/>
        </w:rPr>
        <w:t>i, MFA</w:t>
      </w:r>
    </w:p>
    <w:p w14:paraId="45F6B427" w14:textId="77777777" w:rsidR="00EE7231" w:rsidRPr="00EC103B" w:rsidRDefault="00EE7231" w:rsidP="00574AFB">
      <w:pPr>
        <w:pStyle w:val="NoSpacing"/>
        <w:spacing w:line="480" w:lineRule="auto"/>
        <w:ind w:firstLine="0"/>
        <w:jc w:val="center"/>
        <w:rPr>
          <w:szCs w:val="24"/>
        </w:rPr>
      </w:pPr>
    </w:p>
    <w:p w14:paraId="246A0AC5" w14:textId="77777777" w:rsidR="0020108C" w:rsidRPr="00EC103B" w:rsidRDefault="0020108C" w:rsidP="00574AFB">
      <w:pPr>
        <w:pStyle w:val="NoSpacing"/>
        <w:spacing w:line="480" w:lineRule="auto"/>
        <w:ind w:firstLine="0"/>
        <w:jc w:val="center"/>
        <w:rPr>
          <w:szCs w:val="24"/>
        </w:rPr>
      </w:pPr>
    </w:p>
    <w:p w14:paraId="132BEFCD" w14:textId="77777777" w:rsidR="00EE7231" w:rsidRPr="00EC103B" w:rsidRDefault="00846DE4" w:rsidP="00574AFB">
      <w:pPr>
        <w:pStyle w:val="NoSpacing"/>
        <w:spacing w:line="480" w:lineRule="auto"/>
        <w:ind w:firstLine="0"/>
        <w:jc w:val="center"/>
        <w:rPr>
          <w:szCs w:val="24"/>
        </w:rPr>
      </w:pPr>
      <w:r w:rsidRPr="00EC103B">
        <w:rPr>
          <w:szCs w:val="24"/>
        </w:rPr>
        <w:t>ABSTRACT</w:t>
      </w:r>
    </w:p>
    <w:p w14:paraId="6B3F471A" w14:textId="21726E40" w:rsidR="00EE7231" w:rsidRPr="004B5E37" w:rsidRDefault="001B1952" w:rsidP="00574AFB">
      <w:r>
        <w:t>Getting lost in nature, I can sense the unfixity of its countless forms and processes. Recurring patterns at micro and macro scale arise from creative and destructive forces in space and time; reality a</w:t>
      </w:r>
      <w:r w:rsidRPr="00A85C00">
        <w:t>ppear</w:t>
      </w:r>
      <w:r>
        <w:t>s</w:t>
      </w:r>
      <w:r w:rsidRPr="00A85C00">
        <w:t xml:space="preserve"> simultaneously </w:t>
      </w:r>
      <w:r>
        <w:t>constant</w:t>
      </w:r>
      <w:r w:rsidRPr="00A85C00">
        <w:t xml:space="preserve"> and </w:t>
      </w:r>
      <w:r>
        <w:t xml:space="preserve">impermanent. </w:t>
      </w:r>
      <w:r w:rsidRPr="007A2142">
        <w:t xml:space="preserve">My thesis work, </w:t>
      </w:r>
      <w:r w:rsidRPr="006A3B92">
        <w:rPr>
          <w:i/>
          <w:iCs/>
        </w:rPr>
        <w:t>a wheel inside a wheel</w:t>
      </w:r>
      <w:r w:rsidRPr="007A2142">
        <w:t>, explor</w:t>
      </w:r>
      <w:r>
        <w:t>es the self in relation to contemporary conceptions of reality. I look at static and dynamic representations of stripped-down patterns modeled from nature</w:t>
      </w:r>
      <w:ins w:id="0" w:author="Elizabeth Ann Storm" w:date="2022-04-20T14:35:00Z">
        <w:r w:rsidR="00517C86">
          <w:t>,</w:t>
        </w:r>
      </w:ins>
      <w:del w:id="1" w:author="Elizabeth Ann Storm" w:date="2022-04-20T14:35:00Z">
        <w:r w:rsidDel="00517C86">
          <w:delText>;</w:delText>
        </w:r>
      </w:del>
      <w:r>
        <w:t xml:space="preserve"> like circular bursts, splintering branches, or the meander of a wave. The action-based works on paper </w:t>
      </w:r>
      <w:r w:rsidR="00D24A43">
        <w:t xml:space="preserve">and cloth </w:t>
      </w:r>
      <w:r>
        <w:t xml:space="preserve">leverage invisible forces and signal to permanency and physical embodiment, deepened through an engagement with </w:t>
      </w:r>
      <w:r w:rsidR="00242757">
        <w:t>archetypal</w:t>
      </w:r>
      <w:r>
        <w:t xml:space="preserve"> materials. Time-based media renders an altogether separate point of view. Presenting documentary footage alongside artifacts of this abstraction </w:t>
      </w:r>
      <w:r>
        <w:lastRenderedPageBreak/>
        <w:t>practice, I speculate on the role sensing and recording technologies have in altering perceptions and observations of reality</w:t>
      </w:r>
      <w:r w:rsidR="007B55E5">
        <w:t xml:space="preserve">. </w:t>
      </w:r>
    </w:p>
    <w:p w14:paraId="7597A601" w14:textId="6A078D99" w:rsidR="00772B99" w:rsidRPr="009A1DA7" w:rsidRDefault="00CB5B25" w:rsidP="009713D0">
      <w:pPr>
        <w:pStyle w:val="NoSpacing"/>
        <w:ind w:left="720" w:hanging="720"/>
        <w:rPr>
          <w:szCs w:val="24"/>
          <w:rPrChange w:id="2" w:author="Elizabeth Ann Storm" w:date="2022-04-20T14:41:00Z">
            <w:rPr>
              <w:szCs w:val="24"/>
              <w:highlight w:val="yellow"/>
            </w:rPr>
          </w:rPrChange>
        </w:rPr>
      </w:pPr>
      <w:r w:rsidRPr="00EC103B">
        <w:rPr>
          <w:szCs w:val="24"/>
        </w:rPr>
        <w:t xml:space="preserve">INDEX WORDS: </w:t>
      </w:r>
      <w:ins w:id="3" w:author="Elizabeth Ann Storm" w:date="2022-04-20T14:41:00Z">
        <w:r w:rsidR="009A1DA7" w:rsidRPr="009A1DA7">
          <w:rPr>
            <w:szCs w:val="24"/>
            <w:rPrChange w:id="4" w:author="Elizabeth Ann Storm" w:date="2022-04-20T14:41:00Z">
              <w:rPr>
                <w:szCs w:val="24"/>
                <w:highlight w:val="yellow"/>
              </w:rPr>
            </w:rPrChange>
          </w:rPr>
          <w:t>Art,</w:t>
        </w:r>
        <w:r w:rsidR="009A1DA7">
          <w:rPr>
            <w:szCs w:val="24"/>
          </w:rPr>
          <w:t xml:space="preserve"> Nature, </w:t>
        </w:r>
      </w:ins>
      <w:ins w:id="5" w:author="Elizabeth Ann Storm" w:date="2022-04-20T14:42:00Z">
        <w:r w:rsidR="009A1DA7">
          <w:rPr>
            <w:szCs w:val="24"/>
          </w:rPr>
          <w:t xml:space="preserve">Perception, Consciousness, </w:t>
        </w:r>
      </w:ins>
      <w:ins w:id="6" w:author="Elizabeth Ann Storm" w:date="2022-04-20T15:08:00Z">
        <w:r w:rsidR="00E56546">
          <w:rPr>
            <w:szCs w:val="24"/>
          </w:rPr>
          <w:t xml:space="preserve">, Phenomena, </w:t>
        </w:r>
      </w:ins>
      <w:ins w:id="7" w:author="Elizabeth Ann Storm" w:date="2022-04-20T14:42:00Z">
        <w:r w:rsidR="009A1DA7">
          <w:rPr>
            <w:szCs w:val="24"/>
          </w:rPr>
          <w:t xml:space="preserve">Process Art, The Self, </w:t>
        </w:r>
        <w:r w:rsidR="00212320">
          <w:rPr>
            <w:szCs w:val="24"/>
          </w:rPr>
          <w:t xml:space="preserve">Patterns, </w:t>
        </w:r>
        <w:proofErr w:type="spellStart"/>
        <w:r w:rsidR="00212320">
          <w:rPr>
            <w:szCs w:val="24"/>
          </w:rPr>
          <w:t>Metapatterns</w:t>
        </w:r>
        <w:proofErr w:type="spellEnd"/>
        <w:r w:rsidR="00212320">
          <w:rPr>
            <w:szCs w:val="24"/>
          </w:rPr>
          <w:t>, Metaphys</w:t>
        </w:r>
      </w:ins>
      <w:ins w:id="8" w:author="Elizabeth Ann Storm" w:date="2022-04-20T14:43:00Z">
        <w:r w:rsidR="00212320">
          <w:rPr>
            <w:szCs w:val="24"/>
          </w:rPr>
          <w:t xml:space="preserve">ics, The Body, Trace, </w:t>
        </w:r>
      </w:ins>
      <w:ins w:id="9" w:author="Elizabeth Ann Storm" w:date="2022-04-20T14:44:00Z">
        <w:r w:rsidR="00212320">
          <w:rPr>
            <w:szCs w:val="24"/>
          </w:rPr>
          <w:t xml:space="preserve">Artifact, </w:t>
        </w:r>
      </w:ins>
      <w:ins w:id="10" w:author="Elizabeth Ann Storm" w:date="2022-04-20T14:51:00Z">
        <w:r w:rsidR="00366221">
          <w:rPr>
            <w:szCs w:val="24"/>
          </w:rPr>
          <w:t>Media, Technology</w:t>
        </w:r>
      </w:ins>
      <w:del w:id="11" w:author="Elizabeth Ann Storm" w:date="2022-04-20T14:41:00Z">
        <w:r w:rsidR="004B5E37" w:rsidRPr="009A1DA7" w:rsidDel="009A1DA7">
          <w:rPr>
            <w:szCs w:val="24"/>
            <w:rPrChange w:id="12" w:author="Elizabeth Ann Storm" w:date="2022-04-20T14:41:00Z">
              <w:rPr>
                <w:szCs w:val="24"/>
                <w:highlight w:val="yellow"/>
              </w:rPr>
            </w:rPrChange>
          </w:rPr>
          <w:delText>Art</w:delText>
        </w:r>
      </w:del>
    </w:p>
    <w:p w14:paraId="55C8746A" w14:textId="77777777" w:rsidR="00772B99" w:rsidRPr="00EC103B" w:rsidRDefault="00772B99" w:rsidP="00574AFB">
      <w:pPr>
        <w:ind w:firstLine="0"/>
        <w:jc w:val="center"/>
        <w:rPr>
          <w:szCs w:val="24"/>
          <w:highlight w:val="yellow"/>
        </w:rPr>
      </w:pPr>
      <w:r w:rsidRPr="00EC103B">
        <w:rPr>
          <w:szCs w:val="24"/>
          <w:highlight w:val="yellow"/>
        </w:rPr>
        <w:br w:type="page"/>
      </w:r>
    </w:p>
    <w:p w14:paraId="0626F0AF" w14:textId="142D4742" w:rsidR="00EE7231" w:rsidRPr="00EC103B" w:rsidRDefault="00083BB7" w:rsidP="00574AFB">
      <w:pPr>
        <w:pStyle w:val="NoSpacing"/>
        <w:spacing w:line="480" w:lineRule="auto"/>
        <w:ind w:firstLine="0"/>
        <w:jc w:val="center"/>
        <w:rPr>
          <w:szCs w:val="24"/>
        </w:rPr>
      </w:pPr>
      <w:r>
        <w:rPr>
          <w:szCs w:val="24"/>
        </w:rPr>
        <w:lastRenderedPageBreak/>
        <w:t>A WHEEL INSIDE A WHEEL</w:t>
      </w:r>
    </w:p>
    <w:p w14:paraId="1EEC2BD0" w14:textId="77777777" w:rsidR="00EE7231" w:rsidRPr="00EC103B" w:rsidRDefault="00EE7231" w:rsidP="00574AFB">
      <w:pPr>
        <w:pStyle w:val="NoSpacing"/>
        <w:spacing w:line="480" w:lineRule="auto"/>
        <w:ind w:firstLine="0"/>
        <w:jc w:val="center"/>
        <w:rPr>
          <w:szCs w:val="24"/>
        </w:rPr>
      </w:pPr>
    </w:p>
    <w:p w14:paraId="655993EA" w14:textId="77777777" w:rsidR="00EE7231" w:rsidRPr="00EC103B" w:rsidRDefault="00EE7231" w:rsidP="00574AFB">
      <w:pPr>
        <w:pStyle w:val="NoSpacing"/>
        <w:spacing w:line="480" w:lineRule="auto"/>
        <w:ind w:firstLine="0"/>
        <w:jc w:val="center"/>
        <w:rPr>
          <w:szCs w:val="24"/>
        </w:rPr>
      </w:pPr>
    </w:p>
    <w:p w14:paraId="388C718B" w14:textId="77777777" w:rsidR="00EE7231" w:rsidRPr="00EC103B" w:rsidRDefault="00EE7231" w:rsidP="00574AFB">
      <w:pPr>
        <w:pStyle w:val="NoSpacing"/>
        <w:spacing w:line="480" w:lineRule="auto"/>
        <w:ind w:firstLine="0"/>
        <w:jc w:val="center"/>
        <w:rPr>
          <w:szCs w:val="24"/>
        </w:rPr>
      </w:pPr>
    </w:p>
    <w:p w14:paraId="7EECACCC" w14:textId="77777777" w:rsidR="00EE7231" w:rsidRPr="00EC103B" w:rsidRDefault="00EE7231" w:rsidP="00574AFB">
      <w:pPr>
        <w:pStyle w:val="NoSpacing"/>
        <w:spacing w:line="480" w:lineRule="auto"/>
        <w:ind w:firstLine="0"/>
        <w:jc w:val="center"/>
        <w:rPr>
          <w:szCs w:val="24"/>
        </w:rPr>
      </w:pPr>
    </w:p>
    <w:p w14:paraId="58ADFD01" w14:textId="77777777" w:rsidR="00EE7231" w:rsidRPr="00EC103B" w:rsidRDefault="00EE7231" w:rsidP="00574AFB">
      <w:pPr>
        <w:pStyle w:val="NoSpacing"/>
        <w:spacing w:line="480" w:lineRule="auto"/>
        <w:ind w:firstLine="0"/>
        <w:jc w:val="center"/>
        <w:rPr>
          <w:szCs w:val="24"/>
        </w:rPr>
      </w:pPr>
      <w:r w:rsidRPr="00EC103B">
        <w:rPr>
          <w:szCs w:val="24"/>
        </w:rPr>
        <w:t>by</w:t>
      </w:r>
    </w:p>
    <w:p w14:paraId="25CFE29C" w14:textId="77777777" w:rsidR="00EE7231" w:rsidRPr="00EC103B" w:rsidRDefault="00EE7231" w:rsidP="00574AFB">
      <w:pPr>
        <w:pStyle w:val="NoSpacing"/>
        <w:spacing w:line="480" w:lineRule="auto"/>
        <w:ind w:firstLine="0"/>
        <w:jc w:val="center"/>
        <w:rPr>
          <w:szCs w:val="24"/>
        </w:rPr>
      </w:pPr>
    </w:p>
    <w:p w14:paraId="33354CF2" w14:textId="77777777" w:rsidR="00EE7231" w:rsidRPr="00EC103B" w:rsidRDefault="00EE7231" w:rsidP="00574AFB">
      <w:pPr>
        <w:pStyle w:val="NoSpacing"/>
        <w:spacing w:line="480" w:lineRule="auto"/>
        <w:ind w:firstLine="0"/>
        <w:jc w:val="center"/>
        <w:rPr>
          <w:szCs w:val="24"/>
        </w:rPr>
      </w:pPr>
    </w:p>
    <w:p w14:paraId="1ED5A453" w14:textId="77777777" w:rsidR="00EE7231" w:rsidRPr="00EC103B" w:rsidRDefault="00EE7231" w:rsidP="00574AFB">
      <w:pPr>
        <w:pStyle w:val="NoSpacing"/>
        <w:spacing w:line="480" w:lineRule="auto"/>
        <w:ind w:firstLine="0"/>
        <w:jc w:val="center"/>
        <w:rPr>
          <w:szCs w:val="24"/>
        </w:rPr>
      </w:pPr>
    </w:p>
    <w:p w14:paraId="050DD7C7" w14:textId="77777777" w:rsidR="00EE7231" w:rsidRPr="00EC103B" w:rsidRDefault="00EE7231" w:rsidP="00574AFB">
      <w:pPr>
        <w:pStyle w:val="NoSpacing"/>
        <w:spacing w:line="480" w:lineRule="auto"/>
        <w:ind w:firstLine="0"/>
        <w:jc w:val="center"/>
        <w:rPr>
          <w:szCs w:val="24"/>
        </w:rPr>
      </w:pPr>
    </w:p>
    <w:p w14:paraId="7F1B95AD" w14:textId="2F19401F" w:rsidR="00EE7231" w:rsidRPr="00EC103B" w:rsidRDefault="00083BB7" w:rsidP="00574AFB">
      <w:pPr>
        <w:pStyle w:val="NoSpacing"/>
        <w:spacing w:line="480" w:lineRule="auto"/>
        <w:ind w:firstLine="0"/>
        <w:jc w:val="center"/>
        <w:rPr>
          <w:szCs w:val="24"/>
        </w:rPr>
      </w:pPr>
      <w:r>
        <w:rPr>
          <w:szCs w:val="24"/>
        </w:rPr>
        <w:t>LIZZY STORM</w:t>
      </w:r>
    </w:p>
    <w:p w14:paraId="604A0A60" w14:textId="77777777" w:rsidR="00EE7231" w:rsidRPr="00EC103B" w:rsidRDefault="00EE7231" w:rsidP="00574AFB">
      <w:pPr>
        <w:pStyle w:val="NoSpacing"/>
        <w:spacing w:line="480" w:lineRule="auto"/>
        <w:ind w:firstLine="0"/>
        <w:jc w:val="center"/>
        <w:rPr>
          <w:szCs w:val="24"/>
        </w:rPr>
      </w:pPr>
    </w:p>
    <w:p w14:paraId="137D00E2" w14:textId="77777777" w:rsidR="00EE7231" w:rsidRPr="00EC103B" w:rsidRDefault="00EE7231" w:rsidP="00574AFB">
      <w:pPr>
        <w:pStyle w:val="NoSpacing"/>
        <w:spacing w:line="480" w:lineRule="auto"/>
        <w:ind w:firstLine="0"/>
        <w:jc w:val="center"/>
        <w:rPr>
          <w:szCs w:val="24"/>
        </w:rPr>
      </w:pPr>
    </w:p>
    <w:p w14:paraId="3D97A92E" w14:textId="77777777" w:rsidR="00EE7231" w:rsidRPr="00EC103B" w:rsidRDefault="00EE7231" w:rsidP="00574AFB">
      <w:pPr>
        <w:pStyle w:val="NoSpacing"/>
        <w:spacing w:line="480" w:lineRule="auto"/>
        <w:ind w:firstLine="0"/>
        <w:jc w:val="center"/>
        <w:rPr>
          <w:szCs w:val="24"/>
        </w:rPr>
      </w:pPr>
    </w:p>
    <w:p w14:paraId="7E4223B2" w14:textId="77777777" w:rsidR="00EE7231" w:rsidRPr="00EC103B" w:rsidRDefault="00EE7231" w:rsidP="00574AFB">
      <w:pPr>
        <w:pStyle w:val="NoSpacing"/>
        <w:spacing w:line="480" w:lineRule="auto"/>
        <w:ind w:firstLine="0"/>
        <w:jc w:val="center"/>
        <w:rPr>
          <w:szCs w:val="24"/>
        </w:rPr>
      </w:pPr>
    </w:p>
    <w:p w14:paraId="4A6069A3" w14:textId="77777777" w:rsidR="00EE7231" w:rsidRPr="00EC103B" w:rsidRDefault="00EE7231" w:rsidP="00574AFB">
      <w:pPr>
        <w:pStyle w:val="NoSpacing"/>
        <w:spacing w:line="480" w:lineRule="auto"/>
        <w:ind w:firstLine="0"/>
        <w:jc w:val="center"/>
        <w:rPr>
          <w:szCs w:val="24"/>
        </w:rPr>
      </w:pPr>
    </w:p>
    <w:p w14:paraId="6FC1635C" w14:textId="77777777" w:rsidR="00EE7231" w:rsidRPr="00EC103B" w:rsidRDefault="00EE7231" w:rsidP="00574AFB">
      <w:pPr>
        <w:pStyle w:val="NoSpacing"/>
        <w:spacing w:line="480" w:lineRule="auto"/>
        <w:ind w:firstLine="0"/>
        <w:jc w:val="center"/>
        <w:rPr>
          <w:szCs w:val="24"/>
        </w:rPr>
      </w:pPr>
    </w:p>
    <w:p w14:paraId="690DB5C2" w14:textId="77777777" w:rsidR="00EE7231" w:rsidRPr="00EC103B" w:rsidRDefault="00EE7231" w:rsidP="00574AFB">
      <w:pPr>
        <w:pStyle w:val="NoSpacing"/>
        <w:spacing w:line="480" w:lineRule="auto"/>
        <w:ind w:firstLine="0"/>
        <w:jc w:val="center"/>
        <w:rPr>
          <w:szCs w:val="24"/>
        </w:rPr>
      </w:pPr>
    </w:p>
    <w:p w14:paraId="4E02BEB3" w14:textId="76BDA27A" w:rsidR="00EE7231" w:rsidRPr="00EC103B" w:rsidRDefault="00C269E1" w:rsidP="00574AFB">
      <w:pPr>
        <w:pStyle w:val="NoSpacing"/>
        <w:spacing w:line="480" w:lineRule="auto"/>
        <w:ind w:firstLine="0"/>
        <w:jc w:val="center"/>
        <w:rPr>
          <w:szCs w:val="24"/>
        </w:rPr>
      </w:pPr>
      <w:r w:rsidRPr="00EC103B">
        <w:rPr>
          <w:szCs w:val="24"/>
        </w:rPr>
        <w:t xml:space="preserve">A </w:t>
      </w:r>
      <w:r w:rsidRPr="00083BB7">
        <w:rPr>
          <w:szCs w:val="24"/>
        </w:rPr>
        <w:t>Thesis</w:t>
      </w:r>
      <w:r w:rsidRPr="00EC103B">
        <w:rPr>
          <w:szCs w:val="24"/>
        </w:rPr>
        <w:t xml:space="preserve"> </w:t>
      </w:r>
      <w:r w:rsidR="00EE7231" w:rsidRPr="00EC103B">
        <w:rPr>
          <w:szCs w:val="24"/>
        </w:rPr>
        <w:t>Sub</w:t>
      </w:r>
      <w:r w:rsidR="00EE7231" w:rsidRPr="00EC103B">
        <w:rPr>
          <w:spacing w:val="-3"/>
          <w:szCs w:val="24"/>
        </w:rPr>
        <w:t>m</w:t>
      </w:r>
      <w:r w:rsidR="00EE7231" w:rsidRPr="00EC103B">
        <w:rPr>
          <w:szCs w:val="24"/>
        </w:rPr>
        <w:t>itted in Partial Fulfill</w:t>
      </w:r>
      <w:r w:rsidR="00EE7231" w:rsidRPr="00EC103B">
        <w:rPr>
          <w:spacing w:val="-3"/>
          <w:szCs w:val="24"/>
        </w:rPr>
        <w:t>m</w:t>
      </w:r>
      <w:r w:rsidR="00EE7231" w:rsidRPr="00EC103B">
        <w:rPr>
          <w:szCs w:val="24"/>
        </w:rPr>
        <w:t>ent of the Require</w:t>
      </w:r>
      <w:r w:rsidR="00EE7231" w:rsidRPr="00EC103B">
        <w:rPr>
          <w:spacing w:val="-3"/>
          <w:szCs w:val="24"/>
        </w:rPr>
        <w:t>m</w:t>
      </w:r>
      <w:r w:rsidR="00EE7231" w:rsidRPr="00EC103B">
        <w:rPr>
          <w:szCs w:val="24"/>
        </w:rPr>
        <w:t>ents for the Degree of</w:t>
      </w:r>
    </w:p>
    <w:p w14:paraId="5A5AB018" w14:textId="689D6057" w:rsidR="00EE7231" w:rsidRPr="00EC103B" w:rsidRDefault="00083BB7" w:rsidP="00574AFB">
      <w:pPr>
        <w:pStyle w:val="NoSpacing"/>
        <w:spacing w:line="480" w:lineRule="auto"/>
        <w:ind w:firstLine="0"/>
        <w:jc w:val="center"/>
        <w:rPr>
          <w:szCs w:val="24"/>
        </w:rPr>
      </w:pPr>
      <w:r>
        <w:rPr>
          <w:szCs w:val="24"/>
        </w:rPr>
        <w:t>Master of Fine Arts</w:t>
      </w:r>
    </w:p>
    <w:p w14:paraId="6422651A" w14:textId="2B2291CB" w:rsidR="00EE7231" w:rsidRPr="00EC103B" w:rsidRDefault="00EE7231" w:rsidP="00574AFB">
      <w:pPr>
        <w:pStyle w:val="NoSpacing"/>
        <w:spacing w:line="480" w:lineRule="auto"/>
        <w:ind w:firstLine="0"/>
        <w:jc w:val="center"/>
        <w:rPr>
          <w:szCs w:val="24"/>
        </w:rPr>
      </w:pPr>
      <w:r w:rsidRPr="00EC103B">
        <w:rPr>
          <w:szCs w:val="24"/>
        </w:rPr>
        <w:t xml:space="preserve">in the College of </w:t>
      </w:r>
      <w:r w:rsidR="00222192">
        <w:rPr>
          <w:szCs w:val="24"/>
        </w:rPr>
        <w:t xml:space="preserve">the </w:t>
      </w:r>
      <w:r w:rsidRPr="00EC103B">
        <w:rPr>
          <w:szCs w:val="24"/>
        </w:rPr>
        <w:t>Arts</w:t>
      </w:r>
    </w:p>
    <w:p w14:paraId="168D953A" w14:textId="77777777" w:rsidR="00EE7231" w:rsidRPr="00EC103B" w:rsidRDefault="00EE7231" w:rsidP="00574AFB">
      <w:pPr>
        <w:pStyle w:val="NoSpacing"/>
        <w:spacing w:line="480" w:lineRule="auto"/>
        <w:ind w:firstLine="0"/>
        <w:jc w:val="center"/>
        <w:rPr>
          <w:szCs w:val="24"/>
        </w:rPr>
      </w:pPr>
      <w:r w:rsidRPr="00EC103B">
        <w:rPr>
          <w:szCs w:val="24"/>
        </w:rPr>
        <w:t>Georgia State University</w:t>
      </w:r>
    </w:p>
    <w:p w14:paraId="50A2926F" w14:textId="55E01EF8" w:rsidR="00103B50" w:rsidRPr="00EC103B" w:rsidRDefault="00772B99" w:rsidP="00574AFB">
      <w:pPr>
        <w:pStyle w:val="NoSpacing"/>
        <w:spacing w:line="480" w:lineRule="auto"/>
        <w:ind w:firstLine="0"/>
        <w:jc w:val="center"/>
        <w:rPr>
          <w:szCs w:val="24"/>
        </w:rPr>
      </w:pPr>
      <w:r w:rsidRPr="00EC103B">
        <w:rPr>
          <w:szCs w:val="24"/>
        </w:rPr>
        <w:t>20</w:t>
      </w:r>
      <w:r w:rsidR="000C60DA">
        <w:rPr>
          <w:szCs w:val="24"/>
        </w:rPr>
        <w:t>2</w:t>
      </w:r>
      <w:r w:rsidR="000D6074">
        <w:rPr>
          <w:szCs w:val="24"/>
        </w:rPr>
        <w:t>2</w:t>
      </w:r>
    </w:p>
    <w:p w14:paraId="07D8874A" w14:textId="77777777" w:rsidR="00103B50" w:rsidRPr="00EC103B" w:rsidRDefault="00103B50" w:rsidP="00574AFB">
      <w:pPr>
        <w:ind w:firstLine="0"/>
        <w:jc w:val="center"/>
        <w:rPr>
          <w:szCs w:val="24"/>
        </w:rPr>
      </w:pPr>
    </w:p>
    <w:p w14:paraId="18CAE8FE" w14:textId="77777777" w:rsidR="00772B99" w:rsidRPr="00EC103B" w:rsidRDefault="00772B99" w:rsidP="00574AFB">
      <w:pPr>
        <w:ind w:firstLine="0"/>
        <w:rPr>
          <w:szCs w:val="24"/>
        </w:rPr>
      </w:pPr>
    </w:p>
    <w:p w14:paraId="3B591A36" w14:textId="77777777" w:rsidR="00772B99" w:rsidRPr="00EC103B" w:rsidRDefault="00772B99" w:rsidP="00574AFB">
      <w:pPr>
        <w:ind w:firstLine="0"/>
        <w:jc w:val="center"/>
        <w:rPr>
          <w:szCs w:val="24"/>
        </w:rPr>
      </w:pPr>
    </w:p>
    <w:p w14:paraId="644F5D76" w14:textId="77777777" w:rsidR="00772B99" w:rsidRPr="00EC103B" w:rsidRDefault="00772B99" w:rsidP="00574AFB">
      <w:pPr>
        <w:ind w:firstLine="0"/>
        <w:jc w:val="center"/>
        <w:rPr>
          <w:szCs w:val="24"/>
        </w:rPr>
      </w:pPr>
    </w:p>
    <w:p w14:paraId="53C15B85" w14:textId="77777777" w:rsidR="00772B99" w:rsidRPr="00EC103B" w:rsidRDefault="00772B99" w:rsidP="00574AFB">
      <w:pPr>
        <w:ind w:firstLine="0"/>
        <w:jc w:val="center"/>
        <w:rPr>
          <w:szCs w:val="24"/>
        </w:rPr>
      </w:pPr>
    </w:p>
    <w:p w14:paraId="3BE0ED7C" w14:textId="77777777" w:rsidR="00772B99" w:rsidRPr="00EC103B" w:rsidRDefault="00772B99" w:rsidP="00574AFB">
      <w:pPr>
        <w:ind w:firstLine="0"/>
        <w:jc w:val="center"/>
        <w:rPr>
          <w:szCs w:val="24"/>
        </w:rPr>
      </w:pPr>
    </w:p>
    <w:p w14:paraId="3F0384AA" w14:textId="77777777" w:rsidR="00772B99" w:rsidRPr="00EC103B" w:rsidRDefault="00772B99" w:rsidP="00574AFB">
      <w:pPr>
        <w:ind w:firstLine="0"/>
        <w:jc w:val="center"/>
        <w:rPr>
          <w:szCs w:val="24"/>
        </w:rPr>
      </w:pPr>
    </w:p>
    <w:p w14:paraId="050546B4" w14:textId="77777777" w:rsidR="00772B99" w:rsidRPr="00EC103B" w:rsidRDefault="00772B99" w:rsidP="00574AFB">
      <w:pPr>
        <w:ind w:firstLine="0"/>
        <w:jc w:val="center"/>
        <w:rPr>
          <w:szCs w:val="24"/>
        </w:rPr>
      </w:pPr>
    </w:p>
    <w:p w14:paraId="36760BCF" w14:textId="77777777" w:rsidR="00772B99" w:rsidRPr="00EC103B" w:rsidRDefault="00772B99" w:rsidP="00574AFB">
      <w:pPr>
        <w:ind w:firstLine="0"/>
        <w:jc w:val="center"/>
        <w:rPr>
          <w:szCs w:val="24"/>
        </w:rPr>
      </w:pPr>
    </w:p>
    <w:p w14:paraId="69AFC250" w14:textId="77777777" w:rsidR="00772B99" w:rsidRPr="00EC103B" w:rsidRDefault="00772B99" w:rsidP="00574AFB">
      <w:pPr>
        <w:ind w:firstLine="0"/>
        <w:jc w:val="center"/>
        <w:rPr>
          <w:szCs w:val="24"/>
        </w:rPr>
      </w:pPr>
    </w:p>
    <w:p w14:paraId="16BE6728" w14:textId="77777777" w:rsidR="00772B99" w:rsidRPr="00EC103B" w:rsidRDefault="00772B99" w:rsidP="00574AFB">
      <w:pPr>
        <w:ind w:firstLine="0"/>
        <w:jc w:val="center"/>
        <w:rPr>
          <w:szCs w:val="24"/>
        </w:rPr>
      </w:pPr>
    </w:p>
    <w:p w14:paraId="2188392F" w14:textId="77777777" w:rsidR="00772B99" w:rsidRPr="00EC103B" w:rsidRDefault="00772B99" w:rsidP="00574AFB">
      <w:pPr>
        <w:ind w:firstLine="0"/>
        <w:jc w:val="center"/>
        <w:rPr>
          <w:szCs w:val="24"/>
        </w:rPr>
      </w:pPr>
    </w:p>
    <w:p w14:paraId="020676C7" w14:textId="77777777" w:rsidR="00772B99" w:rsidRPr="00EC103B" w:rsidRDefault="00772B99" w:rsidP="00574AFB">
      <w:pPr>
        <w:ind w:firstLine="0"/>
        <w:jc w:val="center"/>
        <w:rPr>
          <w:szCs w:val="24"/>
        </w:rPr>
      </w:pPr>
    </w:p>
    <w:p w14:paraId="4D075455" w14:textId="77777777" w:rsidR="00772B99" w:rsidRPr="00EC103B" w:rsidRDefault="00772B99" w:rsidP="00574AFB">
      <w:pPr>
        <w:ind w:firstLine="0"/>
        <w:jc w:val="center"/>
        <w:rPr>
          <w:szCs w:val="24"/>
        </w:rPr>
      </w:pPr>
    </w:p>
    <w:p w14:paraId="2D3B28E2" w14:textId="77777777" w:rsidR="00772B99" w:rsidRPr="00EC103B" w:rsidRDefault="00772B99" w:rsidP="00574AFB">
      <w:pPr>
        <w:ind w:firstLine="0"/>
        <w:jc w:val="center"/>
        <w:rPr>
          <w:szCs w:val="24"/>
        </w:rPr>
      </w:pPr>
    </w:p>
    <w:p w14:paraId="519C3513" w14:textId="77777777" w:rsidR="00772B99" w:rsidRPr="00EC103B" w:rsidRDefault="00772B99" w:rsidP="00574AFB">
      <w:pPr>
        <w:ind w:firstLine="0"/>
        <w:jc w:val="center"/>
        <w:rPr>
          <w:szCs w:val="24"/>
        </w:rPr>
      </w:pPr>
    </w:p>
    <w:p w14:paraId="70AD04F9" w14:textId="77777777" w:rsidR="00772B99" w:rsidRPr="00EC103B" w:rsidRDefault="00772B99" w:rsidP="00574AFB">
      <w:pPr>
        <w:ind w:firstLine="0"/>
        <w:jc w:val="center"/>
        <w:rPr>
          <w:szCs w:val="24"/>
        </w:rPr>
      </w:pPr>
    </w:p>
    <w:p w14:paraId="38A4B3F3" w14:textId="77777777" w:rsidR="00772B99" w:rsidRPr="00EC103B" w:rsidRDefault="00772B99" w:rsidP="00574AFB">
      <w:pPr>
        <w:ind w:firstLine="0"/>
        <w:jc w:val="center"/>
        <w:rPr>
          <w:szCs w:val="24"/>
        </w:rPr>
      </w:pPr>
    </w:p>
    <w:p w14:paraId="219855E9" w14:textId="77777777" w:rsidR="00772B99" w:rsidRDefault="00772B99" w:rsidP="00574AFB">
      <w:pPr>
        <w:ind w:firstLine="0"/>
        <w:jc w:val="center"/>
        <w:rPr>
          <w:szCs w:val="24"/>
        </w:rPr>
      </w:pPr>
    </w:p>
    <w:p w14:paraId="6C247CF2" w14:textId="77777777" w:rsidR="00574AFB" w:rsidRPr="00EC103B" w:rsidRDefault="00574AFB" w:rsidP="00574AFB">
      <w:pPr>
        <w:ind w:firstLine="0"/>
        <w:jc w:val="center"/>
        <w:rPr>
          <w:szCs w:val="24"/>
        </w:rPr>
      </w:pPr>
    </w:p>
    <w:p w14:paraId="4EDA3DAF" w14:textId="77777777" w:rsidR="00772B99" w:rsidRPr="00EC103B" w:rsidRDefault="00772B99" w:rsidP="00574AFB">
      <w:pPr>
        <w:ind w:firstLine="0"/>
        <w:jc w:val="center"/>
        <w:rPr>
          <w:szCs w:val="24"/>
        </w:rPr>
      </w:pPr>
    </w:p>
    <w:p w14:paraId="257D4076" w14:textId="77777777" w:rsidR="00EE7231" w:rsidRPr="00EC103B" w:rsidRDefault="00EE7231" w:rsidP="00574AFB">
      <w:pPr>
        <w:spacing w:line="240" w:lineRule="auto"/>
        <w:ind w:firstLine="0"/>
        <w:jc w:val="center"/>
        <w:rPr>
          <w:szCs w:val="24"/>
        </w:rPr>
      </w:pPr>
      <w:r w:rsidRPr="00EC103B">
        <w:rPr>
          <w:szCs w:val="24"/>
        </w:rPr>
        <w:t>Copyright by</w:t>
      </w:r>
    </w:p>
    <w:p w14:paraId="511EB932" w14:textId="1210F7CC" w:rsidR="00EE7231" w:rsidRPr="00EC103B" w:rsidRDefault="000D6074" w:rsidP="00574AFB">
      <w:pPr>
        <w:spacing w:line="240" w:lineRule="auto"/>
        <w:ind w:firstLine="0"/>
        <w:jc w:val="center"/>
        <w:rPr>
          <w:szCs w:val="24"/>
        </w:rPr>
      </w:pPr>
      <w:r>
        <w:rPr>
          <w:szCs w:val="24"/>
        </w:rPr>
        <w:t>Lizzy</w:t>
      </w:r>
      <w:r w:rsidR="00083BB7">
        <w:rPr>
          <w:szCs w:val="24"/>
        </w:rPr>
        <w:t xml:space="preserve"> Storm</w:t>
      </w:r>
    </w:p>
    <w:p w14:paraId="22B39433" w14:textId="28FF2DE1" w:rsidR="001F22FF" w:rsidRPr="00EC103B" w:rsidRDefault="00772B99" w:rsidP="00574AFB">
      <w:pPr>
        <w:spacing w:line="240" w:lineRule="auto"/>
        <w:ind w:firstLine="0"/>
        <w:jc w:val="center"/>
        <w:rPr>
          <w:szCs w:val="24"/>
        </w:rPr>
      </w:pPr>
      <w:r w:rsidRPr="00EC103B">
        <w:rPr>
          <w:szCs w:val="24"/>
        </w:rPr>
        <w:t>20</w:t>
      </w:r>
      <w:r w:rsidR="000C60DA">
        <w:rPr>
          <w:szCs w:val="24"/>
        </w:rPr>
        <w:t>2</w:t>
      </w:r>
      <w:r w:rsidR="00083BB7">
        <w:rPr>
          <w:szCs w:val="24"/>
        </w:rPr>
        <w:t>2</w:t>
      </w:r>
      <w:r w:rsidR="001F22FF" w:rsidRPr="00EC103B">
        <w:rPr>
          <w:szCs w:val="24"/>
        </w:rPr>
        <w:br w:type="page"/>
      </w:r>
    </w:p>
    <w:p w14:paraId="5E49249E" w14:textId="61202815" w:rsidR="00EE7231" w:rsidRPr="00EC103B" w:rsidRDefault="00083BB7" w:rsidP="00574AFB">
      <w:pPr>
        <w:pStyle w:val="NoSpacing"/>
        <w:spacing w:line="480" w:lineRule="auto"/>
        <w:ind w:firstLine="0"/>
        <w:jc w:val="center"/>
        <w:rPr>
          <w:szCs w:val="24"/>
        </w:rPr>
      </w:pPr>
      <w:r>
        <w:rPr>
          <w:szCs w:val="24"/>
        </w:rPr>
        <w:lastRenderedPageBreak/>
        <w:t>A WHEEL INSIDE A WHEEL</w:t>
      </w:r>
    </w:p>
    <w:p w14:paraId="370EB52A" w14:textId="77777777" w:rsidR="00EE7231" w:rsidRPr="00EC103B" w:rsidRDefault="00EE7231" w:rsidP="00574AFB">
      <w:pPr>
        <w:pStyle w:val="NoSpacing"/>
        <w:spacing w:line="480" w:lineRule="auto"/>
        <w:ind w:firstLine="0"/>
        <w:jc w:val="center"/>
        <w:rPr>
          <w:szCs w:val="24"/>
        </w:rPr>
      </w:pPr>
    </w:p>
    <w:p w14:paraId="4A48D816" w14:textId="77777777" w:rsidR="00721980" w:rsidRPr="00EC103B" w:rsidRDefault="00721980" w:rsidP="00574AFB">
      <w:pPr>
        <w:pStyle w:val="NoSpacing"/>
        <w:spacing w:line="480" w:lineRule="auto"/>
        <w:ind w:firstLine="0"/>
        <w:jc w:val="center"/>
        <w:rPr>
          <w:szCs w:val="24"/>
        </w:rPr>
      </w:pPr>
    </w:p>
    <w:p w14:paraId="679696F0" w14:textId="77777777" w:rsidR="00EE7231" w:rsidRPr="00EC103B" w:rsidRDefault="00EE7231" w:rsidP="00574AFB">
      <w:pPr>
        <w:pStyle w:val="NoSpacing"/>
        <w:spacing w:line="480" w:lineRule="auto"/>
        <w:ind w:firstLine="0"/>
        <w:jc w:val="center"/>
        <w:rPr>
          <w:szCs w:val="24"/>
        </w:rPr>
      </w:pPr>
      <w:r w:rsidRPr="00EC103B">
        <w:rPr>
          <w:szCs w:val="24"/>
        </w:rPr>
        <w:t>by</w:t>
      </w:r>
    </w:p>
    <w:p w14:paraId="172951F4" w14:textId="77777777" w:rsidR="00EE7231" w:rsidRPr="00EC103B" w:rsidRDefault="00EE7231" w:rsidP="00574AFB">
      <w:pPr>
        <w:pStyle w:val="NoSpacing"/>
        <w:spacing w:line="480" w:lineRule="auto"/>
        <w:ind w:firstLine="0"/>
        <w:jc w:val="center"/>
        <w:rPr>
          <w:szCs w:val="24"/>
        </w:rPr>
      </w:pPr>
    </w:p>
    <w:p w14:paraId="2739AC2C" w14:textId="77777777" w:rsidR="00736CA5" w:rsidRPr="00EC103B" w:rsidRDefault="00736CA5" w:rsidP="00574AFB">
      <w:pPr>
        <w:pStyle w:val="NoSpacing"/>
        <w:spacing w:line="480" w:lineRule="auto"/>
        <w:ind w:firstLine="0"/>
        <w:rPr>
          <w:szCs w:val="24"/>
        </w:rPr>
      </w:pPr>
    </w:p>
    <w:p w14:paraId="6A8EE61A" w14:textId="2A971046" w:rsidR="00EE7231" w:rsidRPr="00EC103B" w:rsidRDefault="00083BB7" w:rsidP="00574AFB">
      <w:pPr>
        <w:pStyle w:val="NoSpacing"/>
        <w:spacing w:line="480" w:lineRule="auto"/>
        <w:ind w:firstLine="0"/>
        <w:jc w:val="center"/>
        <w:rPr>
          <w:szCs w:val="24"/>
        </w:rPr>
      </w:pPr>
      <w:r>
        <w:rPr>
          <w:szCs w:val="24"/>
        </w:rPr>
        <w:t>LIZZY STORM</w:t>
      </w:r>
    </w:p>
    <w:p w14:paraId="071E76A6" w14:textId="77777777" w:rsidR="006C1549" w:rsidRPr="00EC103B" w:rsidRDefault="006C1549" w:rsidP="00574AFB">
      <w:pPr>
        <w:pStyle w:val="NoSpacing"/>
        <w:spacing w:line="480" w:lineRule="auto"/>
        <w:ind w:firstLine="0"/>
        <w:rPr>
          <w:szCs w:val="24"/>
        </w:rPr>
      </w:pPr>
    </w:p>
    <w:p w14:paraId="36BA73CE" w14:textId="77777777" w:rsidR="006C1549" w:rsidRPr="00EC103B" w:rsidRDefault="006C1549" w:rsidP="00574AFB">
      <w:pPr>
        <w:pStyle w:val="NoSpacing"/>
        <w:spacing w:line="480" w:lineRule="auto"/>
        <w:ind w:firstLine="0"/>
        <w:rPr>
          <w:szCs w:val="24"/>
        </w:rPr>
      </w:pPr>
    </w:p>
    <w:p w14:paraId="29F973D7" w14:textId="1B81AD4E" w:rsidR="00EE7231" w:rsidRPr="00EC103B" w:rsidRDefault="0045051D" w:rsidP="00574AFB">
      <w:pPr>
        <w:pStyle w:val="NoSpacing"/>
        <w:spacing w:line="480" w:lineRule="auto"/>
        <w:ind w:firstLine="0"/>
        <w:jc w:val="right"/>
        <w:rPr>
          <w:szCs w:val="24"/>
        </w:rPr>
      </w:pPr>
      <w:r w:rsidRPr="00EC103B">
        <w:rPr>
          <w:szCs w:val="24"/>
        </w:rPr>
        <w:t>Committee Chair:</w:t>
      </w:r>
      <w:r w:rsidR="00721980" w:rsidRPr="00EC103B">
        <w:rPr>
          <w:szCs w:val="24"/>
        </w:rPr>
        <w:t xml:space="preserve"> </w:t>
      </w:r>
      <w:r w:rsidR="00721980" w:rsidRPr="00EC103B">
        <w:rPr>
          <w:szCs w:val="24"/>
        </w:rPr>
        <w:tab/>
      </w:r>
      <w:r w:rsidR="004B5E37">
        <w:rPr>
          <w:szCs w:val="24"/>
        </w:rPr>
        <w:t>Craig Dongoski</w:t>
      </w:r>
    </w:p>
    <w:p w14:paraId="61DDB5F4" w14:textId="77777777" w:rsidR="00721980" w:rsidRPr="00EC103B" w:rsidRDefault="00721980" w:rsidP="00574AFB">
      <w:pPr>
        <w:pStyle w:val="NoSpacing"/>
        <w:spacing w:line="480" w:lineRule="auto"/>
        <w:ind w:firstLine="0"/>
        <w:jc w:val="right"/>
        <w:rPr>
          <w:szCs w:val="24"/>
        </w:rPr>
      </w:pPr>
    </w:p>
    <w:p w14:paraId="119A29FC" w14:textId="7EDAC862" w:rsidR="00EE7231" w:rsidRPr="00EC103B" w:rsidRDefault="00EE7231" w:rsidP="00574AFB">
      <w:pPr>
        <w:pStyle w:val="NoSpacing"/>
        <w:spacing w:line="480" w:lineRule="auto"/>
        <w:ind w:firstLine="0"/>
        <w:jc w:val="right"/>
        <w:rPr>
          <w:szCs w:val="24"/>
        </w:rPr>
      </w:pPr>
      <w:r w:rsidRPr="00EC103B">
        <w:rPr>
          <w:szCs w:val="24"/>
        </w:rPr>
        <w:t>Co</w:t>
      </w:r>
      <w:r w:rsidRPr="00EC103B">
        <w:rPr>
          <w:spacing w:val="-3"/>
          <w:szCs w:val="24"/>
        </w:rPr>
        <w:t>mm</w:t>
      </w:r>
      <w:r w:rsidRPr="00EC103B">
        <w:rPr>
          <w:szCs w:val="24"/>
        </w:rPr>
        <w:t>ittee:</w:t>
      </w:r>
      <w:r w:rsidR="00022BDB" w:rsidRPr="00EC103B">
        <w:rPr>
          <w:szCs w:val="24"/>
        </w:rPr>
        <w:tab/>
      </w:r>
      <w:r w:rsidR="004B5E37">
        <w:rPr>
          <w:szCs w:val="24"/>
        </w:rPr>
        <w:t>Pamela Longobardi</w:t>
      </w:r>
    </w:p>
    <w:p w14:paraId="624961F1" w14:textId="0D64EC61" w:rsidR="00F867D0" w:rsidRPr="00EC103B" w:rsidRDefault="004B5E37" w:rsidP="00574AFB">
      <w:pPr>
        <w:pStyle w:val="NoSpacing"/>
        <w:spacing w:line="480" w:lineRule="auto"/>
        <w:ind w:firstLine="0"/>
        <w:jc w:val="right"/>
        <w:rPr>
          <w:szCs w:val="24"/>
        </w:rPr>
      </w:pPr>
      <w:r>
        <w:rPr>
          <w:szCs w:val="24"/>
        </w:rPr>
        <w:t>Jeremy Bolen</w:t>
      </w:r>
    </w:p>
    <w:p w14:paraId="343F39A3" w14:textId="53FEDFC2" w:rsidR="00EE7231" w:rsidRPr="00EC103B" w:rsidRDefault="004B5E37" w:rsidP="00574AFB">
      <w:pPr>
        <w:pStyle w:val="NoSpacing"/>
        <w:spacing w:line="480" w:lineRule="auto"/>
        <w:ind w:firstLine="0"/>
        <w:jc w:val="right"/>
        <w:rPr>
          <w:szCs w:val="24"/>
        </w:rPr>
      </w:pPr>
      <w:r>
        <w:rPr>
          <w:szCs w:val="24"/>
        </w:rPr>
        <w:t>Serena Perrone</w:t>
      </w:r>
    </w:p>
    <w:p w14:paraId="7892E8F2" w14:textId="77777777" w:rsidR="00EE7231" w:rsidRPr="00EC103B" w:rsidRDefault="00EE7231" w:rsidP="00574AFB">
      <w:pPr>
        <w:pStyle w:val="NoSpacing"/>
        <w:spacing w:line="480" w:lineRule="auto"/>
        <w:ind w:firstLine="0"/>
        <w:rPr>
          <w:szCs w:val="24"/>
        </w:rPr>
      </w:pPr>
    </w:p>
    <w:p w14:paraId="36FF77BD" w14:textId="77777777" w:rsidR="00EE7231" w:rsidRPr="00EC103B" w:rsidRDefault="00EE7231" w:rsidP="00574AFB">
      <w:pPr>
        <w:pStyle w:val="NoSpacing"/>
        <w:spacing w:line="480" w:lineRule="auto"/>
        <w:ind w:firstLine="0"/>
        <w:rPr>
          <w:szCs w:val="24"/>
        </w:rPr>
      </w:pPr>
    </w:p>
    <w:p w14:paraId="01A14FD3" w14:textId="77777777" w:rsidR="00EE7231" w:rsidRPr="00EC103B" w:rsidRDefault="00EE7231" w:rsidP="00574AFB">
      <w:pPr>
        <w:pStyle w:val="NoSpacing"/>
        <w:spacing w:line="480" w:lineRule="auto"/>
        <w:ind w:firstLine="0"/>
        <w:rPr>
          <w:szCs w:val="24"/>
        </w:rPr>
      </w:pPr>
      <w:r w:rsidRPr="00EC103B">
        <w:rPr>
          <w:szCs w:val="24"/>
        </w:rPr>
        <w:t>Electronic Version Approved:</w:t>
      </w:r>
    </w:p>
    <w:p w14:paraId="2480140A" w14:textId="77777777" w:rsidR="00EE7231" w:rsidRPr="00EC103B" w:rsidRDefault="00EE7231" w:rsidP="00574AFB">
      <w:pPr>
        <w:pStyle w:val="NoSpacing"/>
        <w:spacing w:line="480" w:lineRule="auto"/>
        <w:ind w:firstLine="0"/>
        <w:rPr>
          <w:szCs w:val="24"/>
        </w:rPr>
      </w:pPr>
    </w:p>
    <w:p w14:paraId="608D9AEC" w14:textId="77777777" w:rsidR="00EE7231" w:rsidRPr="00EC103B" w:rsidRDefault="00EE7231" w:rsidP="00574AFB">
      <w:pPr>
        <w:pStyle w:val="NoSpacing"/>
        <w:spacing w:line="480" w:lineRule="auto"/>
        <w:ind w:firstLine="0"/>
        <w:rPr>
          <w:szCs w:val="24"/>
        </w:rPr>
      </w:pPr>
    </w:p>
    <w:p w14:paraId="337D4C87" w14:textId="0A8BC072" w:rsidR="00EE7231" w:rsidRPr="00EC103B" w:rsidRDefault="00EE7231" w:rsidP="00574AFB">
      <w:pPr>
        <w:pStyle w:val="NoSpacing"/>
        <w:spacing w:line="480" w:lineRule="auto"/>
        <w:ind w:firstLine="0"/>
        <w:rPr>
          <w:szCs w:val="24"/>
        </w:rPr>
      </w:pPr>
      <w:r w:rsidRPr="00EC103B">
        <w:rPr>
          <w:szCs w:val="24"/>
        </w:rPr>
        <w:t xml:space="preserve">Office of </w:t>
      </w:r>
      <w:r w:rsidR="000410D5">
        <w:rPr>
          <w:szCs w:val="24"/>
        </w:rPr>
        <w:t>Academic Assistance</w:t>
      </w:r>
    </w:p>
    <w:p w14:paraId="68EDB1B4" w14:textId="0E21AEC7" w:rsidR="00EE7231" w:rsidRPr="00EC103B" w:rsidRDefault="00EE7231" w:rsidP="00574AFB">
      <w:pPr>
        <w:pStyle w:val="NoSpacing"/>
        <w:spacing w:line="480" w:lineRule="auto"/>
        <w:ind w:firstLine="0"/>
        <w:rPr>
          <w:szCs w:val="24"/>
        </w:rPr>
      </w:pPr>
      <w:r w:rsidRPr="00EC103B">
        <w:rPr>
          <w:noProof/>
          <w:szCs w:val="24"/>
        </w:rPr>
        <w:t xml:space="preserve">College of </w:t>
      </w:r>
      <w:r w:rsidR="00222192">
        <w:rPr>
          <w:noProof/>
          <w:szCs w:val="24"/>
        </w:rPr>
        <w:t>the</w:t>
      </w:r>
      <w:r w:rsidR="00F13C8B">
        <w:rPr>
          <w:noProof/>
          <w:szCs w:val="24"/>
        </w:rPr>
        <w:t xml:space="preserve"> </w:t>
      </w:r>
      <w:r w:rsidRPr="00EC103B">
        <w:rPr>
          <w:noProof/>
          <w:szCs w:val="24"/>
        </w:rPr>
        <w:t>Arts</w:t>
      </w:r>
    </w:p>
    <w:p w14:paraId="01C73E5B" w14:textId="77777777" w:rsidR="00EE7231" w:rsidRPr="00EC103B" w:rsidRDefault="00EE7231" w:rsidP="00574AFB">
      <w:pPr>
        <w:pStyle w:val="NoSpacing"/>
        <w:spacing w:line="480" w:lineRule="auto"/>
        <w:ind w:firstLine="0"/>
        <w:rPr>
          <w:position w:val="2"/>
          <w:szCs w:val="24"/>
        </w:rPr>
      </w:pPr>
      <w:r w:rsidRPr="00EC103B">
        <w:rPr>
          <w:position w:val="2"/>
          <w:szCs w:val="24"/>
        </w:rPr>
        <w:t>Georgia State University</w:t>
      </w:r>
    </w:p>
    <w:p w14:paraId="53AFD51E" w14:textId="2FFF0F92" w:rsidR="009B6A37" w:rsidRPr="00EC103B" w:rsidRDefault="000C60DA" w:rsidP="00574AFB">
      <w:pPr>
        <w:pStyle w:val="NoSpacing"/>
        <w:spacing w:line="480" w:lineRule="auto"/>
        <w:ind w:firstLine="0"/>
        <w:rPr>
          <w:position w:val="2"/>
          <w:szCs w:val="24"/>
        </w:rPr>
        <w:sectPr w:rsidR="009B6A37" w:rsidRPr="00EC103B" w:rsidSect="001F22FF">
          <w:headerReference w:type="first" r:id="rId12"/>
          <w:endnotePr>
            <w:numFmt w:val="decimal"/>
          </w:endnotePr>
          <w:pgSz w:w="12240" w:h="15840"/>
          <w:pgMar w:top="1440" w:right="1440" w:bottom="1440" w:left="1440" w:header="720" w:footer="720" w:gutter="0"/>
          <w:pgNumType w:fmt="lowerRoman" w:start="1"/>
          <w:cols w:space="720"/>
          <w:docGrid w:linePitch="299"/>
        </w:sectPr>
      </w:pPr>
      <w:r>
        <w:rPr>
          <w:position w:val="2"/>
          <w:szCs w:val="24"/>
        </w:rPr>
        <w:t>May 202</w:t>
      </w:r>
      <w:r w:rsidR="000D6074">
        <w:rPr>
          <w:position w:val="2"/>
          <w:szCs w:val="24"/>
        </w:rPr>
        <w:t>2</w:t>
      </w:r>
      <w:r w:rsidR="00736CA5" w:rsidRPr="00EC103B">
        <w:rPr>
          <w:position w:val="2"/>
          <w:szCs w:val="24"/>
        </w:rPr>
        <w:t xml:space="preserve"> </w:t>
      </w:r>
      <w:r w:rsidR="00846DE4" w:rsidRPr="00EC103B">
        <w:rPr>
          <w:position w:val="2"/>
          <w:szCs w:val="24"/>
        </w:rPr>
        <w:t xml:space="preserve"> </w:t>
      </w:r>
    </w:p>
    <w:p w14:paraId="1B8FB240" w14:textId="77777777" w:rsidR="00EE7231" w:rsidRPr="00A87036" w:rsidRDefault="00EE7231" w:rsidP="00574AFB">
      <w:pPr>
        <w:ind w:firstLine="0"/>
        <w:jc w:val="center"/>
        <w:rPr>
          <w:b/>
          <w:szCs w:val="24"/>
        </w:rPr>
      </w:pPr>
      <w:bookmarkStart w:id="13" w:name="_Toc238610710"/>
      <w:bookmarkStart w:id="14" w:name="_Toc238627073"/>
      <w:r w:rsidRPr="00A87036">
        <w:rPr>
          <w:b/>
          <w:szCs w:val="24"/>
        </w:rPr>
        <w:lastRenderedPageBreak/>
        <w:t>DEDICATION</w:t>
      </w:r>
      <w:bookmarkEnd w:id="13"/>
      <w:bookmarkEnd w:id="14"/>
    </w:p>
    <w:p w14:paraId="72B5FD44" w14:textId="77777777" w:rsidR="009B6A37" w:rsidRPr="00A87036" w:rsidRDefault="009B6A37" w:rsidP="00574AFB">
      <w:pPr>
        <w:rPr>
          <w:szCs w:val="24"/>
          <w:highlight w:val="yellow"/>
        </w:rPr>
        <w:sectPr w:rsidR="009B6A37" w:rsidRPr="00A87036" w:rsidSect="006C63ED">
          <w:headerReference w:type="default" r:id="rId13"/>
          <w:endnotePr>
            <w:numFmt w:val="decimal"/>
          </w:endnotePr>
          <w:pgSz w:w="12240" w:h="15840"/>
          <w:pgMar w:top="1440" w:right="1440" w:bottom="1440" w:left="1440" w:header="720" w:footer="720" w:gutter="0"/>
          <w:pgNumType w:fmt="lowerRoman" w:start="4"/>
          <w:cols w:space="720"/>
          <w:docGrid w:linePitch="299"/>
        </w:sectPr>
      </w:pPr>
    </w:p>
    <w:p w14:paraId="4AC20680" w14:textId="67BBDFE2" w:rsidR="00EE7231" w:rsidRPr="00EC103B" w:rsidRDefault="004B5E37" w:rsidP="00574AFB">
      <w:pPr>
        <w:rPr>
          <w:szCs w:val="24"/>
        </w:rPr>
        <w:sectPr w:rsidR="00EE7231" w:rsidRPr="00EC103B" w:rsidSect="009B6A37">
          <w:endnotePr>
            <w:numFmt w:val="decimal"/>
          </w:endnotePr>
          <w:type w:val="continuous"/>
          <w:pgSz w:w="12240" w:h="15840"/>
          <w:pgMar w:top="1440" w:right="1440" w:bottom="1440" w:left="1440" w:header="720" w:footer="720" w:gutter="0"/>
          <w:pgNumType w:fmt="lowerRoman" w:start="1"/>
          <w:cols w:space="720"/>
          <w:docGrid w:linePitch="299"/>
        </w:sectPr>
      </w:pPr>
      <w:r>
        <w:rPr>
          <w:szCs w:val="24"/>
        </w:rPr>
        <w:t>Here is where I’m going to write a dedication.</w:t>
      </w:r>
    </w:p>
    <w:p w14:paraId="10802C74" w14:textId="77777777" w:rsidR="00EE7231" w:rsidRPr="00EC103B" w:rsidRDefault="00EE7231" w:rsidP="00FA4FF8">
      <w:pPr>
        <w:pStyle w:val="Heading1"/>
        <w:numPr>
          <w:ilvl w:val="0"/>
          <w:numId w:val="0"/>
        </w:numPr>
        <w:spacing w:before="0" w:after="0"/>
        <w:rPr>
          <w:szCs w:val="24"/>
        </w:rPr>
      </w:pPr>
      <w:bookmarkStart w:id="15" w:name="_Toc101198066"/>
      <w:r w:rsidRPr="00EC103B">
        <w:rPr>
          <w:szCs w:val="24"/>
        </w:rPr>
        <w:lastRenderedPageBreak/>
        <w:t>ACKNOWLEDGEMENTS</w:t>
      </w:r>
      <w:bookmarkEnd w:id="15"/>
    </w:p>
    <w:p w14:paraId="20360A5A" w14:textId="5A7A206C" w:rsidR="00EE7231" w:rsidRPr="00EC103B" w:rsidRDefault="004B5E37" w:rsidP="00574AFB">
      <w:pPr>
        <w:rPr>
          <w:szCs w:val="24"/>
        </w:rPr>
      </w:pPr>
      <w:r>
        <w:rPr>
          <w:szCs w:val="24"/>
        </w:rPr>
        <w:t>Here is where I’m going to write an acknowledgement.</w:t>
      </w:r>
    </w:p>
    <w:p w14:paraId="5437D89D" w14:textId="77777777" w:rsidR="00EE7231" w:rsidRPr="00EC103B" w:rsidRDefault="00EE7231" w:rsidP="00574AFB">
      <w:pPr>
        <w:rPr>
          <w:szCs w:val="24"/>
        </w:rPr>
        <w:sectPr w:rsidR="00EE7231" w:rsidRPr="00EC103B" w:rsidSect="00D52F47">
          <w:headerReference w:type="default" r:id="rId14"/>
          <w:footerReference w:type="first" r:id="rId15"/>
          <w:endnotePr>
            <w:numFmt w:val="decimal"/>
          </w:endnotePr>
          <w:pgSz w:w="12240" w:h="15840"/>
          <w:pgMar w:top="1440" w:right="1440" w:bottom="1440" w:left="1440" w:header="720" w:footer="720" w:gutter="0"/>
          <w:pgNumType w:fmt="lowerRoman" w:start="5"/>
          <w:cols w:space="720"/>
          <w:titlePg/>
        </w:sectPr>
      </w:pPr>
    </w:p>
    <w:p w14:paraId="4DF178D0" w14:textId="77777777" w:rsidR="00490021" w:rsidRDefault="00210D97" w:rsidP="004E6443">
      <w:pPr>
        <w:pStyle w:val="TOC1"/>
      </w:pPr>
      <w:r w:rsidRPr="00EC103B">
        <w:lastRenderedPageBreak/>
        <w:t>TABLE OF CONTENTS</w:t>
      </w:r>
    </w:p>
    <w:p w14:paraId="687E1A44" w14:textId="158B6956" w:rsidR="00980CDF" w:rsidRDefault="0020108C">
      <w:pPr>
        <w:pStyle w:val="TOC1"/>
        <w:rPr>
          <w:rFonts w:asciiTheme="minorHAnsi" w:eastAsiaTheme="minorEastAsia" w:hAnsiTheme="minorHAnsi" w:cstheme="minorBidi"/>
          <w:b w:val="0"/>
          <w:caps w:val="0"/>
          <w:noProof/>
          <w:sz w:val="22"/>
        </w:rPr>
      </w:pPr>
      <w:r w:rsidRPr="00EC103B">
        <w:rPr>
          <w:rFonts w:eastAsia="Times New Roman"/>
          <w:bCs/>
          <w:color w:val="A5A5A5"/>
          <w:szCs w:val="24"/>
        </w:rPr>
        <w:fldChar w:fldCharType="begin"/>
      </w:r>
      <w:r w:rsidRPr="00EC103B">
        <w:rPr>
          <w:rFonts w:eastAsia="Times New Roman"/>
          <w:bCs/>
          <w:color w:val="A5A5A5"/>
          <w:szCs w:val="24"/>
        </w:rPr>
        <w:instrText xml:space="preserve"> TOC \o "1-3" \h \z \u </w:instrText>
      </w:r>
      <w:r w:rsidRPr="00EC103B">
        <w:rPr>
          <w:rFonts w:eastAsia="Times New Roman"/>
          <w:bCs/>
          <w:color w:val="A5A5A5"/>
          <w:szCs w:val="24"/>
        </w:rPr>
        <w:fldChar w:fldCharType="separate"/>
      </w:r>
      <w:hyperlink w:anchor="_Toc101198066" w:history="1">
        <w:r w:rsidR="00980CDF" w:rsidRPr="00F6458D">
          <w:rPr>
            <w:rStyle w:val="Hyperlink"/>
            <w:noProof/>
          </w:rPr>
          <w:t>ACKNOWLEDGEMENTS</w:t>
        </w:r>
        <w:r w:rsidR="00980CDF">
          <w:rPr>
            <w:noProof/>
            <w:webHidden/>
          </w:rPr>
          <w:tab/>
        </w:r>
        <w:r w:rsidR="00980CDF">
          <w:rPr>
            <w:noProof/>
            <w:webHidden/>
          </w:rPr>
          <w:fldChar w:fldCharType="begin"/>
        </w:r>
        <w:r w:rsidR="00980CDF">
          <w:rPr>
            <w:noProof/>
            <w:webHidden/>
          </w:rPr>
          <w:instrText xml:space="preserve"> PAGEREF _Toc101198066 \h </w:instrText>
        </w:r>
        <w:r w:rsidR="00980CDF">
          <w:rPr>
            <w:noProof/>
            <w:webHidden/>
          </w:rPr>
        </w:r>
        <w:r w:rsidR="00980CDF">
          <w:rPr>
            <w:noProof/>
            <w:webHidden/>
          </w:rPr>
          <w:fldChar w:fldCharType="separate"/>
        </w:r>
        <w:r w:rsidR="00980CDF">
          <w:rPr>
            <w:noProof/>
            <w:webHidden/>
          </w:rPr>
          <w:t>v</w:t>
        </w:r>
        <w:r w:rsidR="00980CDF">
          <w:rPr>
            <w:noProof/>
            <w:webHidden/>
          </w:rPr>
          <w:fldChar w:fldCharType="end"/>
        </w:r>
      </w:hyperlink>
    </w:p>
    <w:p w14:paraId="48C2A142" w14:textId="575FB899" w:rsidR="00980CDF" w:rsidRDefault="002D39EC">
      <w:pPr>
        <w:pStyle w:val="TOC1"/>
        <w:rPr>
          <w:rFonts w:asciiTheme="minorHAnsi" w:eastAsiaTheme="minorEastAsia" w:hAnsiTheme="minorHAnsi" w:cstheme="minorBidi"/>
          <w:b w:val="0"/>
          <w:caps w:val="0"/>
          <w:noProof/>
          <w:sz w:val="22"/>
        </w:rPr>
      </w:pPr>
      <w:hyperlink w:anchor="_Toc101198067" w:history="1">
        <w:r w:rsidR="00980CDF" w:rsidRPr="00F6458D">
          <w:rPr>
            <w:rStyle w:val="Hyperlink"/>
            <w:noProof/>
          </w:rPr>
          <w:t>LIST OF FIGURES</w:t>
        </w:r>
        <w:r w:rsidR="00980CDF">
          <w:rPr>
            <w:noProof/>
            <w:webHidden/>
          </w:rPr>
          <w:tab/>
        </w:r>
        <w:r w:rsidR="00980CDF">
          <w:rPr>
            <w:noProof/>
            <w:webHidden/>
          </w:rPr>
          <w:fldChar w:fldCharType="begin"/>
        </w:r>
        <w:r w:rsidR="00980CDF">
          <w:rPr>
            <w:noProof/>
            <w:webHidden/>
          </w:rPr>
          <w:instrText xml:space="preserve"> PAGEREF _Toc101198067 \h </w:instrText>
        </w:r>
        <w:r w:rsidR="00980CDF">
          <w:rPr>
            <w:noProof/>
            <w:webHidden/>
          </w:rPr>
        </w:r>
        <w:r w:rsidR="00980CDF">
          <w:rPr>
            <w:noProof/>
            <w:webHidden/>
          </w:rPr>
          <w:fldChar w:fldCharType="separate"/>
        </w:r>
        <w:r w:rsidR="00980CDF">
          <w:rPr>
            <w:noProof/>
            <w:webHidden/>
          </w:rPr>
          <w:t>3</w:t>
        </w:r>
        <w:r w:rsidR="00980CDF">
          <w:rPr>
            <w:noProof/>
            <w:webHidden/>
          </w:rPr>
          <w:fldChar w:fldCharType="end"/>
        </w:r>
      </w:hyperlink>
    </w:p>
    <w:p w14:paraId="6DB132CC" w14:textId="4C4A74F4" w:rsidR="00980CDF" w:rsidRDefault="002D39EC">
      <w:pPr>
        <w:pStyle w:val="TOC1"/>
        <w:rPr>
          <w:rFonts w:asciiTheme="minorHAnsi" w:eastAsiaTheme="minorEastAsia" w:hAnsiTheme="minorHAnsi" w:cstheme="minorBidi"/>
          <w:b w:val="0"/>
          <w:caps w:val="0"/>
          <w:noProof/>
          <w:sz w:val="22"/>
        </w:rPr>
      </w:pPr>
      <w:hyperlink w:anchor="_Toc101198068" w:history="1">
        <w:r w:rsidR="00980CDF" w:rsidRPr="00F6458D">
          <w:rPr>
            <w:rStyle w:val="Hyperlink"/>
            <w:noProof/>
          </w:rPr>
          <w:t>1</w:t>
        </w:r>
        <w:r w:rsidR="00980CDF">
          <w:rPr>
            <w:rFonts w:asciiTheme="minorHAnsi" w:eastAsiaTheme="minorEastAsia" w:hAnsiTheme="minorHAnsi" w:cstheme="minorBidi"/>
            <w:b w:val="0"/>
            <w:caps w:val="0"/>
            <w:noProof/>
            <w:sz w:val="22"/>
          </w:rPr>
          <w:tab/>
        </w:r>
        <w:r w:rsidR="00980CDF" w:rsidRPr="00F6458D">
          <w:rPr>
            <w:rStyle w:val="Hyperlink"/>
            <w:noProof/>
          </w:rPr>
          <w:t>INTRODUCTION</w:t>
        </w:r>
        <w:r w:rsidR="00980CDF">
          <w:rPr>
            <w:noProof/>
            <w:webHidden/>
          </w:rPr>
          <w:tab/>
        </w:r>
        <w:r w:rsidR="00980CDF">
          <w:rPr>
            <w:noProof/>
            <w:webHidden/>
          </w:rPr>
          <w:fldChar w:fldCharType="begin"/>
        </w:r>
        <w:r w:rsidR="00980CDF">
          <w:rPr>
            <w:noProof/>
            <w:webHidden/>
          </w:rPr>
          <w:instrText xml:space="preserve"> PAGEREF _Toc101198068 \h </w:instrText>
        </w:r>
        <w:r w:rsidR="00980CDF">
          <w:rPr>
            <w:noProof/>
            <w:webHidden/>
          </w:rPr>
        </w:r>
        <w:r w:rsidR="00980CDF">
          <w:rPr>
            <w:noProof/>
            <w:webHidden/>
          </w:rPr>
          <w:fldChar w:fldCharType="separate"/>
        </w:r>
        <w:r w:rsidR="00980CDF">
          <w:rPr>
            <w:noProof/>
            <w:webHidden/>
          </w:rPr>
          <w:t>4</w:t>
        </w:r>
        <w:r w:rsidR="00980CDF">
          <w:rPr>
            <w:noProof/>
            <w:webHidden/>
          </w:rPr>
          <w:fldChar w:fldCharType="end"/>
        </w:r>
      </w:hyperlink>
    </w:p>
    <w:p w14:paraId="41F6A370" w14:textId="5C2DCC9B" w:rsidR="00980CDF" w:rsidRDefault="002D39EC">
      <w:pPr>
        <w:pStyle w:val="TOC1"/>
        <w:rPr>
          <w:rFonts w:asciiTheme="minorHAnsi" w:eastAsiaTheme="minorEastAsia" w:hAnsiTheme="minorHAnsi" w:cstheme="minorBidi"/>
          <w:b w:val="0"/>
          <w:caps w:val="0"/>
          <w:noProof/>
          <w:sz w:val="22"/>
        </w:rPr>
      </w:pPr>
      <w:hyperlink w:anchor="_Toc101198069" w:history="1">
        <w:r w:rsidR="00980CDF" w:rsidRPr="00F6458D">
          <w:rPr>
            <w:rStyle w:val="Hyperlink"/>
            <w:noProof/>
          </w:rPr>
          <w:t>2</w:t>
        </w:r>
        <w:r w:rsidR="00980CDF">
          <w:rPr>
            <w:rFonts w:asciiTheme="minorHAnsi" w:eastAsiaTheme="minorEastAsia" w:hAnsiTheme="minorHAnsi" w:cstheme="minorBidi"/>
            <w:b w:val="0"/>
            <w:caps w:val="0"/>
            <w:noProof/>
            <w:sz w:val="22"/>
          </w:rPr>
          <w:tab/>
        </w:r>
        <w:r w:rsidR="00980CDF" w:rsidRPr="00F6458D">
          <w:rPr>
            <w:rStyle w:val="Hyperlink"/>
            <w:noProof/>
          </w:rPr>
          <w:t>Old Media</w:t>
        </w:r>
        <w:r w:rsidR="00980CDF">
          <w:rPr>
            <w:noProof/>
            <w:webHidden/>
          </w:rPr>
          <w:tab/>
        </w:r>
        <w:r w:rsidR="00980CDF">
          <w:rPr>
            <w:noProof/>
            <w:webHidden/>
          </w:rPr>
          <w:fldChar w:fldCharType="begin"/>
        </w:r>
        <w:r w:rsidR="00980CDF">
          <w:rPr>
            <w:noProof/>
            <w:webHidden/>
          </w:rPr>
          <w:instrText xml:space="preserve"> PAGEREF _Toc101198069 \h </w:instrText>
        </w:r>
        <w:r w:rsidR="00980CDF">
          <w:rPr>
            <w:noProof/>
            <w:webHidden/>
          </w:rPr>
        </w:r>
        <w:r w:rsidR="00980CDF">
          <w:rPr>
            <w:noProof/>
            <w:webHidden/>
          </w:rPr>
          <w:fldChar w:fldCharType="separate"/>
        </w:r>
        <w:r w:rsidR="00980CDF">
          <w:rPr>
            <w:noProof/>
            <w:webHidden/>
          </w:rPr>
          <w:t>8</w:t>
        </w:r>
        <w:r w:rsidR="00980CDF">
          <w:rPr>
            <w:noProof/>
            <w:webHidden/>
          </w:rPr>
          <w:fldChar w:fldCharType="end"/>
        </w:r>
      </w:hyperlink>
    </w:p>
    <w:p w14:paraId="2DE8C5BF" w14:textId="6708C48F" w:rsidR="00980CDF" w:rsidRDefault="002D39EC">
      <w:pPr>
        <w:pStyle w:val="TOC2"/>
        <w:rPr>
          <w:rFonts w:asciiTheme="minorHAnsi" w:eastAsiaTheme="minorEastAsia" w:hAnsiTheme="minorHAnsi" w:cstheme="minorBidi"/>
          <w:b w:val="0"/>
          <w:noProof/>
          <w:sz w:val="22"/>
        </w:rPr>
      </w:pPr>
      <w:hyperlink w:anchor="_Toc101198071" w:history="1">
        <w:r w:rsidR="00980CDF" w:rsidRPr="00F6458D">
          <w:rPr>
            <w:rStyle w:val="Hyperlink"/>
            <w:noProof/>
          </w:rPr>
          <w:t>2.1</w:t>
        </w:r>
        <w:r w:rsidR="00980CDF">
          <w:rPr>
            <w:rFonts w:asciiTheme="minorHAnsi" w:eastAsiaTheme="minorEastAsia" w:hAnsiTheme="minorHAnsi" w:cstheme="minorBidi"/>
            <w:b w:val="0"/>
            <w:noProof/>
            <w:sz w:val="22"/>
          </w:rPr>
          <w:tab/>
        </w:r>
        <w:r w:rsidR="00980CDF" w:rsidRPr="00F6458D">
          <w:rPr>
            <w:rStyle w:val="Hyperlink"/>
            <w:noProof/>
          </w:rPr>
          <w:t>Early modern visions</w:t>
        </w:r>
        <w:r w:rsidR="00980CDF">
          <w:rPr>
            <w:noProof/>
            <w:webHidden/>
          </w:rPr>
          <w:tab/>
        </w:r>
        <w:r w:rsidR="00980CDF">
          <w:rPr>
            <w:noProof/>
            <w:webHidden/>
          </w:rPr>
          <w:fldChar w:fldCharType="begin"/>
        </w:r>
        <w:r w:rsidR="00980CDF">
          <w:rPr>
            <w:noProof/>
            <w:webHidden/>
          </w:rPr>
          <w:instrText xml:space="preserve"> PAGEREF _Toc101198071 \h </w:instrText>
        </w:r>
        <w:r w:rsidR="00980CDF">
          <w:rPr>
            <w:noProof/>
            <w:webHidden/>
          </w:rPr>
        </w:r>
        <w:r w:rsidR="00980CDF">
          <w:rPr>
            <w:noProof/>
            <w:webHidden/>
          </w:rPr>
          <w:fldChar w:fldCharType="separate"/>
        </w:r>
        <w:r w:rsidR="00980CDF">
          <w:rPr>
            <w:noProof/>
            <w:webHidden/>
          </w:rPr>
          <w:t>8</w:t>
        </w:r>
        <w:r w:rsidR="00980CDF">
          <w:rPr>
            <w:noProof/>
            <w:webHidden/>
          </w:rPr>
          <w:fldChar w:fldCharType="end"/>
        </w:r>
      </w:hyperlink>
    </w:p>
    <w:p w14:paraId="55F703DB" w14:textId="1F58F275" w:rsidR="00980CDF" w:rsidRDefault="002D39EC">
      <w:pPr>
        <w:pStyle w:val="TOC3"/>
        <w:tabs>
          <w:tab w:val="left" w:pos="1860"/>
          <w:tab w:val="right" w:leader="dot" w:pos="9350"/>
        </w:tabs>
        <w:rPr>
          <w:rFonts w:asciiTheme="minorHAnsi" w:eastAsiaTheme="minorEastAsia" w:hAnsiTheme="minorHAnsi" w:cstheme="minorBidi"/>
          <w:b w:val="0"/>
          <w:i w:val="0"/>
          <w:noProof/>
          <w:sz w:val="22"/>
        </w:rPr>
      </w:pPr>
      <w:hyperlink w:anchor="_Toc101198072" w:history="1">
        <w:r w:rsidR="00980CDF" w:rsidRPr="00F6458D">
          <w:rPr>
            <w:rStyle w:val="Hyperlink"/>
            <w:noProof/>
          </w:rPr>
          <w:t>2.1.1</w:t>
        </w:r>
        <w:r w:rsidR="00980CDF">
          <w:rPr>
            <w:rFonts w:asciiTheme="minorHAnsi" w:eastAsiaTheme="minorEastAsia" w:hAnsiTheme="minorHAnsi" w:cstheme="minorBidi"/>
            <w:b w:val="0"/>
            <w:i w:val="0"/>
            <w:noProof/>
            <w:sz w:val="22"/>
          </w:rPr>
          <w:tab/>
        </w:r>
        <w:r w:rsidR="00980CDF" w:rsidRPr="00F6458D">
          <w:rPr>
            <w:rStyle w:val="Hyperlink"/>
            <w:noProof/>
          </w:rPr>
          <w:t>Early modern practice</w:t>
        </w:r>
        <w:r w:rsidR="00980CDF">
          <w:rPr>
            <w:noProof/>
            <w:webHidden/>
          </w:rPr>
          <w:tab/>
        </w:r>
        <w:r w:rsidR="00980CDF">
          <w:rPr>
            <w:noProof/>
            <w:webHidden/>
          </w:rPr>
          <w:fldChar w:fldCharType="begin"/>
        </w:r>
        <w:r w:rsidR="00980CDF">
          <w:rPr>
            <w:noProof/>
            <w:webHidden/>
          </w:rPr>
          <w:instrText xml:space="preserve"> PAGEREF _Toc101198072 \h </w:instrText>
        </w:r>
        <w:r w:rsidR="00980CDF">
          <w:rPr>
            <w:noProof/>
            <w:webHidden/>
          </w:rPr>
        </w:r>
        <w:r w:rsidR="00980CDF">
          <w:rPr>
            <w:noProof/>
            <w:webHidden/>
          </w:rPr>
          <w:fldChar w:fldCharType="separate"/>
        </w:r>
        <w:r w:rsidR="00980CDF">
          <w:rPr>
            <w:noProof/>
            <w:webHidden/>
          </w:rPr>
          <w:t>12</w:t>
        </w:r>
        <w:r w:rsidR="00980CDF">
          <w:rPr>
            <w:noProof/>
            <w:webHidden/>
          </w:rPr>
          <w:fldChar w:fldCharType="end"/>
        </w:r>
      </w:hyperlink>
    </w:p>
    <w:p w14:paraId="005BCFBD" w14:textId="747B3132" w:rsidR="00980CDF" w:rsidRDefault="002D39EC">
      <w:pPr>
        <w:pStyle w:val="TOC2"/>
        <w:rPr>
          <w:rFonts w:asciiTheme="minorHAnsi" w:eastAsiaTheme="minorEastAsia" w:hAnsiTheme="minorHAnsi" w:cstheme="minorBidi"/>
          <w:b w:val="0"/>
          <w:noProof/>
          <w:sz w:val="22"/>
        </w:rPr>
      </w:pPr>
      <w:hyperlink w:anchor="_Toc101198075" w:history="1">
        <w:r w:rsidR="00980CDF" w:rsidRPr="00F6458D">
          <w:rPr>
            <w:rStyle w:val="Hyperlink"/>
            <w:noProof/>
          </w:rPr>
          <w:t>2.2</w:t>
        </w:r>
        <w:r w:rsidR="00980CDF">
          <w:rPr>
            <w:rFonts w:asciiTheme="minorHAnsi" w:eastAsiaTheme="minorEastAsia" w:hAnsiTheme="minorHAnsi" w:cstheme="minorBidi"/>
            <w:b w:val="0"/>
            <w:noProof/>
            <w:sz w:val="22"/>
          </w:rPr>
          <w:tab/>
        </w:r>
        <w:r w:rsidR="00980CDF" w:rsidRPr="00F6458D">
          <w:rPr>
            <w:rStyle w:val="Hyperlink"/>
            <w:noProof/>
          </w:rPr>
          <w:t>The threshold of our modernity</w:t>
        </w:r>
        <w:r w:rsidR="00980CDF">
          <w:rPr>
            <w:noProof/>
            <w:webHidden/>
          </w:rPr>
          <w:tab/>
        </w:r>
        <w:r w:rsidR="00980CDF">
          <w:rPr>
            <w:noProof/>
            <w:webHidden/>
          </w:rPr>
          <w:fldChar w:fldCharType="begin"/>
        </w:r>
        <w:r w:rsidR="00980CDF">
          <w:rPr>
            <w:noProof/>
            <w:webHidden/>
          </w:rPr>
          <w:instrText xml:space="preserve"> PAGEREF _Toc101198075 \h </w:instrText>
        </w:r>
        <w:r w:rsidR="00980CDF">
          <w:rPr>
            <w:noProof/>
            <w:webHidden/>
          </w:rPr>
        </w:r>
        <w:r w:rsidR="00980CDF">
          <w:rPr>
            <w:noProof/>
            <w:webHidden/>
          </w:rPr>
          <w:fldChar w:fldCharType="separate"/>
        </w:r>
        <w:r w:rsidR="00980CDF">
          <w:rPr>
            <w:noProof/>
            <w:webHidden/>
          </w:rPr>
          <w:t>16</w:t>
        </w:r>
        <w:r w:rsidR="00980CDF">
          <w:rPr>
            <w:noProof/>
            <w:webHidden/>
          </w:rPr>
          <w:fldChar w:fldCharType="end"/>
        </w:r>
      </w:hyperlink>
    </w:p>
    <w:p w14:paraId="5D3D3DB4" w14:textId="4A07CFC4" w:rsidR="00980CDF" w:rsidRDefault="002D39EC">
      <w:pPr>
        <w:pStyle w:val="TOC3"/>
        <w:tabs>
          <w:tab w:val="left" w:pos="1860"/>
          <w:tab w:val="right" w:leader="dot" w:pos="9350"/>
        </w:tabs>
        <w:rPr>
          <w:rFonts w:asciiTheme="minorHAnsi" w:eastAsiaTheme="minorEastAsia" w:hAnsiTheme="minorHAnsi" w:cstheme="minorBidi"/>
          <w:b w:val="0"/>
          <w:i w:val="0"/>
          <w:noProof/>
          <w:sz w:val="22"/>
        </w:rPr>
      </w:pPr>
      <w:hyperlink w:anchor="_Toc101198079" w:history="1">
        <w:r w:rsidR="00980CDF" w:rsidRPr="00F6458D">
          <w:rPr>
            <w:rStyle w:val="Hyperlink"/>
            <w:noProof/>
          </w:rPr>
          <w:t>2.2.1</w:t>
        </w:r>
        <w:r w:rsidR="00980CDF">
          <w:rPr>
            <w:rFonts w:asciiTheme="minorHAnsi" w:eastAsiaTheme="minorEastAsia" w:hAnsiTheme="minorHAnsi" w:cstheme="minorBidi"/>
            <w:b w:val="0"/>
            <w:i w:val="0"/>
            <w:noProof/>
            <w:sz w:val="22"/>
          </w:rPr>
          <w:tab/>
        </w:r>
        <w:r w:rsidR="00980CDF" w:rsidRPr="00F6458D">
          <w:rPr>
            <w:rStyle w:val="Hyperlink"/>
            <w:noProof/>
          </w:rPr>
          <w:t>Image-making and imagination</w:t>
        </w:r>
        <w:r w:rsidR="00980CDF">
          <w:rPr>
            <w:noProof/>
            <w:webHidden/>
          </w:rPr>
          <w:tab/>
        </w:r>
        <w:r w:rsidR="00980CDF">
          <w:rPr>
            <w:noProof/>
            <w:webHidden/>
          </w:rPr>
          <w:fldChar w:fldCharType="begin"/>
        </w:r>
        <w:r w:rsidR="00980CDF">
          <w:rPr>
            <w:noProof/>
            <w:webHidden/>
          </w:rPr>
          <w:instrText xml:space="preserve"> PAGEREF _Toc101198079 \h </w:instrText>
        </w:r>
        <w:r w:rsidR="00980CDF">
          <w:rPr>
            <w:noProof/>
            <w:webHidden/>
          </w:rPr>
        </w:r>
        <w:r w:rsidR="00980CDF">
          <w:rPr>
            <w:noProof/>
            <w:webHidden/>
          </w:rPr>
          <w:fldChar w:fldCharType="separate"/>
        </w:r>
        <w:r w:rsidR="00980CDF">
          <w:rPr>
            <w:noProof/>
            <w:webHidden/>
          </w:rPr>
          <w:t>20</w:t>
        </w:r>
        <w:r w:rsidR="00980CDF">
          <w:rPr>
            <w:noProof/>
            <w:webHidden/>
          </w:rPr>
          <w:fldChar w:fldCharType="end"/>
        </w:r>
      </w:hyperlink>
    </w:p>
    <w:p w14:paraId="11751D81" w14:textId="6BDD51E5" w:rsidR="00980CDF" w:rsidRDefault="002D39EC">
      <w:pPr>
        <w:pStyle w:val="TOC2"/>
        <w:rPr>
          <w:rFonts w:asciiTheme="minorHAnsi" w:eastAsiaTheme="minorEastAsia" w:hAnsiTheme="minorHAnsi" w:cstheme="minorBidi"/>
          <w:b w:val="0"/>
          <w:noProof/>
          <w:sz w:val="22"/>
        </w:rPr>
      </w:pPr>
      <w:hyperlink w:anchor="_Toc101198080" w:history="1">
        <w:r w:rsidR="00980CDF" w:rsidRPr="00F6458D">
          <w:rPr>
            <w:rStyle w:val="Hyperlink"/>
            <w:noProof/>
          </w:rPr>
          <w:t>2.3</w:t>
        </w:r>
        <w:r w:rsidR="00980CDF">
          <w:rPr>
            <w:rFonts w:asciiTheme="minorHAnsi" w:eastAsiaTheme="minorEastAsia" w:hAnsiTheme="minorHAnsi" w:cstheme="minorBidi"/>
            <w:b w:val="0"/>
            <w:noProof/>
            <w:sz w:val="22"/>
          </w:rPr>
          <w:tab/>
        </w:r>
        <w:r w:rsidR="00980CDF" w:rsidRPr="00F6458D">
          <w:rPr>
            <w:rStyle w:val="Hyperlink"/>
            <w:noProof/>
          </w:rPr>
          <w:t>Modernism and materiality</w:t>
        </w:r>
        <w:r w:rsidR="00980CDF">
          <w:rPr>
            <w:noProof/>
            <w:webHidden/>
          </w:rPr>
          <w:tab/>
        </w:r>
        <w:r w:rsidR="00980CDF">
          <w:rPr>
            <w:noProof/>
            <w:webHidden/>
          </w:rPr>
          <w:fldChar w:fldCharType="begin"/>
        </w:r>
        <w:r w:rsidR="00980CDF">
          <w:rPr>
            <w:noProof/>
            <w:webHidden/>
          </w:rPr>
          <w:instrText xml:space="preserve"> PAGEREF _Toc101198080 \h </w:instrText>
        </w:r>
        <w:r w:rsidR="00980CDF">
          <w:rPr>
            <w:noProof/>
            <w:webHidden/>
          </w:rPr>
        </w:r>
        <w:r w:rsidR="00980CDF">
          <w:rPr>
            <w:noProof/>
            <w:webHidden/>
          </w:rPr>
          <w:fldChar w:fldCharType="separate"/>
        </w:r>
        <w:r w:rsidR="00980CDF">
          <w:rPr>
            <w:noProof/>
            <w:webHidden/>
          </w:rPr>
          <w:t>22</w:t>
        </w:r>
        <w:r w:rsidR="00980CDF">
          <w:rPr>
            <w:noProof/>
            <w:webHidden/>
          </w:rPr>
          <w:fldChar w:fldCharType="end"/>
        </w:r>
      </w:hyperlink>
    </w:p>
    <w:p w14:paraId="54F98A12" w14:textId="740C67F7" w:rsidR="00980CDF" w:rsidRDefault="002D39EC">
      <w:pPr>
        <w:pStyle w:val="TOC3"/>
        <w:tabs>
          <w:tab w:val="left" w:pos="1860"/>
          <w:tab w:val="right" w:leader="dot" w:pos="9350"/>
        </w:tabs>
        <w:rPr>
          <w:rFonts w:asciiTheme="minorHAnsi" w:eastAsiaTheme="minorEastAsia" w:hAnsiTheme="minorHAnsi" w:cstheme="minorBidi"/>
          <w:b w:val="0"/>
          <w:i w:val="0"/>
          <w:noProof/>
          <w:sz w:val="22"/>
        </w:rPr>
      </w:pPr>
      <w:hyperlink w:anchor="_Toc101198081" w:history="1">
        <w:r w:rsidR="00980CDF" w:rsidRPr="00F6458D">
          <w:rPr>
            <w:rStyle w:val="Hyperlink"/>
            <w:noProof/>
          </w:rPr>
          <w:t>2.3.1</w:t>
        </w:r>
        <w:r w:rsidR="00980CDF">
          <w:rPr>
            <w:rFonts w:asciiTheme="minorHAnsi" w:eastAsiaTheme="minorEastAsia" w:hAnsiTheme="minorHAnsi" w:cstheme="minorBidi"/>
            <w:b w:val="0"/>
            <w:i w:val="0"/>
            <w:noProof/>
            <w:sz w:val="22"/>
          </w:rPr>
          <w:tab/>
        </w:r>
        <w:r w:rsidR="00980CDF" w:rsidRPr="00F6458D">
          <w:rPr>
            <w:rStyle w:val="Hyperlink"/>
            <w:noProof/>
          </w:rPr>
          <w:t>Medium and materiality through making</w:t>
        </w:r>
        <w:r w:rsidR="00980CDF">
          <w:rPr>
            <w:noProof/>
            <w:webHidden/>
          </w:rPr>
          <w:tab/>
        </w:r>
        <w:r w:rsidR="00980CDF">
          <w:rPr>
            <w:noProof/>
            <w:webHidden/>
          </w:rPr>
          <w:fldChar w:fldCharType="begin"/>
        </w:r>
        <w:r w:rsidR="00980CDF">
          <w:rPr>
            <w:noProof/>
            <w:webHidden/>
          </w:rPr>
          <w:instrText xml:space="preserve"> PAGEREF _Toc101198081 \h </w:instrText>
        </w:r>
        <w:r w:rsidR="00980CDF">
          <w:rPr>
            <w:noProof/>
            <w:webHidden/>
          </w:rPr>
        </w:r>
        <w:r w:rsidR="00980CDF">
          <w:rPr>
            <w:noProof/>
            <w:webHidden/>
          </w:rPr>
          <w:fldChar w:fldCharType="separate"/>
        </w:r>
        <w:r w:rsidR="00980CDF">
          <w:rPr>
            <w:noProof/>
            <w:webHidden/>
          </w:rPr>
          <w:t>26</w:t>
        </w:r>
        <w:r w:rsidR="00980CDF">
          <w:rPr>
            <w:noProof/>
            <w:webHidden/>
          </w:rPr>
          <w:fldChar w:fldCharType="end"/>
        </w:r>
      </w:hyperlink>
    </w:p>
    <w:p w14:paraId="0432B4D3" w14:textId="5D543B0D" w:rsidR="00980CDF" w:rsidRDefault="002D39EC">
      <w:pPr>
        <w:pStyle w:val="TOC1"/>
        <w:rPr>
          <w:rFonts w:asciiTheme="minorHAnsi" w:eastAsiaTheme="minorEastAsia" w:hAnsiTheme="minorHAnsi" w:cstheme="minorBidi"/>
          <w:b w:val="0"/>
          <w:caps w:val="0"/>
          <w:noProof/>
          <w:sz w:val="22"/>
        </w:rPr>
      </w:pPr>
      <w:hyperlink w:anchor="_Toc101198082" w:history="1">
        <w:r w:rsidR="00980CDF" w:rsidRPr="00F6458D">
          <w:rPr>
            <w:rStyle w:val="Hyperlink"/>
            <w:noProof/>
          </w:rPr>
          <w:t>3</w:t>
        </w:r>
        <w:r w:rsidR="00980CDF">
          <w:rPr>
            <w:rFonts w:asciiTheme="minorHAnsi" w:eastAsiaTheme="minorEastAsia" w:hAnsiTheme="minorHAnsi" w:cstheme="minorBidi"/>
            <w:b w:val="0"/>
            <w:caps w:val="0"/>
            <w:noProof/>
            <w:sz w:val="22"/>
          </w:rPr>
          <w:tab/>
        </w:r>
        <w:r w:rsidR="00980CDF" w:rsidRPr="00F6458D">
          <w:rPr>
            <w:rStyle w:val="Hyperlink"/>
            <w:noProof/>
          </w:rPr>
          <w:t>New Media</w:t>
        </w:r>
        <w:r w:rsidR="00980CDF">
          <w:rPr>
            <w:noProof/>
            <w:webHidden/>
          </w:rPr>
          <w:tab/>
        </w:r>
        <w:r w:rsidR="00980CDF">
          <w:rPr>
            <w:noProof/>
            <w:webHidden/>
          </w:rPr>
          <w:fldChar w:fldCharType="begin"/>
        </w:r>
        <w:r w:rsidR="00980CDF">
          <w:rPr>
            <w:noProof/>
            <w:webHidden/>
          </w:rPr>
          <w:instrText xml:space="preserve"> PAGEREF _Toc101198082 \h </w:instrText>
        </w:r>
        <w:r w:rsidR="00980CDF">
          <w:rPr>
            <w:noProof/>
            <w:webHidden/>
          </w:rPr>
        </w:r>
        <w:r w:rsidR="00980CDF">
          <w:rPr>
            <w:noProof/>
            <w:webHidden/>
          </w:rPr>
          <w:fldChar w:fldCharType="separate"/>
        </w:r>
        <w:r w:rsidR="00980CDF">
          <w:rPr>
            <w:noProof/>
            <w:webHidden/>
          </w:rPr>
          <w:t>27</w:t>
        </w:r>
        <w:r w:rsidR="00980CDF">
          <w:rPr>
            <w:noProof/>
            <w:webHidden/>
          </w:rPr>
          <w:fldChar w:fldCharType="end"/>
        </w:r>
      </w:hyperlink>
    </w:p>
    <w:p w14:paraId="284FC5CA" w14:textId="5185BF59" w:rsidR="00980CDF" w:rsidRDefault="002D39EC">
      <w:pPr>
        <w:pStyle w:val="TOC2"/>
        <w:rPr>
          <w:rFonts w:asciiTheme="minorHAnsi" w:eastAsiaTheme="minorEastAsia" w:hAnsiTheme="minorHAnsi" w:cstheme="minorBidi"/>
          <w:b w:val="0"/>
          <w:noProof/>
          <w:sz w:val="22"/>
        </w:rPr>
      </w:pPr>
      <w:hyperlink w:anchor="_Toc101198097" w:history="1">
        <w:r w:rsidR="00980CDF" w:rsidRPr="00F6458D">
          <w:rPr>
            <w:rStyle w:val="Hyperlink"/>
            <w:rFonts w:eastAsiaTheme="minorHAnsi"/>
            <w:noProof/>
          </w:rPr>
          <w:t>3.1</w:t>
        </w:r>
        <w:r w:rsidR="00980CDF">
          <w:rPr>
            <w:rFonts w:asciiTheme="minorHAnsi" w:eastAsiaTheme="minorEastAsia" w:hAnsiTheme="minorHAnsi" w:cstheme="minorBidi"/>
            <w:b w:val="0"/>
            <w:noProof/>
            <w:sz w:val="22"/>
          </w:rPr>
          <w:tab/>
        </w:r>
        <w:r w:rsidR="00980CDF" w:rsidRPr="00F6458D">
          <w:rPr>
            <w:rStyle w:val="Hyperlink"/>
            <w:noProof/>
          </w:rPr>
          <w:t>Modern visions</w:t>
        </w:r>
        <w:r w:rsidR="00980CDF">
          <w:rPr>
            <w:noProof/>
            <w:webHidden/>
          </w:rPr>
          <w:tab/>
        </w:r>
        <w:r w:rsidR="00980CDF">
          <w:rPr>
            <w:noProof/>
            <w:webHidden/>
          </w:rPr>
          <w:fldChar w:fldCharType="begin"/>
        </w:r>
        <w:r w:rsidR="00980CDF">
          <w:rPr>
            <w:noProof/>
            <w:webHidden/>
          </w:rPr>
          <w:instrText xml:space="preserve"> PAGEREF _Toc101198097 \h </w:instrText>
        </w:r>
        <w:r w:rsidR="00980CDF">
          <w:rPr>
            <w:noProof/>
            <w:webHidden/>
          </w:rPr>
        </w:r>
        <w:r w:rsidR="00980CDF">
          <w:rPr>
            <w:noProof/>
            <w:webHidden/>
          </w:rPr>
          <w:fldChar w:fldCharType="separate"/>
        </w:r>
        <w:r w:rsidR="00980CDF">
          <w:rPr>
            <w:noProof/>
            <w:webHidden/>
          </w:rPr>
          <w:t>27</w:t>
        </w:r>
        <w:r w:rsidR="00980CDF">
          <w:rPr>
            <w:noProof/>
            <w:webHidden/>
          </w:rPr>
          <w:fldChar w:fldCharType="end"/>
        </w:r>
      </w:hyperlink>
    </w:p>
    <w:p w14:paraId="1763A6A2" w14:textId="020C5241" w:rsidR="00980CDF" w:rsidRDefault="002D39EC">
      <w:pPr>
        <w:pStyle w:val="TOC3"/>
        <w:tabs>
          <w:tab w:val="left" w:pos="1860"/>
          <w:tab w:val="right" w:leader="dot" w:pos="9350"/>
        </w:tabs>
        <w:rPr>
          <w:rFonts w:asciiTheme="minorHAnsi" w:eastAsiaTheme="minorEastAsia" w:hAnsiTheme="minorHAnsi" w:cstheme="minorBidi"/>
          <w:b w:val="0"/>
          <w:i w:val="0"/>
          <w:noProof/>
          <w:sz w:val="22"/>
        </w:rPr>
      </w:pPr>
      <w:hyperlink w:anchor="_Toc101198098" w:history="1">
        <w:r w:rsidR="00980CDF" w:rsidRPr="00F6458D">
          <w:rPr>
            <w:rStyle w:val="Hyperlink"/>
            <w:noProof/>
          </w:rPr>
          <w:t>3.1.1</w:t>
        </w:r>
        <w:r w:rsidR="00980CDF">
          <w:rPr>
            <w:rFonts w:asciiTheme="minorHAnsi" w:eastAsiaTheme="minorEastAsia" w:hAnsiTheme="minorHAnsi" w:cstheme="minorBidi"/>
            <w:b w:val="0"/>
            <w:i w:val="0"/>
            <w:noProof/>
            <w:sz w:val="22"/>
          </w:rPr>
          <w:tab/>
        </w:r>
        <w:r w:rsidR="00980CDF" w:rsidRPr="00F6458D">
          <w:rPr>
            <w:rStyle w:val="Hyperlink"/>
            <w:noProof/>
          </w:rPr>
          <w:t>My Modern practice</w:t>
        </w:r>
        <w:r w:rsidR="00980CDF">
          <w:rPr>
            <w:noProof/>
            <w:webHidden/>
          </w:rPr>
          <w:tab/>
        </w:r>
        <w:r w:rsidR="00980CDF">
          <w:rPr>
            <w:noProof/>
            <w:webHidden/>
          </w:rPr>
          <w:fldChar w:fldCharType="begin"/>
        </w:r>
        <w:r w:rsidR="00980CDF">
          <w:rPr>
            <w:noProof/>
            <w:webHidden/>
          </w:rPr>
          <w:instrText xml:space="preserve"> PAGEREF _Toc101198098 \h </w:instrText>
        </w:r>
        <w:r w:rsidR="00980CDF">
          <w:rPr>
            <w:noProof/>
            <w:webHidden/>
          </w:rPr>
        </w:r>
        <w:r w:rsidR="00980CDF">
          <w:rPr>
            <w:noProof/>
            <w:webHidden/>
          </w:rPr>
          <w:fldChar w:fldCharType="separate"/>
        </w:r>
        <w:r w:rsidR="00980CDF">
          <w:rPr>
            <w:noProof/>
            <w:webHidden/>
          </w:rPr>
          <w:t>29</w:t>
        </w:r>
        <w:r w:rsidR="00980CDF">
          <w:rPr>
            <w:noProof/>
            <w:webHidden/>
          </w:rPr>
          <w:fldChar w:fldCharType="end"/>
        </w:r>
      </w:hyperlink>
    </w:p>
    <w:p w14:paraId="64FC5CEE" w14:textId="5C23811E" w:rsidR="00980CDF" w:rsidRDefault="002D39EC">
      <w:pPr>
        <w:pStyle w:val="TOC2"/>
        <w:rPr>
          <w:rFonts w:asciiTheme="minorHAnsi" w:eastAsiaTheme="minorEastAsia" w:hAnsiTheme="minorHAnsi" w:cstheme="minorBidi"/>
          <w:b w:val="0"/>
          <w:noProof/>
          <w:sz w:val="22"/>
        </w:rPr>
      </w:pPr>
      <w:hyperlink w:anchor="_Toc101198101" w:history="1">
        <w:r w:rsidR="00980CDF" w:rsidRPr="00F6458D">
          <w:rPr>
            <w:rStyle w:val="Hyperlink"/>
            <w:noProof/>
          </w:rPr>
          <w:t>3.2</w:t>
        </w:r>
        <w:r w:rsidR="00980CDF">
          <w:rPr>
            <w:rFonts w:asciiTheme="minorHAnsi" w:eastAsiaTheme="minorEastAsia" w:hAnsiTheme="minorHAnsi" w:cstheme="minorBidi"/>
            <w:b w:val="0"/>
            <w:noProof/>
            <w:sz w:val="22"/>
          </w:rPr>
          <w:tab/>
        </w:r>
        <w:r w:rsidR="00980CDF" w:rsidRPr="00F6458D">
          <w:rPr>
            <w:rStyle w:val="Hyperlink"/>
            <w:noProof/>
          </w:rPr>
          <w:t>Postmodern sensorium</w:t>
        </w:r>
        <w:r w:rsidR="00980CDF">
          <w:rPr>
            <w:noProof/>
            <w:webHidden/>
          </w:rPr>
          <w:tab/>
        </w:r>
        <w:r w:rsidR="00980CDF">
          <w:rPr>
            <w:noProof/>
            <w:webHidden/>
          </w:rPr>
          <w:fldChar w:fldCharType="begin"/>
        </w:r>
        <w:r w:rsidR="00980CDF">
          <w:rPr>
            <w:noProof/>
            <w:webHidden/>
          </w:rPr>
          <w:instrText xml:space="preserve"> PAGEREF _Toc101198101 \h </w:instrText>
        </w:r>
        <w:r w:rsidR="00980CDF">
          <w:rPr>
            <w:noProof/>
            <w:webHidden/>
          </w:rPr>
        </w:r>
        <w:r w:rsidR="00980CDF">
          <w:rPr>
            <w:noProof/>
            <w:webHidden/>
          </w:rPr>
          <w:fldChar w:fldCharType="separate"/>
        </w:r>
        <w:r w:rsidR="00980CDF">
          <w:rPr>
            <w:noProof/>
            <w:webHidden/>
          </w:rPr>
          <w:t>29</w:t>
        </w:r>
        <w:r w:rsidR="00980CDF">
          <w:rPr>
            <w:noProof/>
            <w:webHidden/>
          </w:rPr>
          <w:fldChar w:fldCharType="end"/>
        </w:r>
      </w:hyperlink>
    </w:p>
    <w:p w14:paraId="40860CA0" w14:textId="5F6C1916" w:rsidR="00980CDF" w:rsidRDefault="002D39EC">
      <w:pPr>
        <w:pStyle w:val="TOC2"/>
        <w:rPr>
          <w:rFonts w:asciiTheme="minorHAnsi" w:eastAsiaTheme="minorEastAsia" w:hAnsiTheme="minorHAnsi" w:cstheme="minorBidi"/>
          <w:b w:val="0"/>
          <w:noProof/>
          <w:sz w:val="22"/>
        </w:rPr>
      </w:pPr>
      <w:hyperlink w:anchor="_Toc101198102" w:history="1">
        <w:r w:rsidR="00980CDF" w:rsidRPr="00F6458D">
          <w:rPr>
            <w:rStyle w:val="Hyperlink"/>
            <w:noProof/>
          </w:rPr>
          <w:t>3.3</w:t>
        </w:r>
        <w:r w:rsidR="00980CDF">
          <w:rPr>
            <w:rFonts w:asciiTheme="minorHAnsi" w:eastAsiaTheme="minorEastAsia" w:hAnsiTheme="minorHAnsi" w:cstheme="minorBidi"/>
            <w:b w:val="0"/>
            <w:noProof/>
            <w:sz w:val="22"/>
          </w:rPr>
          <w:tab/>
        </w:r>
        <w:r w:rsidR="00980CDF" w:rsidRPr="00F6458D">
          <w:rPr>
            <w:rStyle w:val="Hyperlink"/>
            <w:noProof/>
          </w:rPr>
          <w:t>Subsection 3 – artist examples and influences – nodes , flows and networks</w:t>
        </w:r>
        <w:r w:rsidR="00980CDF">
          <w:rPr>
            <w:noProof/>
            <w:webHidden/>
          </w:rPr>
          <w:tab/>
        </w:r>
        <w:r w:rsidR="00980CDF">
          <w:rPr>
            <w:noProof/>
            <w:webHidden/>
          </w:rPr>
          <w:fldChar w:fldCharType="begin"/>
        </w:r>
        <w:r w:rsidR="00980CDF">
          <w:rPr>
            <w:noProof/>
            <w:webHidden/>
          </w:rPr>
          <w:instrText xml:space="preserve"> PAGEREF _Toc101198102 \h </w:instrText>
        </w:r>
        <w:r w:rsidR="00980CDF">
          <w:rPr>
            <w:noProof/>
            <w:webHidden/>
          </w:rPr>
        </w:r>
        <w:r w:rsidR="00980CDF">
          <w:rPr>
            <w:noProof/>
            <w:webHidden/>
          </w:rPr>
          <w:fldChar w:fldCharType="separate"/>
        </w:r>
        <w:r w:rsidR="00980CDF">
          <w:rPr>
            <w:noProof/>
            <w:webHidden/>
          </w:rPr>
          <w:t>30</w:t>
        </w:r>
        <w:r w:rsidR="00980CDF">
          <w:rPr>
            <w:noProof/>
            <w:webHidden/>
          </w:rPr>
          <w:fldChar w:fldCharType="end"/>
        </w:r>
      </w:hyperlink>
    </w:p>
    <w:p w14:paraId="719F1AC2" w14:textId="7A2E6078" w:rsidR="00980CDF" w:rsidRDefault="002D39EC">
      <w:pPr>
        <w:pStyle w:val="TOC1"/>
        <w:rPr>
          <w:rFonts w:asciiTheme="minorHAnsi" w:eastAsiaTheme="minorEastAsia" w:hAnsiTheme="minorHAnsi" w:cstheme="minorBidi"/>
          <w:b w:val="0"/>
          <w:caps w:val="0"/>
          <w:noProof/>
          <w:sz w:val="22"/>
        </w:rPr>
      </w:pPr>
      <w:hyperlink w:anchor="_Toc101198103" w:history="1">
        <w:r w:rsidR="00980CDF" w:rsidRPr="00F6458D">
          <w:rPr>
            <w:rStyle w:val="Hyperlink"/>
            <w:noProof/>
          </w:rPr>
          <w:t>4</w:t>
        </w:r>
        <w:r w:rsidR="00980CDF">
          <w:rPr>
            <w:rFonts w:asciiTheme="minorHAnsi" w:eastAsiaTheme="minorEastAsia" w:hAnsiTheme="minorHAnsi" w:cstheme="minorBidi"/>
            <w:b w:val="0"/>
            <w:caps w:val="0"/>
            <w:noProof/>
            <w:sz w:val="22"/>
          </w:rPr>
          <w:tab/>
        </w:r>
        <w:r w:rsidR="00980CDF" w:rsidRPr="00F6458D">
          <w:rPr>
            <w:rStyle w:val="Hyperlink"/>
            <w:noProof/>
          </w:rPr>
          <w:t>my journey from old to new in studio</w:t>
        </w:r>
        <w:r w:rsidR="00980CDF">
          <w:rPr>
            <w:noProof/>
            <w:webHidden/>
          </w:rPr>
          <w:tab/>
        </w:r>
        <w:r w:rsidR="00980CDF">
          <w:rPr>
            <w:noProof/>
            <w:webHidden/>
          </w:rPr>
          <w:fldChar w:fldCharType="begin"/>
        </w:r>
        <w:r w:rsidR="00980CDF">
          <w:rPr>
            <w:noProof/>
            <w:webHidden/>
          </w:rPr>
          <w:instrText xml:space="preserve"> PAGEREF _Toc101198103 \h </w:instrText>
        </w:r>
        <w:r w:rsidR="00980CDF">
          <w:rPr>
            <w:noProof/>
            <w:webHidden/>
          </w:rPr>
        </w:r>
        <w:r w:rsidR="00980CDF">
          <w:rPr>
            <w:noProof/>
            <w:webHidden/>
          </w:rPr>
          <w:fldChar w:fldCharType="separate"/>
        </w:r>
        <w:r w:rsidR="00980CDF">
          <w:rPr>
            <w:noProof/>
            <w:webHidden/>
          </w:rPr>
          <w:t>33</w:t>
        </w:r>
        <w:r w:rsidR="00980CDF">
          <w:rPr>
            <w:noProof/>
            <w:webHidden/>
          </w:rPr>
          <w:fldChar w:fldCharType="end"/>
        </w:r>
      </w:hyperlink>
    </w:p>
    <w:p w14:paraId="7FD26CFF" w14:textId="12FB4E24" w:rsidR="00980CDF" w:rsidRDefault="002D39EC">
      <w:pPr>
        <w:pStyle w:val="TOC2"/>
        <w:rPr>
          <w:rFonts w:asciiTheme="minorHAnsi" w:eastAsiaTheme="minorEastAsia" w:hAnsiTheme="minorHAnsi" w:cstheme="minorBidi"/>
          <w:b w:val="0"/>
          <w:noProof/>
          <w:sz w:val="22"/>
        </w:rPr>
      </w:pPr>
      <w:hyperlink w:anchor="_Toc101198104" w:history="1">
        <w:r w:rsidR="00980CDF" w:rsidRPr="00F6458D">
          <w:rPr>
            <w:rStyle w:val="Hyperlink"/>
            <w:rFonts w:eastAsiaTheme="minorHAnsi"/>
            <w:noProof/>
          </w:rPr>
          <w:t>4.1</w:t>
        </w:r>
        <w:r w:rsidR="00980CDF">
          <w:rPr>
            <w:rFonts w:asciiTheme="minorHAnsi" w:eastAsiaTheme="minorEastAsia" w:hAnsiTheme="minorHAnsi" w:cstheme="minorBidi"/>
            <w:b w:val="0"/>
            <w:noProof/>
            <w:sz w:val="22"/>
          </w:rPr>
          <w:tab/>
        </w:r>
        <w:r w:rsidR="00980CDF" w:rsidRPr="00F6458D">
          <w:rPr>
            <w:rStyle w:val="Hyperlink"/>
            <w:rFonts w:eastAsiaTheme="minorHAnsi"/>
            <w:noProof/>
          </w:rPr>
          <w:t>Subsection 1 – expressionist and postmodern techniques</w:t>
        </w:r>
        <w:r w:rsidR="00980CDF">
          <w:rPr>
            <w:noProof/>
            <w:webHidden/>
          </w:rPr>
          <w:tab/>
        </w:r>
        <w:r w:rsidR="00980CDF">
          <w:rPr>
            <w:noProof/>
            <w:webHidden/>
          </w:rPr>
          <w:fldChar w:fldCharType="begin"/>
        </w:r>
        <w:r w:rsidR="00980CDF">
          <w:rPr>
            <w:noProof/>
            <w:webHidden/>
          </w:rPr>
          <w:instrText xml:space="preserve"> PAGEREF _Toc101198104 \h </w:instrText>
        </w:r>
        <w:r w:rsidR="00980CDF">
          <w:rPr>
            <w:noProof/>
            <w:webHidden/>
          </w:rPr>
        </w:r>
        <w:r w:rsidR="00980CDF">
          <w:rPr>
            <w:noProof/>
            <w:webHidden/>
          </w:rPr>
          <w:fldChar w:fldCharType="separate"/>
        </w:r>
        <w:r w:rsidR="00980CDF">
          <w:rPr>
            <w:noProof/>
            <w:webHidden/>
          </w:rPr>
          <w:t>33</w:t>
        </w:r>
        <w:r w:rsidR="00980CDF">
          <w:rPr>
            <w:noProof/>
            <w:webHidden/>
          </w:rPr>
          <w:fldChar w:fldCharType="end"/>
        </w:r>
      </w:hyperlink>
    </w:p>
    <w:p w14:paraId="46AC81D3" w14:textId="1F1661DC" w:rsidR="00980CDF" w:rsidRDefault="002D39EC">
      <w:pPr>
        <w:pStyle w:val="TOC2"/>
        <w:rPr>
          <w:rFonts w:asciiTheme="minorHAnsi" w:eastAsiaTheme="minorEastAsia" w:hAnsiTheme="minorHAnsi" w:cstheme="minorBidi"/>
          <w:b w:val="0"/>
          <w:noProof/>
          <w:sz w:val="22"/>
        </w:rPr>
      </w:pPr>
      <w:hyperlink w:anchor="_Toc101198125" w:history="1">
        <w:r w:rsidR="00980CDF">
          <w:rPr>
            <w:rFonts w:asciiTheme="minorHAnsi" w:eastAsiaTheme="minorEastAsia" w:hAnsiTheme="minorHAnsi" w:cstheme="minorBidi"/>
            <w:b w:val="0"/>
            <w:noProof/>
            <w:sz w:val="22"/>
          </w:rPr>
          <w:tab/>
        </w:r>
        <w:r w:rsidR="00980CDF" w:rsidRPr="00F6458D">
          <w:rPr>
            <w:rStyle w:val="Hyperlink"/>
            <w:rFonts w:eastAsiaTheme="minorHAnsi"/>
            <w:noProof/>
          </w:rPr>
          <w:t>Subsection 2 - ?</w:t>
        </w:r>
        <w:r w:rsidR="00980CDF">
          <w:rPr>
            <w:noProof/>
            <w:webHidden/>
          </w:rPr>
          <w:tab/>
        </w:r>
        <w:r w:rsidR="00980CDF">
          <w:rPr>
            <w:noProof/>
            <w:webHidden/>
          </w:rPr>
          <w:fldChar w:fldCharType="begin"/>
        </w:r>
        <w:r w:rsidR="00980CDF">
          <w:rPr>
            <w:noProof/>
            <w:webHidden/>
          </w:rPr>
          <w:instrText xml:space="preserve"> PAGEREF _Toc101198125 \h </w:instrText>
        </w:r>
        <w:r w:rsidR="00980CDF">
          <w:rPr>
            <w:noProof/>
            <w:webHidden/>
          </w:rPr>
        </w:r>
        <w:r w:rsidR="00980CDF">
          <w:rPr>
            <w:noProof/>
            <w:webHidden/>
          </w:rPr>
          <w:fldChar w:fldCharType="separate"/>
        </w:r>
        <w:r w:rsidR="00980CDF">
          <w:rPr>
            <w:noProof/>
            <w:webHidden/>
          </w:rPr>
          <w:t>36</w:t>
        </w:r>
        <w:r w:rsidR="00980CDF">
          <w:rPr>
            <w:noProof/>
            <w:webHidden/>
          </w:rPr>
          <w:fldChar w:fldCharType="end"/>
        </w:r>
      </w:hyperlink>
    </w:p>
    <w:p w14:paraId="62FD59FC" w14:textId="4D25DCDD" w:rsidR="00980CDF" w:rsidRDefault="002D39EC">
      <w:pPr>
        <w:pStyle w:val="TOC2"/>
        <w:rPr>
          <w:rFonts w:asciiTheme="minorHAnsi" w:eastAsiaTheme="minorEastAsia" w:hAnsiTheme="minorHAnsi" w:cstheme="minorBidi"/>
          <w:b w:val="0"/>
          <w:noProof/>
          <w:sz w:val="22"/>
        </w:rPr>
      </w:pPr>
      <w:hyperlink w:anchor="_Toc101198126" w:history="1">
        <w:r w:rsidR="00980CDF" w:rsidRPr="00F6458D">
          <w:rPr>
            <w:rStyle w:val="Hyperlink"/>
            <w:noProof/>
          </w:rPr>
          <w:t>4.2</w:t>
        </w:r>
        <w:r w:rsidR="00980CDF">
          <w:rPr>
            <w:noProof/>
            <w:webHidden/>
          </w:rPr>
          <w:tab/>
        </w:r>
        <w:r w:rsidR="00980CDF">
          <w:rPr>
            <w:noProof/>
            <w:webHidden/>
          </w:rPr>
          <w:fldChar w:fldCharType="begin"/>
        </w:r>
        <w:r w:rsidR="00980CDF">
          <w:rPr>
            <w:noProof/>
            <w:webHidden/>
          </w:rPr>
          <w:instrText xml:space="preserve"> PAGEREF _Toc101198126 \h </w:instrText>
        </w:r>
        <w:r w:rsidR="00980CDF">
          <w:rPr>
            <w:noProof/>
            <w:webHidden/>
          </w:rPr>
        </w:r>
        <w:r w:rsidR="00980CDF">
          <w:rPr>
            <w:noProof/>
            <w:webHidden/>
          </w:rPr>
          <w:fldChar w:fldCharType="separate"/>
        </w:r>
        <w:r w:rsidR="00980CDF">
          <w:rPr>
            <w:noProof/>
            <w:webHidden/>
          </w:rPr>
          <w:t>36</w:t>
        </w:r>
        <w:r w:rsidR="00980CDF">
          <w:rPr>
            <w:noProof/>
            <w:webHidden/>
          </w:rPr>
          <w:fldChar w:fldCharType="end"/>
        </w:r>
      </w:hyperlink>
    </w:p>
    <w:p w14:paraId="2C720CB0" w14:textId="103F5967" w:rsidR="00980CDF" w:rsidRDefault="002D39EC">
      <w:pPr>
        <w:pStyle w:val="TOC1"/>
        <w:rPr>
          <w:rFonts w:asciiTheme="minorHAnsi" w:eastAsiaTheme="minorEastAsia" w:hAnsiTheme="minorHAnsi" w:cstheme="minorBidi"/>
          <w:b w:val="0"/>
          <w:caps w:val="0"/>
          <w:noProof/>
          <w:sz w:val="22"/>
        </w:rPr>
      </w:pPr>
      <w:hyperlink w:anchor="_Toc101198127" w:history="1">
        <w:r w:rsidR="00980CDF" w:rsidRPr="00F6458D">
          <w:rPr>
            <w:rStyle w:val="Hyperlink"/>
            <w:rFonts w:eastAsiaTheme="minorHAnsi"/>
            <w:noProof/>
          </w:rPr>
          <w:t>5</w:t>
        </w:r>
        <w:r w:rsidR="00980CDF">
          <w:rPr>
            <w:rFonts w:asciiTheme="minorHAnsi" w:eastAsiaTheme="minorEastAsia" w:hAnsiTheme="minorHAnsi" w:cstheme="minorBidi"/>
            <w:b w:val="0"/>
            <w:caps w:val="0"/>
            <w:noProof/>
            <w:sz w:val="22"/>
          </w:rPr>
          <w:tab/>
        </w:r>
        <w:r w:rsidR="00980CDF" w:rsidRPr="00F6458D">
          <w:rPr>
            <w:rStyle w:val="Hyperlink"/>
            <w:rFonts w:eastAsiaTheme="minorHAnsi"/>
            <w:noProof/>
          </w:rPr>
          <w:t>A wheel inside a wheel exhibition</w:t>
        </w:r>
        <w:r w:rsidR="00980CDF">
          <w:rPr>
            <w:noProof/>
            <w:webHidden/>
          </w:rPr>
          <w:tab/>
        </w:r>
        <w:r w:rsidR="00980CDF">
          <w:rPr>
            <w:noProof/>
            <w:webHidden/>
          </w:rPr>
          <w:fldChar w:fldCharType="begin"/>
        </w:r>
        <w:r w:rsidR="00980CDF">
          <w:rPr>
            <w:noProof/>
            <w:webHidden/>
          </w:rPr>
          <w:instrText xml:space="preserve"> PAGEREF _Toc101198127 \h </w:instrText>
        </w:r>
        <w:r w:rsidR="00980CDF">
          <w:rPr>
            <w:noProof/>
            <w:webHidden/>
          </w:rPr>
        </w:r>
        <w:r w:rsidR="00980CDF">
          <w:rPr>
            <w:noProof/>
            <w:webHidden/>
          </w:rPr>
          <w:fldChar w:fldCharType="separate"/>
        </w:r>
        <w:r w:rsidR="00980CDF">
          <w:rPr>
            <w:noProof/>
            <w:webHidden/>
          </w:rPr>
          <w:t>39</w:t>
        </w:r>
        <w:r w:rsidR="00980CDF">
          <w:rPr>
            <w:noProof/>
            <w:webHidden/>
          </w:rPr>
          <w:fldChar w:fldCharType="end"/>
        </w:r>
      </w:hyperlink>
    </w:p>
    <w:p w14:paraId="2E5D843F" w14:textId="4D08E735" w:rsidR="00980CDF" w:rsidRDefault="002D39EC">
      <w:pPr>
        <w:pStyle w:val="TOC1"/>
        <w:rPr>
          <w:rFonts w:asciiTheme="minorHAnsi" w:eastAsiaTheme="minorEastAsia" w:hAnsiTheme="minorHAnsi" w:cstheme="minorBidi"/>
          <w:b w:val="0"/>
          <w:caps w:val="0"/>
          <w:noProof/>
          <w:sz w:val="22"/>
        </w:rPr>
      </w:pPr>
      <w:hyperlink w:anchor="_Toc101198128" w:history="1">
        <w:r w:rsidR="00980CDF" w:rsidRPr="00F6458D">
          <w:rPr>
            <w:rStyle w:val="Hyperlink"/>
            <w:rFonts w:eastAsiaTheme="minorHAnsi"/>
            <w:noProof/>
          </w:rPr>
          <w:t>6</w:t>
        </w:r>
        <w:r w:rsidR="00980CDF">
          <w:rPr>
            <w:rFonts w:asciiTheme="minorHAnsi" w:eastAsiaTheme="minorEastAsia" w:hAnsiTheme="minorHAnsi" w:cstheme="minorBidi"/>
            <w:b w:val="0"/>
            <w:caps w:val="0"/>
            <w:noProof/>
            <w:sz w:val="22"/>
          </w:rPr>
          <w:tab/>
        </w:r>
        <w:r w:rsidR="00980CDF" w:rsidRPr="00F6458D">
          <w:rPr>
            <w:rStyle w:val="Hyperlink"/>
            <w:rFonts w:eastAsiaTheme="minorHAnsi"/>
            <w:noProof/>
          </w:rPr>
          <w:t>Conclusion</w:t>
        </w:r>
        <w:r w:rsidR="00980CDF">
          <w:rPr>
            <w:noProof/>
            <w:webHidden/>
          </w:rPr>
          <w:tab/>
        </w:r>
        <w:r w:rsidR="00980CDF">
          <w:rPr>
            <w:noProof/>
            <w:webHidden/>
          </w:rPr>
          <w:fldChar w:fldCharType="begin"/>
        </w:r>
        <w:r w:rsidR="00980CDF">
          <w:rPr>
            <w:noProof/>
            <w:webHidden/>
          </w:rPr>
          <w:instrText xml:space="preserve"> PAGEREF _Toc101198128 \h </w:instrText>
        </w:r>
        <w:r w:rsidR="00980CDF">
          <w:rPr>
            <w:noProof/>
            <w:webHidden/>
          </w:rPr>
        </w:r>
        <w:r w:rsidR="00980CDF">
          <w:rPr>
            <w:noProof/>
            <w:webHidden/>
          </w:rPr>
          <w:fldChar w:fldCharType="separate"/>
        </w:r>
        <w:r w:rsidR="00980CDF">
          <w:rPr>
            <w:noProof/>
            <w:webHidden/>
          </w:rPr>
          <w:t>40</w:t>
        </w:r>
        <w:r w:rsidR="00980CDF">
          <w:rPr>
            <w:noProof/>
            <w:webHidden/>
          </w:rPr>
          <w:fldChar w:fldCharType="end"/>
        </w:r>
      </w:hyperlink>
    </w:p>
    <w:p w14:paraId="54A7233A" w14:textId="4DCFA19A" w:rsidR="00980CDF" w:rsidRDefault="002D39EC">
      <w:pPr>
        <w:pStyle w:val="TOC1"/>
        <w:rPr>
          <w:rFonts w:asciiTheme="minorHAnsi" w:eastAsiaTheme="minorEastAsia" w:hAnsiTheme="minorHAnsi" w:cstheme="minorBidi"/>
          <w:b w:val="0"/>
          <w:caps w:val="0"/>
          <w:noProof/>
          <w:sz w:val="22"/>
        </w:rPr>
      </w:pPr>
      <w:hyperlink w:anchor="_Toc101198129" w:history="1">
        <w:r w:rsidR="00980CDF" w:rsidRPr="00F6458D">
          <w:rPr>
            <w:rStyle w:val="Hyperlink"/>
            <w:noProof/>
          </w:rPr>
          <w:t>Bibliography</w:t>
        </w:r>
        <w:r w:rsidR="00980CDF">
          <w:rPr>
            <w:noProof/>
            <w:webHidden/>
          </w:rPr>
          <w:tab/>
        </w:r>
        <w:r w:rsidR="00980CDF">
          <w:rPr>
            <w:noProof/>
            <w:webHidden/>
          </w:rPr>
          <w:fldChar w:fldCharType="begin"/>
        </w:r>
        <w:r w:rsidR="00980CDF">
          <w:rPr>
            <w:noProof/>
            <w:webHidden/>
          </w:rPr>
          <w:instrText xml:space="preserve"> PAGEREF _Toc101198129 \h </w:instrText>
        </w:r>
        <w:r w:rsidR="00980CDF">
          <w:rPr>
            <w:noProof/>
            <w:webHidden/>
          </w:rPr>
        </w:r>
        <w:r w:rsidR="00980CDF">
          <w:rPr>
            <w:noProof/>
            <w:webHidden/>
          </w:rPr>
          <w:fldChar w:fldCharType="separate"/>
        </w:r>
        <w:r w:rsidR="00980CDF">
          <w:rPr>
            <w:noProof/>
            <w:webHidden/>
          </w:rPr>
          <w:t>41</w:t>
        </w:r>
        <w:r w:rsidR="00980CDF">
          <w:rPr>
            <w:noProof/>
            <w:webHidden/>
          </w:rPr>
          <w:fldChar w:fldCharType="end"/>
        </w:r>
      </w:hyperlink>
    </w:p>
    <w:p w14:paraId="2AFF46B5" w14:textId="3FAA5B0E" w:rsidR="00980CDF" w:rsidRDefault="002D39EC">
      <w:pPr>
        <w:pStyle w:val="TOC1"/>
        <w:rPr>
          <w:rFonts w:asciiTheme="minorHAnsi" w:eastAsiaTheme="minorEastAsia" w:hAnsiTheme="minorHAnsi" w:cstheme="minorBidi"/>
          <w:b w:val="0"/>
          <w:caps w:val="0"/>
          <w:noProof/>
          <w:sz w:val="22"/>
        </w:rPr>
      </w:pPr>
      <w:hyperlink w:anchor="_Toc101198130" w:history="1">
        <w:r w:rsidR="00980CDF" w:rsidRPr="00F6458D">
          <w:rPr>
            <w:rStyle w:val="Hyperlink"/>
            <w:noProof/>
          </w:rPr>
          <w:t>APPENDICES</w:t>
        </w:r>
        <w:r w:rsidR="00980CDF">
          <w:rPr>
            <w:noProof/>
            <w:webHidden/>
          </w:rPr>
          <w:tab/>
        </w:r>
        <w:r w:rsidR="00980CDF">
          <w:rPr>
            <w:noProof/>
            <w:webHidden/>
          </w:rPr>
          <w:fldChar w:fldCharType="begin"/>
        </w:r>
        <w:r w:rsidR="00980CDF">
          <w:rPr>
            <w:noProof/>
            <w:webHidden/>
          </w:rPr>
          <w:instrText xml:space="preserve"> PAGEREF _Toc101198130 \h </w:instrText>
        </w:r>
        <w:r w:rsidR="00980CDF">
          <w:rPr>
            <w:noProof/>
            <w:webHidden/>
          </w:rPr>
        </w:r>
        <w:r w:rsidR="00980CDF">
          <w:rPr>
            <w:noProof/>
            <w:webHidden/>
          </w:rPr>
          <w:fldChar w:fldCharType="separate"/>
        </w:r>
        <w:r w:rsidR="00980CDF">
          <w:rPr>
            <w:noProof/>
            <w:webHidden/>
          </w:rPr>
          <w:t>42</w:t>
        </w:r>
        <w:r w:rsidR="00980CDF">
          <w:rPr>
            <w:noProof/>
            <w:webHidden/>
          </w:rPr>
          <w:fldChar w:fldCharType="end"/>
        </w:r>
      </w:hyperlink>
    </w:p>
    <w:p w14:paraId="1E48510B" w14:textId="31F1DB1E" w:rsidR="00980CDF" w:rsidRDefault="002D39EC">
      <w:pPr>
        <w:pStyle w:val="TOC2"/>
        <w:rPr>
          <w:rFonts w:asciiTheme="minorHAnsi" w:eastAsiaTheme="minorEastAsia" w:hAnsiTheme="minorHAnsi" w:cstheme="minorBidi"/>
          <w:b w:val="0"/>
          <w:noProof/>
          <w:sz w:val="22"/>
        </w:rPr>
      </w:pPr>
      <w:hyperlink w:anchor="_Toc101198131" w:history="1">
        <w:r w:rsidR="00980CDF" w:rsidRPr="00F6458D">
          <w:rPr>
            <w:rStyle w:val="Hyperlink"/>
            <w:noProof/>
          </w:rPr>
          <w:t>Appendix A</w:t>
        </w:r>
        <w:r w:rsidR="00980CDF">
          <w:rPr>
            <w:noProof/>
            <w:webHidden/>
          </w:rPr>
          <w:tab/>
        </w:r>
        <w:r w:rsidR="00980CDF">
          <w:rPr>
            <w:noProof/>
            <w:webHidden/>
          </w:rPr>
          <w:fldChar w:fldCharType="begin"/>
        </w:r>
        <w:r w:rsidR="00980CDF">
          <w:rPr>
            <w:noProof/>
            <w:webHidden/>
          </w:rPr>
          <w:instrText xml:space="preserve"> PAGEREF _Toc101198131 \h </w:instrText>
        </w:r>
        <w:r w:rsidR="00980CDF">
          <w:rPr>
            <w:noProof/>
            <w:webHidden/>
          </w:rPr>
        </w:r>
        <w:r w:rsidR="00980CDF">
          <w:rPr>
            <w:noProof/>
            <w:webHidden/>
          </w:rPr>
          <w:fldChar w:fldCharType="separate"/>
        </w:r>
        <w:r w:rsidR="00980CDF">
          <w:rPr>
            <w:noProof/>
            <w:webHidden/>
          </w:rPr>
          <w:t>42</w:t>
        </w:r>
        <w:r w:rsidR="00980CDF">
          <w:rPr>
            <w:noProof/>
            <w:webHidden/>
          </w:rPr>
          <w:fldChar w:fldCharType="end"/>
        </w:r>
      </w:hyperlink>
    </w:p>
    <w:p w14:paraId="5759CAD1" w14:textId="029BD04C" w:rsidR="00980CDF" w:rsidRDefault="002D39EC">
      <w:pPr>
        <w:pStyle w:val="TOC3"/>
        <w:tabs>
          <w:tab w:val="right" w:leader="dot" w:pos="9350"/>
        </w:tabs>
        <w:rPr>
          <w:rFonts w:asciiTheme="minorHAnsi" w:eastAsiaTheme="minorEastAsia" w:hAnsiTheme="minorHAnsi" w:cstheme="minorBidi"/>
          <w:b w:val="0"/>
          <w:i w:val="0"/>
          <w:noProof/>
          <w:sz w:val="22"/>
        </w:rPr>
      </w:pPr>
      <w:hyperlink w:anchor="_Toc101198132" w:history="1">
        <w:r w:rsidR="00980CDF" w:rsidRPr="00F6458D">
          <w:rPr>
            <w:rStyle w:val="Hyperlink"/>
            <w:noProof/>
          </w:rPr>
          <w:t>Appendix A.1</w:t>
        </w:r>
        <w:r w:rsidR="00980CDF">
          <w:rPr>
            <w:noProof/>
            <w:webHidden/>
          </w:rPr>
          <w:tab/>
        </w:r>
        <w:r w:rsidR="00980CDF">
          <w:rPr>
            <w:noProof/>
            <w:webHidden/>
          </w:rPr>
          <w:fldChar w:fldCharType="begin"/>
        </w:r>
        <w:r w:rsidR="00980CDF">
          <w:rPr>
            <w:noProof/>
            <w:webHidden/>
          </w:rPr>
          <w:instrText xml:space="preserve"> PAGEREF _Toc101198132 \h </w:instrText>
        </w:r>
        <w:r w:rsidR="00980CDF">
          <w:rPr>
            <w:noProof/>
            <w:webHidden/>
          </w:rPr>
        </w:r>
        <w:r w:rsidR="00980CDF">
          <w:rPr>
            <w:noProof/>
            <w:webHidden/>
          </w:rPr>
          <w:fldChar w:fldCharType="separate"/>
        </w:r>
        <w:r w:rsidR="00980CDF">
          <w:rPr>
            <w:noProof/>
            <w:webHidden/>
          </w:rPr>
          <w:t>42</w:t>
        </w:r>
        <w:r w:rsidR="00980CDF">
          <w:rPr>
            <w:noProof/>
            <w:webHidden/>
          </w:rPr>
          <w:fldChar w:fldCharType="end"/>
        </w:r>
      </w:hyperlink>
    </w:p>
    <w:p w14:paraId="2AC69A21" w14:textId="2EE39E8B" w:rsidR="00980CDF" w:rsidRDefault="002D39EC">
      <w:pPr>
        <w:pStyle w:val="TOC3"/>
        <w:tabs>
          <w:tab w:val="right" w:leader="dot" w:pos="9350"/>
        </w:tabs>
        <w:rPr>
          <w:rFonts w:asciiTheme="minorHAnsi" w:eastAsiaTheme="minorEastAsia" w:hAnsiTheme="minorHAnsi" w:cstheme="minorBidi"/>
          <w:b w:val="0"/>
          <w:i w:val="0"/>
          <w:noProof/>
          <w:sz w:val="22"/>
        </w:rPr>
      </w:pPr>
      <w:hyperlink w:anchor="_Toc101198133" w:history="1">
        <w:r w:rsidR="00980CDF" w:rsidRPr="00F6458D">
          <w:rPr>
            <w:rStyle w:val="Hyperlink"/>
            <w:noProof/>
          </w:rPr>
          <w:t>Appendix A.2</w:t>
        </w:r>
        <w:r w:rsidR="00980CDF">
          <w:rPr>
            <w:noProof/>
            <w:webHidden/>
          </w:rPr>
          <w:tab/>
        </w:r>
        <w:r w:rsidR="00980CDF">
          <w:rPr>
            <w:noProof/>
            <w:webHidden/>
          </w:rPr>
          <w:fldChar w:fldCharType="begin"/>
        </w:r>
        <w:r w:rsidR="00980CDF">
          <w:rPr>
            <w:noProof/>
            <w:webHidden/>
          </w:rPr>
          <w:instrText xml:space="preserve"> PAGEREF _Toc101198133 \h </w:instrText>
        </w:r>
        <w:r w:rsidR="00980CDF">
          <w:rPr>
            <w:noProof/>
            <w:webHidden/>
          </w:rPr>
        </w:r>
        <w:r w:rsidR="00980CDF">
          <w:rPr>
            <w:noProof/>
            <w:webHidden/>
          </w:rPr>
          <w:fldChar w:fldCharType="separate"/>
        </w:r>
        <w:r w:rsidR="00980CDF">
          <w:rPr>
            <w:noProof/>
            <w:webHidden/>
          </w:rPr>
          <w:t>42</w:t>
        </w:r>
        <w:r w:rsidR="00980CDF">
          <w:rPr>
            <w:noProof/>
            <w:webHidden/>
          </w:rPr>
          <w:fldChar w:fldCharType="end"/>
        </w:r>
      </w:hyperlink>
    </w:p>
    <w:p w14:paraId="2013B48A" w14:textId="44A81D83" w:rsidR="00980CDF" w:rsidRDefault="002D39EC">
      <w:pPr>
        <w:pStyle w:val="TOC2"/>
        <w:rPr>
          <w:rFonts w:asciiTheme="minorHAnsi" w:eastAsiaTheme="minorEastAsia" w:hAnsiTheme="minorHAnsi" w:cstheme="minorBidi"/>
          <w:b w:val="0"/>
          <w:noProof/>
          <w:sz w:val="22"/>
        </w:rPr>
      </w:pPr>
      <w:hyperlink w:anchor="_Toc101198134" w:history="1">
        <w:r w:rsidR="00980CDF" w:rsidRPr="00F6458D">
          <w:rPr>
            <w:rStyle w:val="Hyperlink"/>
            <w:noProof/>
          </w:rPr>
          <w:t>Appendix B</w:t>
        </w:r>
        <w:r w:rsidR="00980CDF">
          <w:rPr>
            <w:noProof/>
            <w:webHidden/>
          </w:rPr>
          <w:tab/>
        </w:r>
        <w:r w:rsidR="00980CDF">
          <w:rPr>
            <w:noProof/>
            <w:webHidden/>
          </w:rPr>
          <w:fldChar w:fldCharType="begin"/>
        </w:r>
        <w:r w:rsidR="00980CDF">
          <w:rPr>
            <w:noProof/>
            <w:webHidden/>
          </w:rPr>
          <w:instrText xml:space="preserve"> PAGEREF _Toc101198134 \h </w:instrText>
        </w:r>
        <w:r w:rsidR="00980CDF">
          <w:rPr>
            <w:noProof/>
            <w:webHidden/>
          </w:rPr>
        </w:r>
        <w:r w:rsidR="00980CDF">
          <w:rPr>
            <w:noProof/>
            <w:webHidden/>
          </w:rPr>
          <w:fldChar w:fldCharType="separate"/>
        </w:r>
        <w:r w:rsidR="00980CDF">
          <w:rPr>
            <w:noProof/>
            <w:webHidden/>
          </w:rPr>
          <w:t>42</w:t>
        </w:r>
        <w:r w:rsidR="00980CDF">
          <w:rPr>
            <w:noProof/>
            <w:webHidden/>
          </w:rPr>
          <w:fldChar w:fldCharType="end"/>
        </w:r>
      </w:hyperlink>
    </w:p>
    <w:p w14:paraId="2F01CFBA" w14:textId="6418692A" w:rsidR="00980CDF" w:rsidRDefault="002D39EC">
      <w:pPr>
        <w:pStyle w:val="TOC2"/>
        <w:rPr>
          <w:rFonts w:asciiTheme="minorHAnsi" w:eastAsiaTheme="minorEastAsia" w:hAnsiTheme="minorHAnsi" w:cstheme="minorBidi"/>
          <w:b w:val="0"/>
          <w:noProof/>
          <w:sz w:val="22"/>
        </w:rPr>
      </w:pPr>
      <w:hyperlink w:anchor="_Toc101198135" w:history="1">
        <w:r w:rsidR="00980CDF" w:rsidRPr="00F6458D">
          <w:rPr>
            <w:rStyle w:val="Hyperlink"/>
            <w:noProof/>
          </w:rPr>
          <w:t>Appendix C</w:t>
        </w:r>
        <w:r w:rsidR="00980CDF">
          <w:rPr>
            <w:noProof/>
            <w:webHidden/>
          </w:rPr>
          <w:tab/>
        </w:r>
        <w:r w:rsidR="00980CDF">
          <w:rPr>
            <w:noProof/>
            <w:webHidden/>
          </w:rPr>
          <w:fldChar w:fldCharType="begin"/>
        </w:r>
        <w:r w:rsidR="00980CDF">
          <w:rPr>
            <w:noProof/>
            <w:webHidden/>
          </w:rPr>
          <w:instrText xml:space="preserve"> PAGEREF _Toc101198135 \h </w:instrText>
        </w:r>
        <w:r w:rsidR="00980CDF">
          <w:rPr>
            <w:noProof/>
            <w:webHidden/>
          </w:rPr>
        </w:r>
        <w:r w:rsidR="00980CDF">
          <w:rPr>
            <w:noProof/>
            <w:webHidden/>
          </w:rPr>
          <w:fldChar w:fldCharType="separate"/>
        </w:r>
        <w:r w:rsidR="00980CDF">
          <w:rPr>
            <w:noProof/>
            <w:webHidden/>
          </w:rPr>
          <w:t>42</w:t>
        </w:r>
        <w:r w:rsidR="00980CDF">
          <w:rPr>
            <w:noProof/>
            <w:webHidden/>
          </w:rPr>
          <w:fldChar w:fldCharType="end"/>
        </w:r>
      </w:hyperlink>
    </w:p>
    <w:p w14:paraId="27D399C0" w14:textId="77777777" w:rsidR="00DC7285" w:rsidRDefault="0020108C" w:rsidP="00DC7285">
      <w:pPr>
        <w:pStyle w:val="Heading1"/>
        <w:numPr>
          <w:ilvl w:val="0"/>
          <w:numId w:val="0"/>
        </w:numPr>
        <w:spacing w:before="0" w:after="0"/>
        <w:ind w:left="720"/>
        <w:jc w:val="left"/>
        <w:rPr>
          <w:color w:val="A5A5A5"/>
          <w:szCs w:val="24"/>
        </w:rPr>
      </w:pPr>
      <w:r w:rsidRPr="00EC103B">
        <w:rPr>
          <w:color w:val="A5A5A5"/>
          <w:szCs w:val="24"/>
        </w:rPr>
        <w:fldChar w:fldCharType="end"/>
      </w:r>
    </w:p>
    <w:p w14:paraId="7BBE1B43" w14:textId="77777777" w:rsidR="00DC7285" w:rsidRDefault="00DC7285" w:rsidP="00DC7285">
      <w:pPr>
        <w:rPr>
          <w:rFonts w:eastAsia="Times New Roman"/>
        </w:rPr>
      </w:pPr>
      <w:r>
        <w:br w:type="page"/>
      </w:r>
    </w:p>
    <w:p w14:paraId="790607D3" w14:textId="364AA851" w:rsidR="008420B1" w:rsidRDefault="003340C4" w:rsidP="00681B40">
      <w:pPr>
        <w:pStyle w:val="Heading1"/>
        <w:numPr>
          <w:ilvl w:val="0"/>
          <w:numId w:val="0"/>
        </w:numPr>
      </w:pPr>
      <w:bookmarkStart w:id="16" w:name="_Toc101198067"/>
      <w:r w:rsidRPr="00EC103B">
        <w:lastRenderedPageBreak/>
        <w:t>LIST OF FIGURES</w:t>
      </w:r>
      <w:bookmarkEnd w:id="16"/>
    </w:p>
    <w:p w14:paraId="2A0930EF" w14:textId="3EB61B08" w:rsidR="003B0ADA" w:rsidRDefault="006E1DEB">
      <w:pPr>
        <w:pStyle w:val="TableofFigures"/>
        <w:tabs>
          <w:tab w:val="right" w:leader="dot" w:pos="9350"/>
        </w:tabs>
        <w:rPr>
          <w:rFonts w:asciiTheme="minorHAnsi" w:eastAsiaTheme="minorEastAsia" w:hAnsiTheme="minorHAnsi" w:cstheme="minorBidi"/>
          <w:noProof/>
          <w:sz w:val="22"/>
        </w:rPr>
      </w:pPr>
      <w:r w:rsidRPr="008420B1">
        <w:rPr>
          <w:rFonts w:eastAsia="Times New Roman"/>
          <w:b/>
          <w:bCs/>
          <w:caps/>
          <w:szCs w:val="24"/>
        </w:rPr>
        <w:fldChar w:fldCharType="begin"/>
      </w:r>
      <w:r>
        <w:rPr>
          <w:szCs w:val="24"/>
        </w:rPr>
        <w:instrText xml:space="preserve"> TOC \h \z \c "Figure" </w:instrText>
      </w:r>
      <w:r w:rsidRPr="008420B1">
        <w:rPr>
          <w:rFonts w:eastAsia="Times New Roman"/>
          <w:b/>
          <w:bCs/>
          <w:caps/>
          <w:szCs w:val="24"/>
        </w:rPr>
        <w:fldChar w:fldCharType="separate"/>
      </w:r>
      <w:hyperlink w:anchor="_Toc101359835" w:history="1">
        <w:r w:rsidR="003B0ADA" w:rsidRPr="000E2A46">
          <w:rPr>
            <w:rStyle w:val="Hyperlink"/>
            <w:noProof/>
          </w:rPr>
          <w:t>Figure 1 “Cloud Field” Lizzy Storm, charcoal, conte crayon, and acrylic on canvas, 24 x 36 inches, 2014</w:t>
        </w:r>
        <w:r w:rsidR="003B0ADA">
          <w:rPr>
            <w:noProof/>
            <w:webHidden/>
          </w:rPr>
          <w:tab/>
        </w:r>
        <w:r w:rsidR="003B0ADA">
          <w:rPr>
            <w:noProof/>
            <w:webHidden/>
          </w:rPr>
          <w:fldChar w:fldCharType="begin"/>
        </w:r>
        <w:r w:rsidR="003B0ADA">
          <w:rPr>
            <w:noProof/>
            <w:webHidden/>
          </w:rPr>
          <w:instrText xml:space="preserve"> PAGEREF _Toc101359835 \h </w:instrText>
        </w:r>
        <w:r w:rsidR="003B0ADA">
          <w:rPr>
            <w:noProof/>
            <w:webHidden/>
          </w:rPr>
        </w:r>
        <w:r w:rsidR="003B0ADA">
          <w:rPr>
            <w:noProof/>
            <w:webHidden/>
          </w:rPr>
          <w:fldChar w:fldCharType="separate"/>
        </w:r>
        <w:r w:rsidR="003B0ADA">
          <w:rPr>
            <w:noProof/>
            <w:webHidden/>
          </w:rPr>
          <w:t>5</w:t>
        </w:r>
        <w:r w:rsidR="003B0ADA">
          <w:rPr>
            <w:noProof/>
            <w:webHidden/>
          </w:rPr>
          <w:fldChar w:fldCharType="end"/>
        </w:r>
      </w:hyperlink>
    </w:p>
    <w:p w14:paraId="3DA71D49" w14:textId="277C4A87" w:rsidR="003B0ADA" w:rsidRDefault="003B0ADA">
      <w:pPr>
        <w:pStyle w:val="TableofFigures"/>
        <w:tabs>
          <w:tab w:val="right" w:leader="dot" w:pos="9350"/>
        </w:tabs>
        <w:rPr>
          <w:rFonts w:asciiTheme="minorHAnsi" w:eastAsiaTheme="minorEastAsia" w:hAnsiTheme="minorHAnsi" w:cstheme="minorBidi"/>
          <w:noProof/>
          <w:sz w:val="22"/>
        </w:rPr>
      </w:pPr>
      <w:hyperlink w:anchor="_Toc101359836" w:history="1">
        <w:r w:rsidRPr="000E2A46">
          <w:rPr>
            <w:rStyle w:val="Hyperlink"/>
            <w:noProof/>
          </w:rPr>
          <w:t>Figure 2 “This Must Be the Place” (diptych), Lizzy Storm, charcoal, conte crayon, and acrylic on canvas, 32 x 24 inches each, 2016</w:t>
        </w:r>
        <w:r>
          <w:rPr>
            <w:noProof/>
            <w:webHidden/>
          </w:rPr>
          <w:tab/>
        </w:r>
        <w:r>
          <w:rPr>
            <w:noProof/>
            <w:webHidden/>
          </w:rPr>
          <w:fldChar w:fldCharType="begin"/>
        </w:r>
        <w:r>
          <w:rPr>
            <w:noProof/>
            <w:webHidden/>
          </w:rPr>
          <w:instrText xml:space="preserve"> PAGEREF _Toc101359836 \h </w:instrText>
        </w:r>
        <w:r>
          <w:rPr>
            <w:noProof/>
            <w:webHidden/>
          </w:rPr>
        </w:r>
        <w:r>
          <w:rPr>
            <w:noProof/>
            <w:webHidden/>
          </w:rPr>
          <w:fldChar w:fldCharType="separate"/>
        </w:r>
        <w:r>
          <w:rPr>
            <w:noProof/>
            <w:webHidden/>
          </w:rPr>
          <w:t>6</w:t>
        </w:r>
        <w:r>
          <w:rPr>
            <w:noProof/>
            <w:webHidden/>
          </w:rPr>
          <w:fldChar w:fldCharType="end"/>
        </w:r>
      </w:hyperlink>
    </w:p>
    <w:p w14:paraId="4F1B58E7" w14:textId="76F112D6" w:rsidR="003B0ADA" w:rsidRDefault="003B0ADA">
      <w:pPr>
        <w:pStyle w:val="TableofFigures"/>
        <w:tabs>
          <w:tab w:val="right" w:leader="dot" w:pos="9350"/>
        </w:tabs>
        <w:rPr>
          <w:rFonts w:asciiTheme="minorHAnsi" w:eastAsiaTheme="minorEastAsia" w:hAnsiTheme="minorHAnsi" w:cstheme="minorBidi"/>
          <w:noProof/>
          <w:sz w:val="22"/>
        </w:rPr>
      </w:pPr>
      <w:hyperlink w:anchor="_Toc101359837" w:history="1">
        <w:r w:rsidRPr="000E2A46">
          <w:rPr>
            <w:rStyle w:val="Hyperlink"/>
            <w:noProof/>
          </w:rPr>
          <w:t>Figure 3. da Vinci placeholder image 1(water turbulence drawing – take from Kemp book with citation)</w:t>
        </w:r>
        <w:r>
          <w:rPr>
            <w:noProof/>
            <w:webHidden/>
          </w:rPr>
          <w:tab/>
        </w:r>
        <w:r>
          <w:rPr>
            <w:noProof/>
            <w:webHidden/>
          </w:rPr>
          <w:fldChar w:fldCharType="begin"/>
        </w:r>
        <w:r>
          <w:rPr>
            <w:noProof/>
            <w:webHidden/>
          </w:rPr>
          <w:instrText xml:space="preserve"> PAGEREF _Toc101359837 \h </w:instrText>
        </w:r>
        <w:r>
          <w:rPr>
            <w:noProof/>
            <w:webHidden/>
          </w:rPr>
        </w:r>
        <w:r>
          <w:rPr>
            <w:noProof/>
            <w:webHidden/>
          </w:rPr>
          <w:fldChar w:fldCharType="separate"/>
        </w:r>
        <w:r>
          <w:rPr>
            <w:noProof/>
            <w:webHidden/>
          </w:rPr>
          <w:t>11</w:t>
        </w:r>
        <w:r>
          <w:rPr>
            <w:noProof/>
            <w:webHidden/>
          </w:rPr>
          <w:fldChar w:fldCharType="end"/>
        </w:r>
      </w:hyperlink>
    </w:p>
    <w:p w14:paraId="672E7886" w14:textId="2364378B" w:rsidR="003B0ADA" w:rsidRDefault="003B0ADA">
      <w:pPr>
        <w:pStyle w:val="TableofFigures"/>
        <w:tabs>
          <w:tab w:val="right" w:leader="dot" w:pos="9350"/>
        </w:tabs>
        <w:rPr>
          <w:rFonts w:asciiTheme="minorHAnsi" w:eastAsiaTheme="minorEastAsia" w:hAnsiTheme="minorHAnsi" w:cstheme="minorBidi"/>
          <w:noProof/>
          <w:sz w:val="22"/>
        </w:rPr>
      </w:pPr>
      <w:hyperlink w:anchor="_Toc101359838" w:history="1">
        <w:r w:rsidRPr="000E2A46">
          <w:rPr>
            <w:rStyle w:val="Hyperlink"/>
            <w:noProof/>
          </w:rPr>
          <w:t>Figure 4. placeholder for decartes optics notebook drawing/publication engraving</w:t>
        </w:r>
        <w:r>
          <w:rPr>
            <w:noProof/>
            <w:webHidden/>
          </w:rPr>
          <w:tab/>
        </w:r>
        <w:r>
          <w:rPr>
            <w:noProof/>
            <w:webHidden/>
          </w:rPr>
          <w:fldChar w:fldCharType="begin"/>
        </w:r>
        <w:r>
          <w:rPr>
            <w:noProof/>
            <w:webHidden/>
          </w:rPr>
          <w:instrText xml:space="preserve"> PAGEREF _Toc101359838 \h </w:instrText>
        </w:r>
        <w:r>
          <w:rPr>
            <w:noProof/>
            <w:webHidden/>
          </w:rPr>
        </w:r>
        <w:r>
          <w:rPr>
            <w:noProof/>
            <w:webHidden/>
          </w:rPr>
          <w:fldChar w:fldCharType="separate"/>
        </w:r>
        <w:r>
          <w:rPr>
            <w:noProof/>
            <w:webHidden/>
          </w:rPr>
          <w:t>12</w:t>
        </w:r>
        <w:r>
          <w:rPr>
            <w:noProof/>
            <w:webHidden/>
          </w:rPr>
          <w:fldChar w:fldCharType="end"/>
        </w:r>
      </w:hyperlink>
    </w:p>
    <w:p w14:paraId="7CD28804" w14:textId="219E7B6F" w:rsidR="003B0ADA" w:rsidRDefault="003B0ADA">
      <w:pPr>
        <w:pStyle w:val="TableofFigures"/>
        <w:tabs>
          <w:tab w:val="right" w:leader="dot" w:pos="9350"/>
        </w:tabs>
        <w:rPr>
          <w:rFonts w:asciiTheme="minorHAnsi" w:eastAsiaTheme="minorEastAsia" w:hAnsiTheme="minorHAnsi" w:cstheme="minorBidi"/>
          <w:noProof/>
          <w:sz w:val="22"/>
        </w:rPr>
      </w:pPr>
      <w:hyperlink w:anchor="_Toc101359839" w:history="1">
        <w:r w:rsidRPr="000E2A46">
          <w:rPr>
            <w:rStyle w:val="Hyperlink"/>
            <w:noProof/>
          </w:rPr>
          <w:t>Figure 5. placeholder image for Galileo astronomy ink drawings/paintings</w:t>
        </w:r>
        <w:r>
          <w:rPr>
            <w:noProof/>
            <w:webHidden/>
          </w:rPr>
          <w:tab/>
        </w:r>
        <w:r>
          <w:rPr>
            <w:noProof/>
            <w:webHidden/>
          </w:rPr>
          <w:fldChar w:fldCharType="begin"/>
        </w:r>
        <w:r>
          <w:rPr>
            <w:noProof/>
            <w:webHidden/>
          </w:rPr>
          <w:instrText xml:space="preserve"> PAGEREF _Toc101359839 \h </w:instrText>
        </w:r>
        <w:r>
          <w:rPr>
            <w:noProof/>
            <w:webHidden/>
          </w:rPr>
        </w:r>
        <w:r>
          <w:rPr>
            <w:noProof/>
            <w:webHidden/>
          </w:rPr>
          <w:fldChar w:fldCharType="separate"/>
        </w:r>
        <w:r>
          <w:rPr>
            <w:noProof/>
            <w:webHidden/>
          </w:rPr>
          <w:t>13</w:t>
        </w:r>
        <w:r>
          <w:rPr>
            <w:noProof/>
            <w:webHidden/>
          </w:rPr>
          <w:fldChar w:fldCharType="end"/>
        </w:r>
      </w:hyperlink>
    </w:p>
    <w:p w14:paraId="33B8EB67" w14:textId="66EFCFC5" w:rsidR="003B0ADA" w:rsidRDefault="003B0ADA">
      <w:pPr>
        <w:pStyle w:val="TableofFigures"/>
        <w:tabs>
          <w:tab w:val="right" w:leader="dot" w:pos="9350"/>
        </w:tabs>
        <w:rPr>
          <w:rFonts w:asciiTheme="minorHAnsi" w:eastAsiaTheme="minorEastAsia" w:hAnsiTheme="minorHAnsi" w:cstheme="minorBidi"/>
          <w:noProof/>
          <w:sz w:val="22"/>
        </w:rPr>
      </w:pPr>
      <w:hyperlink w:anchor="_Toc101359840" w:history="1">
        <w:r w:rsidRPr="000E2A46">
          <w:rPr>
            <w:rStyle w:val="Hyperlink"/>
            <w:noProof/>
          </w:rPr>
          <w:t>Figure 6 "View of Yellowknife Bay, Mars" charcoal, pastel, conte crayon, and acrylic on canvas, 108" x 84", 2016-2017</w:t>
        </w:r>
        <w:r>
          <w:rPr>
            <w:noProof/>
            <w:webHidden/>
          </w:rPr>
          <w:tab/>
        </w:r>
        <w:r>
          <w:rPr>
            <w:noProof/>
            <w:webHidden/>
          </w:rPr>
          <w:fldChar w:fldCharType="begin"/>
        </w:r>
        <w:r>
          <w:rPr>
            <w:noProof/>
            <w:webHidden/>
          </w:rPr>
          <w:instrText xml:space="preserve"> PAGEREF _Toc101359840 \h </w:instrText>
        </w:r>
        <w:r>
          <w:rPr>
            <w:noProof/>
            <w:webHidden/>
          </w:rPr>
        </w:r>
        <w:r>
          <w:rPr>
            <w:noProof/>
            <w:webHidden/>
          </w:rPr>
          <w:fldChar w:fldCharType="separate"/>
        </w:r>
        <w:r>
          <w:rPr>
            <w:noProof/>
            <w:webHidden/>
          </w:rPr>
          <w:t>14</w:t>
        </w:r>
        <w:r>
          <w:rPr>
            <w:noProof/>
            <w:webHidden/>
          </w:rPr>
          <w:fldChar w:fldCharType="end"/>
        </w:r>
      </w:hyperlink>
    </w:p>
    <w:p w14:paraId="582BA243" w14:textId="67282FB8" w:rsidR="003B0ADA" w:rsidRDefault="003B0ADA">
      <w:pPr>
        <w:pStyle w:val="TableofFigures"/>
        <w:tabs>
          <w:tab w:val="right" w:leader="dot" w:pos="9350"/>
        </w:tabs>
        <w:rPr>
          <w:rFonts w:asciiTheme="minorHAnsi" w:eastAsiaTheme="minorEastAsia" w:hAnsiTheme="minorHAnsi" w:cstheme="minorBidi"/>
          <w:noProof/>
          <w:sz w:val="22"/>
        </w:rPr>
      </w:pPr>
      <w:hyperlink w:anchor="_Toc101359841" w:history="1">
        <w:r w:rsidRPr="000E2A46">
          <w:rPr>
            <w:rStyle w:val="Hyperlink"/>
            <w:noProof/>
          </w:rPr>
          <w:t>Figure 7. placeholder for past works</w:t>
        </w:r>
        <w:r>
          <w:rPr>
            <w:noProof/>
            <w:webHidden/>
          </w:rPr>
          <w:tab/>
        </w:r>
        <w:r>
          <w:rPr>
            <w:noProof/>
            <w:webHidden/>
          </w:rPr>
          <w:fldChar w:fldCharType="begin"/>
        </w:r>
        <w:r>
          <w:rPr>
            <w:noProof/>
            <w:webHidden/>
          </w:rPr>
          <w:instrText xml:space="preserve"> PAGEREF _Toc101359841 \h </w:instrText>
        </w:r>
        <w:r>
          <w:rPr>
            <w:noProof/>
            <w:webHidden/>
          </w:rPr>
        </w:r>
        <w:r>
          <w:rPr>
            <w:noProof/>
            <w:webHidden/>
          </w:rPr>
          <w:fldChar w:fldCharType="separate"/>
        </w:r>
        <w:r>
          <w:rPr>
            <w:noProof/>
            <w:webHidden/>
          </w:rPr>
          <w:t>16</w:t>
        </w:r>
        <w:r>
          <w:rPr>
            <w:noProof/>
            <w:webHidden/>
          </w:rPr>
          <w:fldChar w:fldCharType="end"/>
        </w:r>
      </w:hyperlink>
    </w:p>
    <w:p w14:paraId="1CFCC7FF" w14:textId="40A923EB" w:rsidR="003B0ADA" w:rsidRDefault="003B0ADA">
      <w:pPr>
        <w:pStyle w:val="TableofFigures"/>
        <w:tabs>
          <w:tab w:val="right" w:leader="dot" w:pos="9350"/>
        </w:tabs>
        <w:rPr>
          <w:rFonts w:asciiTheme="minorHAnsi" w:eastAsiaTheme="minorEastAsia" w:hAnsiTheme="minorHAnsi" w:cstheme="minorBidi"/>
          <w:noProof/>
          <w:sz w:val="22"/>
        </w:rPr>
      </w:pPr>
      <w:hyperlink w:anchor="_Toc101359842" w:history="1">
        <w:r w:rsidRPr="000E2A46">
          <w:rPr>
            <w:rStyle w:val="Hyperlink"/>
            <w:noProof/>
          </w:rPr>
          <w:t>Figure 10. Muybridge early stop-motion 1878 placeholder iamge</w:t>
        </w:r>
        <w:r>
          <w:rPr>
            <w:noProof/>
            <w:webHidden/>
          </w:rPr>
          <w:tab/>
        </w:r>
        <w:r>
          <w:rPr>
            <w:noProof/>
            <w:webHidden/>
          </w:rPr>
          <w:fldChar w:fldCharType="begin"/>
        </w:r>
        <w:r>
          <w:rPr>
            <w:noProof/>
            <w:webHidden/>
          </w:rPr>
          <w:instrText xml:space="preserve"> PAGEREF _Toc101359842 \h </w:instrText>
        </w:r>
        <w:r>
          <w:rPr>
            <w:noProof/>
            <w:webHidden/>
          </w:rPr>
        </w:r>
        <w:r>
          <w:rPr>
            <w:noProof/>
            <w:webHidden/>
          </w:rPr>
          <w:fldChar w:fldCharType="separate"/>
        </w:r>
        <w:r>
          <w:rPr>
            <w:noProof/>
            <w:webHidden/>
          </w:rPr>
          <w:t>19</w:t>
        </w:r>
        <w:r>
          <w:rPr>
            <w:noProof/>
            <w:webHidden/>
          </w:rPr>
          <w:fldChar w:fldCharType="end"/>
        </w:r>
      </w:hyperlink>
    </w:p>
    <w:p w14:paraId="28914B71" w14:textId="5E9A1F8E" w:rsidR="003B0ADA" w:rsidRDefault="003B0ADA">
      <w:pPr>
        <w:pStyle w:val="TableofFigures"/>
        <w:tabs>
          <w:tab w:val="right" w:leader="dot" w:pos="9350"/>
        </w:tabs>
        <w:rPr>
          <w:rFonts w:asciiTheme="minorHAnsi" w:eastAsiaTheme="minorEastAsia" w:hAnsiTheme="minorHAnsi" w:cstheme="minorBidi"/>
          <w:noProof/>
          <w:sz w:val="22"/>
        </w:rPr>
      </w:pPr>
      <w:hyperlink w:anchor="_Toc101359843" w:history="1">
        <w:r w:rsidRPr="000E2A46">
          <w:rPr>
            <w:rStyle w:val="Hyperlink"/>
            <w:noProof/>
          </w:rPr>
          <w:t>Figure 11. “entangled beginnings 1” Lizzy Storm, acrylic, india ink, and pastel on found paper, 6 x 12 inches, 2020</w:t>
        </w:r>
        <w:r>
          <w:rPr>
            <w:noProof/>
            <w:webHidden/>
          </w:rPr>
          <w:tab/>
        </w:r>
        <w:r>
          <w:rPr>
            <w:noProof/>
            <w:webHidden/>
          </w:rPr>
          <w:fldChar w:fldCharType="begin"/>
        </w:r>
        <w:r>
          <w:rPr>
            <w:noProof/>
            <w:webHidden/>
          </w:rPr>
          <w:instrText xml:space="preserve"> PAGEREF _Toc101359843 \h </w:instrText>
        </w:r>
        <w:r>
          <w:rPr>
            <w:noProof/>
            <w:webHidden/>
          </w:rPr>
        </w:r>
        <w:r>
          <w:rPr>
            <w:noProof/>
            <w:webHidden/>
          </w:rPr>
          <w:fldChar w:fldCharType="separate"/>
        </w:r>
        <w:r>
          <w:rPr>
            <w:noProof/>
            <w:webHidden/>
          </w:rPr>
          <w:t>20</w:t>
        </w:r>
        <w:r>
          <w:rPr>
            <w:noProof/>
            <w:webHidden/>
          </w:rPr>
          <w:fldChar w:fldCharType="end"/>
        </w:r>
      </w:hyperlink>
    </w:p>
    <w:p w14:paraId="690804AA" w14:textId="47E14718" w:rsidR="003B0ADA" w:rsidRDefault="003B0ADA">
      <w:pPr>
        <w:pStyle w:val="TableofFigures"/>
        <w:tabs>
          <w:tab w:val="right" w:leader="dot" w:pos="9350"/>
        </w:tabs>
        <w:rPr>
          <w:rFonts w:asciiTheme="minorHAnsi" w:eastAsiaTheme="minorEastAsia" w:hAnsiTheme="minorHAnsi" w:cstheme="minorBidi"/>
          <w:noProof/>
          <w:sz w:val="22"/>
        </w:rPr>
      </w:pPr>
      <w:hyperlink w:anchor="_Toc101359844" w:history="1">
        <w:r w:rsidRPr="000E2A46">
          <w:rPr>
            <w:rStyle w:val="Hyperlink"/>
            <w:noProof/>
          </w:rPr>
          <w:t>Figure 12. McLuhan book placeholder image</w:t>
        </w:r>
        <w:r>
          <w:rPr>
            <w:noProof/>
            <w:webHidden/>
          </w:rPr>
          <w:tab/>
        </w:r>
        <w:r>
          <w:rPr>
            <w:noProof/>
            <w:webHidden/>
          </w:rPr>
          <w:fldChar w:fldCharType="begin"/>
        </w:r>
        <w:r>
          <w:rPr>
            <w:noProof/>
            <w:webHidden/>
          </w:rPr>
          <w:instrText xml:space="preserve"> PAGEREF _Toc101359844 \h </w:instrText>
        </w:r>
        <w:r>
          <w:rPr>
            <w:noProof/>
            <w:webHidden/>
          </w:rPr>
        </w:r>
        <w:r>
          <w:rPr>
            <w:noProof/>
            <w:webHidden/>
          </w:rPr>
          <w:fldChar w:fldCharType="separate"/>
        </w:r>
        <w:r>
          <w:rPr>
            <w:noProof/>
            <w:webHidden/>
          </w:rPr>
          <w:t>23</w:t>
        </w:r>
        <w:r>
          <w:rPr>
            <w:noProof/>
            <w:webHidden/>
          </w:rPr>
          <w:fldChar w:fldCharType="end"/>
        </w:r>
      </w:hyperlink>
    </w:p>
    <w:p w14:paraId="73A7ED0F" w14:textId="474397D2" w:rsidR="003B0ADA" w:rsidRDefault="003B0ADA">
      <w:pPr>
        <w:pStyle w:val="TableofFigures"/>
        <w:tabs>
          <w:tab w:val="right" w:leader="dot" w:pos="9350"/>
        </w:tabs>
        <w:rPr>
          <w:rFonts w:asciiTheme="minorHAnsi" w:eastAsiaTheme="minorEastAsia" w:hAnsiTheme="minorHAnsi" w:cstheme="minorBidi"/>
          <w:noProof/>
          <w:sz w:val="22"/>
        </w:rPr>
      </w:pPr>
      <w:hyperlink w:anchor="_Toc101359845" w:history="1">
        <w:r w:rsidRPr="000E2A46">
          <w:rPr>
            <w:rStyle w:val="Hyperlink"/>
            <w:noProof/>
          </w:rPr>
          <w:t>Figure 13. McLuhan book spread placeholder image 2</w:t>
        </w:r>
        <w:r>
          <w:rPr>
            <w:noProof/>
            <w:webHidden/>
          </w:rPr>
          <w:tab/>
        </w:r>
        <w:r>
          <w:rPr>
            <w:noProof/>
            <w:webHidden/>
          </w:rPr>
          <w:fldChar w:fldCharType="begin"/>
        </w:r>
        <w:r>
          <w:rPr>
            <w:noProof/>
            <w:webHidden/>
          </w:rPr>
          <w:instrText xml:space="preserve"> PAGEREF _Toc101359845 \h </w:instrText>
        </w:r>
        <w:r>
          <w:rPr>
            <w:noProof/>
            <w:webHidden/>
          </w:rPr>
        </w:r>
        <w:r>
          <w:rPr>
            <w:noProof/>
            <w:webHidden/>
          </w:rPr>
          <w:fldChar w:fldCharType="separate"/>
        </w:r>
        <w:r>
          <w:rPr>
            <w:noProof/>
            <w:webHidden/>
          </w:rPr>
          <w:t>24</w:t>
        </w:r>
        <w:r>
          <w:rPr>
            <w:noProof/>
            <w:webHidden/>
          </w:rPr>
          <w:fldChar w:fldCharType="end"/>
        </w:r>
      </w:hyperlink>
    </w:p>
    <w:p w14:paraId="0C3E4998" w14:textId="62A65CF1" w:rsidR="003B0ADA" w:rsidRDefault="003B0ADA">
      <w:pPr>
        <w:pStyle w:val="TableofFigures"/>
        <w:tabs>
          <w:tab w:val="right" w:leader="dot" w:pos="9350"/>
        </w:tabs>
        <w:rPr>
          <w:rFonts w:asciiTheme="minorHAnsi" w:eastAsiaTheme="minorEastAsia" w:hAnsiTheme="minorHAnsi" w:cstheme="minorBidi"/>
          <w:noProof/>
          <w:sz w:val="22"/>
        </w:rPr>
      </w:pPr>
      <w:hyperlink w:anchor="_Toc101359846" w:history="1">
        <w:r w:rsidRPr="000E2A46">
          <w:rPr>
            <w:rStyle w:val="Hyperlink"/>
            <w:noProof/>
          </w:rPr>
          <w:t>Figure 14. Doors of perception Blake image placeholder</w:t>
        </w:r>
        <w:r>
          <w:rPr>
            <w:noProof/>
            <w:webHidden/>
          </w:rPr>
          <w:tab/>
        </w:r>
        <w:r>
          <w:rPr>
            <w:noProof/>
            <w:webHidden/>
          </w:rPr>
          <w:fldChar w:fldCharType="begin"/>
        </w:r>
        <w:r>
          <w:rPr>
            <w:noProof/>
            <w:webHidden/>
          </w:rPr>
          <w:instrText xml:space="preserve"> PAGEREF _Toc101359846 \h </w:instrText>
        </w:r>
        <w:r>
          <w:rPr>
            <w:noProof/>
            <w:webHidden/>
          </w:rPr>
        </w:r>
        <w:r>
          <w:rPr>
            <w:noProof/>
            <w:webHidden/>
          </w:rPr>
          <w:fldChar w:fldCharType="separate"/>
        </w:r>
        <w:r>
          <w:rPr>
            <w:noProof/>
            <w:webHidden/>
          </w:rPr>
          <w:t>28</w:t>
        </w:r>
        <w:r>
          <w:rPr>
            <w:noProof/>
            <w:webHidden/>
          </w:rPr>
          <w:fldChar w:fldCharType="end"/>
        </w:r>
      </w:hyperlink>
    </w:p>
    <w:p w14:paraId="06AB7004" w14:textId="4C9A0A7C" w:rsidR="006E1DEB" w:rsidRPr="008420B1" w:rsidRDefault="006E1DEB" w:rsidP="00681B40">
      <w:pPr>
        <w:pStyle w:val="TableofFigures"/>
        <w:rPr>
          <w:szCs w:val="24"/>
        </w:rPr>
      </w:pPr>
      <w:r w:rsidRPr="008420B1">
        <w:rPr>
          <w:szCs w:val="24"/>
        </w:rPr>
        <w:fldChar w:fldCharType="end"/>
      </w:r>
      <w:r w:rsidRPr="008420B1">
        <w:rPr>
          <w:szCs w:val="24"/>
        </w:rPr>
        <w:t xml:space="preserve"> </w:t>
      </w:r>
    </w:p>
    <w:p w14:paraId="79F507F1" w14:textId="77777777" w:rsidR="00783C04" w:rsidRDefault="00783C04">
      <w:pPr>
        <w:spacing w:line="240" w:lineRule="auto"/>
        <w:ind w:firstLine="0"/>
        <w:rPr>
          <w:szCs w:val="24"/>
        </w:rPr>
      </w:pPr>
      <w:r>
        <w:rPr>
          <w:szCs w:val="24"/>
        </w:rPr>
        <w:br w:type="page"/>
      </w:r>
    </w:p>
    <w:p w14:paraId="228F09EE" w14:textId="77777777" w:rsidR="00846DE4" w:rsidRPr="00EC103B" w:rsidRDefault="005376E4" w:rsidP="00FA4FF8">
      <w:pPr>
        <w:pStyle w:val="Heading1"/>
        <w:numPr>
          <w:ilvl w:val="0"/>
          <w:numId w:val="2"/>
        </w:numPr>
        <w:spacing w:before="0" w:after="0"/>
        <w:ind w:left="360" w:firstLine="0"/>
        <w:rPr>
          <w:szCs w:val="24"/>
        </w:rPr>
      </w:pPr>
      <w:bookmarkStart w:id="17" w:name="_Toc101198068"/>
      <w:r w:rsidRPr="00EC103B">
        <w:rPr>
          <w:szCs w:val="24"/>
        </w:rPr>
        <w:lastRenderedPageBreak/>
        <w:t>INTRODUCTION</w:t>
      </w:r>
      <w:bookmarkEnd w:id="17"/>
      <w:r w:rsidRPr="00EC103B">
        <w:rPr>
          <w:szCs w:val="24"/>
        </w:rPr>
        <w:t xml:space="preserve"> </w:t>
      </w:r>
    </w:p>
    <w:p w14:paraId="0F7E8FA4" w14:textId="5091FBA0" w:rsidR="002618C1" w:rsidRDefault="002618C1">
      <w:pPr>
        <w:pStyle w:val="EndNoteBibliography"/>
        <w:spacing w:line="480" w:lineRule="auto"/>
        <w:rPr>
          <w:noProof w:val="0"/>
        </w:rPr>
      </w:pPr>
      <w:r>
        <w:rPr>
          <w:noProof w:val="0"/>
        </w:rPr>
        <w:t>(What I hope to convey to my audience) (What bigger ideas are driving my work) (My creative process in executing my work) and (How my approach changed while making the work)</w:t>
      </w:r>
    </w:p>
    <w:p w14:paraId="52331CBD" w14:textId="0AAA60D1" w:rsidR="006145E1" w:rsidRPr="007A2142" w:rsidRDefault="00125E99" w:rsidP="00681B40">
      <w:pPr>
        <w:pStyle w:val="EndNoteBibliography"/>
        <w:spacing w:line="480" w:lineRule="auto"/>
      </w:pPr>
      <w:r w:rsidRPr="007A2142">
        <w:rPr>
          <w:noProof w:val="0"/>
        </w:rPr>
        <w:t xml:space="preserve">By deeply observing and representing nature through the years in various </w:t>
      </w:r>
      <w:r w:rsidR="00DB49F8">
        <w:rPr>
          <w:noProof w:val="0"/>
        </w:rPr>
        <w:t>degrees</w:t>
      </w:r>
      <w:r w:rsidRPr="007A2142">
        <w:rPr>
          <w:noProof w:val="0"/>
        </w:rPr>
        <w:t xml:space="preserve"> of </w:t>
      </w:r>
      <w:r w:rsidR="00DB49F8">
        <w:rPr>
          <w:noProof w:val="0"/>
        </w:rPr>
        <w:t>realism</w:t>
      </w:r>
      <w:r w:rsidRPr="007A2142">
        <w:rPr>
          <w:noProof w:val="0"/>
        </w:rPr>
        <w:t xml:space="preserve"> and abstraction, I’ve come to question constructions of reality through that lens. </w:t>
      </w:r>
      <w:r w:rsidR="006145E1" w:rsidRPr="007A2142">
        <w:rPr>
          <w:noProof w:val="0"/>
        </w:rPr>
        <w:t xml:space="preserve">I recall a childhood game my sister and I would play. We would pick something out of our field of view, a tree, </w:t>
      </w:r>
      <w:r w:rsidR="007A6614">
        <w:rPr>
          <w:noProof w:val="0"/>
        </w:rPr>
        <w:t xml:space="preserve">or </w:t>
      </w:r>
      <w:r w:rsidR="006145E1" w:rsidRPr="007A2142">
        <w:rPr>
          <w:noProof w:val="0"/>
        </w:rPr>
        <w:t xml:space="preserve">a </w:t>
      </w:r>
      <w:r w:rsidR="00431F3C">
        <w:rPr>
          <w:noProof w:val="0"/>
        </w:rPr>
        <w:t>cloud</w:t>
      </w:r>
      <w:r w:rsidR="006145E1" w:rsidRPr="007A2142">
        <w:rPr>
          <w:noProof w:val="0"/>
        </w:rPr>
        <w:t xml:space="preserve">, and we would ask, how do I know you’re seeing the same tree as I am? And we would describe the tree from our point of view. I would </w:t>
      </w:r>
      <w:r w:rsidR="00FC107E">
        <w:rPr>
          <w:noProof w:val="0"/>
        </w:rPr>
        <w:t>detail</w:t>
      </w:r>
      <w:r w:rsidR="00FC107E" w:rsidRPr="007A2142">
        <w:rPr>
          <w:noProof w:val="0"/>
        </w:rPr>
        <w:t xml:space="preserve"> </w:t>
      </w:r>
      <w:r w:rsidR="006145E1" w:rsidRPr="007A2142">
        <w:rPr>
          <w:noProof w:val="0"/>
        </w:rPr>
        <w:t>its form and colors, relate them to essential shapes and qualities, maybe making a metaphor for how it looks like something</w:t>
      </w:r>
      <w:r w:rsidR="002556CF">
        <w:rPr>
          <w:noProof w:val="0"/>
        </w:rPr>
        <w:t>.</w:t>
      </w:r>
      <w:r w:rsidR="006145E1" w:rsidRPr="007A2142">
        <w:rPr>
          <w:noProof w:val="0"/>
        </w:rPr>
        <w:t xml:space="preserve"> She </w:t>
      </w:r>
      <w:r w:rsidR="006B7D62">
        <w:rPr>
          <w:noProof w:val="0"/>
        </w:rPr>
        <w:t>would</w:t>
      </w:r>
      <w:r w:rsidR="006145E1" w:rsidRPr="007A2142">
        <w:rPr>
          <w:noProof w:val="0"/>
        </w:rPr>
        <w:t xml:space="preserve"> </w:t>
      </w:r>
      <w:r w:rsidR="00C12CED">
        <w:rPr>
          <w:noProof w:val="0"/>
        </w:rPr>
        <w:t>define</w:t>
      </w:r>
      <w:r w:rsidR="00C12CED" w:rsidRPr="007A2142">
        <w:rPr>
          <w:noProof w:val="0"/>
        </w:rPr>
        <w:t xml:space="preserve"> </w:t>
      </w:r>
      <w:r w:rsidR="006145E1" w:rsidRPr="007A2142">
        <w:rPr>
          <w:noProof w:val="0"/>
        </w:rPr>
        <w:t xml:space="preserve">it as a living organism, elements and atoms that together form into a branching shape as it collects water from the earth and light from the sun. She would further </w:t>
      </w:r>
      <w:r w:rsidR="00CE0645">
        <w:rPr>
          <w:noProof w:val="0"/>
        </w:rPr>
        <w:t>illustrate</w:t>
      </w:r>
      <w:r w:rsidR="00CE0645" w:rsidRPr="007A2142">
        <w:rPr>
          <w:noProof w:val="0"/>
        </w:rPr>
        <w:t xml:space="preserve"> </w:t>
      </w:r>
      <w:r w:rsidR="006145E1" w:rsidRPr="007A2142">
        <w:rPr>
          <w:noProof w:val="0"/>
        </w:rPr>
        <w:t>any piece I might not understand, like “</w:t>
      </w:r>
      <w:r w:rsidR="006B7D62">
        <w:rPr>
          <w:noProof w:val="0"/>
        </w:rPr>
        <w:t>living</w:t>
      </w:r>
      <w:r w:rsidR="006145E1" w:rsidRPr="007A2142">
        <w:rPr>
          <w:noProof w:val="0"/>
        </w:rPr>
        <w:t>”, or “</w:t>
      </w:r>
      <w:r w:rsidR="006B7D62">
        <w:rPr>
          <w:noProof w:val="0"/>
        </w:rPr>
        <w:t>atom</w:t>
      </w:r>
      <w:r w:rsidR="006145E1" w:rsidRPr="007A2142">
        <w:rPr>
          <w:noProof w:val="0"/>
        </w:rPr>
        <w:t xml:space="preserve">”. </w:t>
      </w:r>
      <w:r w:rsidR="004A2D43">
        <w:rPr>
          <w:noProof w:val="0"/>
        </w:rPr>
        <w:t>Despite our efforts, w</w:t>
      </w:r>
      <w:r w:rsidR="006145E1" w:rsidRPr="007A2142">
        <w:rPr>
          <w:noProof w:val="0"/>
        </w:rPr>
        <w:t xml:space="preserve">e could not convince </w:t>
      </w:r>
      <w:r w:rsidR="006B7D62" w:rsidRPr="007A2142">
        <w:rPr>
          <w:noProof w:val="0"/>
        </w:rPr>
        <w:t>each other</w:t>
      </w:r>
      <w:r w:rsidR="006145E1" w:rsidRPr="007A2142">
        <w:rPr>
          <w:noProof w:val="0"/>
        </w:rPr>
        <w:t xml:space="preserve"> we were seeing the same tree. Would it even be the same tree tomorrow? </w:t>
      </w:r>
    </w:p>
    <w:p w14:paraId="222F1E5C" w14:textId="703F8550" w:rsidR="00990BBF" w:rsidRDefault="006B7D62" w:rsidP="006145E1">
      <w:r>
        <w:t>These curiosity sessions were</w:t>
      </w:r>
      <w:r w:rsidR="006145E1" w:rsidRPr="007A2142">
        <w:t xml:space="preserve"> some </w:t>
      </w:r>
      <w:r w:rsidR="00CF732E">
        <w:t xml:space="preserve">of </w:t>
      </w:r>
      <w:r w:rsidR="006145E1" w:rsidRPr="007A2142">
        <w:t xml:space="preserve">my earliest conscious </w:t>
      </w:r>
      <w:r w:rsidRPr="007A2142">
        <w:t>forays</w:t>
      </w:r>
      <w:r w:rsidR="006145E1" w:rsidRPr="007A2142">
        <w:t xml:space="preserve"> into abstract</w:t>
      </w:r>
      <w:r w:rsidR="00DF1643">
        <w:t xml:space="preserve"> and scientific</w:t>
      </w:r>
      <w:r w:rsidR="006145E1" w:rsidRPr="007A2142">
        <w:t xml:space="preserve"> thinking. Over the years, I made work about visual perception</w:t>
      </w:r>
      <w:r>
        <w:t xml:space="preserve"> and scientific thinking</w:t>
      </w:r>
      <w:r w:rsidR="006145E1" w:rsidRPr="007A2142">
        <w:t>, undoubtedly inspired by those early conversations with my sister</w:t>
      </w:r>
      <w:r w:rsidR="004A0B91">
        <w:t>.</w:t>
      </w:r>
      <w:r w:rsidR="00E14C17">
        <w:rPr>
          <w:rStyle w:val="FootnoteReference"/>
        </w:rPr>
        <w:footnoteReference w:id="2"/>
      </w:r>
      <w:r w:rsidR="00E14C17">
        <w:t xml:space="preserve"> </w:t>
      </w:r>
      <w:r w:rsidR="000C08D8">
        <w:t>As an artist</w:t>
      </w:r>
      <w:r w:rsidR="00D95187">
        <w:t xml:space="preserve"> trained in traditional, classical</w:t>
      </w:r>
      <w:r w:rsidR="003D45BD">
        <w:t xml:space="preserve"> drawing and painting</w:t>
      </w:r>
      <w:r w:rsidR="000C08D8">
        <w:t>, I worked</w:t>
      </w:r>
      <w:r w:rsidR="006145E1" w:rsidRPr="007A2142">
        <w:t xml:space="preserve"> through</w:t>
      </w:r>
      <w:r w:rsidR="00933D06">
        <w:t xml:space="preserve"> scientific topics</w:t>
      </w:r>
      <w:r w:rsidR="00CB203A">
        <w:t xml:space="preserve">, </w:t>
      </w:r>
      <w:r w:rsidR="0077239F">
        <w:t>matching</w:t>
      </w:r>
      <w:r w:rsidR="00525669">
        <w:t xml:space="preserve"> the way I saw the world</w:t>
      </w:r>
      <w:r w:rsidR="00D739EB">
        <w:t xml:space="preserve">, </w:t>
      </w:r>
      <w:r w:rsidR="00525669">
        <w:t xml:space="preserve">as stable and built </w:t>
      </w:r>
      <w:proofErr w:type="gramStart"/>
      <w:r w:rsidR="00483EA7">
        <w:t>from discernable parts</w:t>
      </w:r>
      <w:r w:rsidR="0076755A">
        <w:t>,</w:t>
      </w:r>
      <w:proofErr w:type="gramEnd"/>
      <w:r w:rsidR="0076755A">
        <w:t xml:space="preserve"> </w:t>
      </w:r>
      <w:r w:rsidR="00D739EB">
        <w:t xml:space="preserve">to the way I portrayed it, built from </w:t>
      </w:r>
      <w:r w:rsidR="0090705F">
        <w:t>the Cartesian ideals of point, line, plane, and volume</w:t>
      </w:r>
      <w:r w:rsidR="00CB203A">
        <w:t>.</w:t>
      </w:r>
      <w:r w:rsidR="003D45BD">
        <w:t xml:space="preserve"> </w:t>
      </w:r>
      <w:r w:rsidR="007067DA">
        <w:t>I combined linear perspective drawing and</w:t>
      </w:r>
      <w:r w:rsidR="00D204F3">
        <w:t xml:space="preserve"> familiar </w:t>
      </w:r>
      <w:r w:rsidR="007067DA">
        <w:t xml:space="preserve">illusionistic space with </w:t>
      </w:r>
      <w:r w:rsidR="00EC43EC">
        <w:t xml:space="preserve">otherworldly landscapes </w:t>
      </w:r>
      <w:r w:rsidR="00EB0FB7">
        <w:t xml:space="preserve">and abstractions of </w:t>
      </w:r>
      <w:r w:rsidR="006B2376">
        <w:t>scale</w:t>
      </w:r>
      <w:r w:rsidR="00EB0FB7">
        <w:t xml:space="preserve"> </w:t>
      </w:r>
      <w:r w:rsidR="00EC43EC">
        <w:t xml:space="preserve">to draw </w:t>
      </w:r>
      <w:r w:rsidR="00CD6884">
        <w:t xml:space="preserve">a </w:t>
      </w:r>
      <w:r w:rsidR="00EC43EC">
        <w:t xml:space="preserve">connection between </w:t>
      </w:r>
      <w:r w:rsidR="00A626E9">
        <w:t xml:space="preserve">visualization in the arts </w:t>
      </w:r>
      <w:r w:rsidR="00CD6884">
        <w:t>and</w:t>
      </w:r>
      <w:r w:rsidR="00A626E9">
        <w:t xml:space="preserve"> visualization in the sciences</w:t>
      </w:r>
      <w:r w:rsidR="00CD6884">
        <w:t xml:space="preserve"> as parallel modes of thinking</w:t>
      </w:r>
      <w:r w:rsidR="00374C30">
        <w:t xml:space="preserve"> with a</w:t>
      </w:r>
      <w:r w:rsidR="00F3625D">
        <w:t>n early-modern historicity</w:t>
      </w:r>
      <w:r w:rsidR="003B1CA2">
        <w:t xml:space="preserve"> </w:t>
      </w:r>
      <w:r w:rsidR="00962CE0">
        <w:t>(</w:t>
      </w:r>
      <w:r w:rsidR="003B1CA2">
        <w:fldChar w:fldCharType="begin"/>
      </w:r>
      <w:r w:rsidR="003B1CA2">
        <w:instrText xml:space="preserve"> REF _Ref90373335 \h </w:instrText>
      </w:r>
      <w:r w:rsidR="003B1CA2">
        <w:fldChar w:fldCharType="separate"/>
      </w:r>
      <w:r w:rsidR="003B1CA2">
        <w:t xml:space="preserve">Figure </w:t>
      </w:r>
      <w:r w:rsidR="003B1CA2">
        <w:rPr>
          <w:noProof/>
        </w:rPr>
        <w:t>1</w:t>
      </w:r>
      <w:r w:rsidR="003B1CA2">
        <w:fldChar w:fldCharType="end"/>
      </w:r>
      <w:r w:rsidR="00962CE0">
        <w:t>).</w:t>
      </w:r>
    </w:p>
    <w:p w14:paraId="65FEFFE8" w14:textId="77777777" w:rsidR="003B1CA2" w:rsidRDefault="003B1CA2" w:rsidP="00681B40">
      <w:pPr>
        <w:keepNext/>
        <w:ind w:firstLine="0"/>
        <w:jc w:val="center"/>
      </w:pPr>
      <w:r>
        <w:rPr>
          <w:noProof/>
        </w:rPr>
        <w:lastRenderedPageBreak/>
        <w:drawing>
          <wp:inline distT="0" distB="0" distL="0" distR="0" wp14:anchorId="20CA2AA3" wp14:editId="1D8A7429">
            <wp:extent cx="5641848" cy="42336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641848" cy="4233672"/>
                    </a:xfrm>
                    <a:prstGeom prst="rect">
                      <a:avLst/>
                    </a:prstGeom>
                  </pic:spPr>
                </pic:pic>
              </a:graphicData>
            </a:graphic>
          </wp:inline>
        </w:drawing>
      </w:r>
    </w:p>
    <w:p w14:paraId="728264EC" w14:textId="24A93EB7" w:rsidR="003B1CA2" w:rsidRDefault="003B1CA2">
      <w:pPr>
        <w:pStyle w:val="Caption"/>
        <w:ind w:firstLine="0"/>
        <w:jc w:val="center"/>
        <w:pPrChange w:id="18" w:author="Elizabeth" w:date="2022-04-19T13:01:00Z">
          <w:pPr>
            <w:pStyle w:val="Caption"/>
            <w:jc w:val="center"/>
          </w:pPr>
        </w:pPrChange>
      </w:pPr>
      <w:bookmarkStart w:id="19" w:name="_Ref90373335"/>
      <w:bookmarkStart w:id="20" w:name="_Ref90373363"/>
      <w:bookmarkStart w:id="21" w:name="_Toc101359835"/>
      <w:r>
        <w:t xml:space="preserve">Figure </w:t>
      </w:r>
      <w:ins w:id="22" w:author="Elizabeth Ann Storm" w:date="2022-04-20T17:45:00Z">
        <w:r w:rsidR="00D362E0">
          <w:fldChar w:fldCharType="begin"/>
        </w:r>
        <w:r w:rsidR="00D362E0">
          <w:instrText xml:space="preserve"> SEQ Figure \* ARABIC </w:instrText>
        </w:r>
      </w:ins>
      <w:r w:rsidR="00D362E0">
        <w:fldChar w:fldCharType="separate"/>
      </w:r>
      <w:ins w:id="23" w:author="Elizabeth Ann Storm" w:date="2022-04-20T17:46:00Z">
        <w:r w:rsidR="00D362E0">
          <w:rPr>
            <w:noProof/>
          </w:rPr>
          <w:t>1</w:t>
        </w:r>
      </w:ins>
      <w:ins w:id="24" w:author="Elizabeth Ann Storm" w:date="2022-04-20T17:45:00Z">
        <w:r w:rsidR="00D362E0">
          <w:fldChar w:fldCharType="end"/>
        </w:r>
      </w:ins>
      <w:del w:id="25" w:author="Elizabeth Ann Storm" w:date="2022-04-20T17:45:00Z">
        <w:r w:rsidR="002D39EC" w:rsidDel="00D362E0">
          <w:fldChar w:fldCharType="begin"/>
        </w:r>
        <w:r w:rsidR="002D39EC" w:rsidDel="00D362E0">
          <w:delInstrText xml:space="preserve"> SEQ Figure \* ARABIC </w:delInstrText>
        </w:r>
        <w:r w:rsidR="002D39EC" w:rsidDel="00D362E0">
          <w:fldChar w:fldCharType="separate"/>
        </w:r>
        <w:r w:rsidR="00A91C2E" w:rsidDel="00D362E0">
          <w:rPr>
            <w:noProof/>
          </w:rPr>
          <w:delText>1</w:delText>
        </w:r>
        <w:r w:rsidR="002D39EC" w:rsidDel="00D362E0">
          <w:rPr>
            <w:noProof/>
          </w:rPr>
          <w:fldChar w:fldCharType="end"/>
        </w:r>
      </w:del>
      <w:bookmarkEnd w:id="19"/>
      <w:r>
        <w:t xml:space="preserve"> </w:t>
      </w:r>
      <w:bookmarkStart w:id="26" w:name="_Ref90373655"/>
      <w:ins w:id="27" w:author="Elizabeth" w:date="2022-04-19T13:00:00Z">
        <w:r w:rsidR="005B1A20">
          <w:t>“Cloud Field” Lizzy Storm, charcoal, conte crayon, and acrylic on canvas, 24 x 36 inches, 2014</w:t>
        </w:r>
      </w:ins>
      <w:bookmarkEnd w:id="21"/>
      <w:del w:id="28" w:author="Elizabeth" w:date="2022-04-19T13:00:00Z">
        <w:r w:rsidDel="005B1A20">
          <w:delText>placeholder for linear perspective drawing</w:delText>
        </w:r>
      </w:del>
      <w:bookmarkEnd w:id="20"/>
      <w:bookmarkEnd w:id="26"/>
    </w:p>
    <w:p w14:paraId="46F8B7B3" w14:textId="77777777" w:rsidR="003B1CA2" w:rsidRDefault="003B1CA2" w:rsidP="00AC7848">
      <w:pPr>
        <w:pStyle w:val="EndNoteBibliography"/>
        <w:spacing w:line="480" w:lineRule="auto"/>
      </w:pPr>
    </w:p>
    <w:p w14:paraId="27CEEC18" w14:textId="6A64BCE6" w:rsidR="008055F8" w:rsidRDefault="002512A7" w:rsidP="00AC7848">
      <w:pPr>
        <w:pStyle w:val="EndNoteBibliography"/>
        <w:spacing w:line="480" w:lineRule="auto"/>
      </w:pPr>
      <w:r>
        <w:t>My practice is steeped in early modern European conceptions of reality</w:t>
      </w:r>
      <w:r>
        <w:rPr>
          <w:noProof w:val="0"/>
        </w:rPr>
        <w:t xml:space="preserve">. </w:t>
      </w:r>
      <w:r w:rsidR="00E524A7">
        <w:rPr>
          <w:noProof w:val="0"/>
        </w:rPr>
        <w:t xml:space="preserve">Lens technology </w:t>
      </w:r>
      <w:r w:rsidR="005C3E6E">
        <w:rPr>
          <w:noProof w:val="0"/>
        </w:rPr>
        <w:t>and architectural perspective drawing</w:t>
      </w:r>
      <w:r w:rsidR="00155FDB">
        <w:rPr>
          <w:noProof w:val="0"/>
        </w:rPr>
        <w:t xml:space="preserve">, guided by geometry and mathematics, </w:t>
      </w:r>
      <w:r w:rsidR="00E524A7">
        <w:rPr>
          <w:noProof w:val="0"/>
        </w:rPr>
        <w:t xml:space="preserve">gave </w:t>
      </w:r>
      <w:r w:rsidR="007003D5">
        <w:rPr>
          <w:noProof w:val="0"/>
        </w:rPr>
        <w:t>draftsmen and painters a n</w:t>
      </w:r>
      <w:r w:rsidR="00B171F8">
        <w:rPr>
          <w:noProof w:val="0"/>
        </w:rPr>
        <w:t>ew way to conceive of the visual world</w:t>
      </w:r>
      <w:r w:rsidR="00990BBF">
        <w:rPr>
          <w:noProof w:val="0"/>
        </w:rPr>
        <w:t xml:space="preserve"> </w:t>
      </w:r>
      <w:r w:rsidR="00B8222D">
        <w:rPr>
          <w:noProof w:val="0"/>
        </w:rPr>
        <w:t xml:space="preserve">in these </w:t>
      </w:r>
      <w:r w:rsidR="00030B52">
        <w:rPr>
          <w:noProof w:val="0"/>
        </w:rPr>
        <w:t xml:space="preserve">tools to </w:t>
      </w:r>
      <w:r w:rsidR="006C1554">
        <w:rPr>
          <w:noProof w:val="0"/>
        </w:rPr>
        <w:t>envision</w:t>
      </w:r>
      <w:r w:rsidR="00B8222D">
        <w:rPr>
          <w:noProof w:val="0"/>
        </w:rPr>
        <w:t xml:space="preserve"> and portray it</w:t>
      </w:r>
      <w:r w:rsidR="00B171F8">
        <w:rPr>
          <w:noProof w:val="0"/>
        </w:rPr>
        <w:t>.</w:t>
      </w:r>
      <w:r w:rsidR="000B0775">
        <w:rPr>
          <w:noProof w:val="0"/>
        </w:rPr>
        <w:t xml:space="preserve"> </w:t>
      </w:r>
      <w:r w:rsidR="00C4649E">
        <w:rPr>
          <w:noProof w:val="0"/>
        </w:rPr>
        <w:t xml:space="preserve">Mathematics </w:t>
      </w:r>
      <w:r w:rsidR="00624642">
        <w:rPr>
          <w:noProof w:val="0"/>
        </w:rPr>
        <w:t>technolo</w:t>
      </w:r>
      <w:r w:rsidR="00E63B9F">
        <w:rPr>
          <w:noProof w:val="0"/>
        </w:rPr>
        <w:t xml:space="preserve">gy, in turn, </w:t>
      </w:r>
      <w:r w:rsidR="00C4649E">
        <w:rPr>
          <w:noProof w:val="0"/>
        </w:rPr>
        <w:t>made lenses useful in early telescopes and microscopes</w:t>
      </w:r>
      <w:r w:rsidR="00AD53A1">
        <w:rPr>
          <w:noProof w:val="0"/>
        </w:rPr>
        <w:t xml:space="preserve">, making images of </w:t>
      </w:r>
      <w:r w:rsidR="00EE693A">
        <w:rPr>
          <w:noProof w:val="0"/>
        </w:rPr>
        <w:t>previously concealed worlds</w:t>
      </w:r>
      <w:r w:rsidR="00D55FC2">
        <w:rPr>
          <w:noProof w:val="0"/>
        </w:rPr>
        <w:t xml:space="preserve"> possible.</w:t>
      </w:r>
      <w:r w:rsidR="008055F8">
        <w:rPr>
          <w:noProof w:val="0"/>
        </w:rPr>
        <w:t xml:space="preserve"> I</w:t>
      </w:r>
      <w:r w:rsidR="00867276">
        <w:rPr>
          <w:noProof w:val="0"/>
        </w:rPr>
        <w:t>n my early work, I u</w:t>
      </w:r>
      <w:r w:rsidR="008055F8">
        <w:rPr>
          <w:noProof w:val="0"/>
        </w:rPr>
        <w:t>sed all of these optical devices in some capacity and</w:t>
      </w:r>
      <w:r w:rsidR="00040FD2">
        <w:rPr>
          <w:noProof w:val="0"/>
        </w:rPr>
        <w:t xml:space="preserve"> </w:t>
      </w:r>
      <w:r w:rsidR="008055F8">
        <w:rPr>
          <w:noProof w:val="0"/>
        </w:rPr>
        <w:t xml:space="preserve">doing so, I </w:t>
      </w:r>
      <w:r w:rsidR="00A12FE2">
        <w:rPr>
          <w:noProof w:val="0"/>
        </w:rPr>
        <w:t xml:space="preserve">worked to link </w:t>
      </w:r>
      <w:r w:rsidR="008055F8">
        <w:rPr>
          <w:noProof w:val="0"/>
        </w:rPr>
        <w:t>the</w:t>
      </w:r>
      <w:r w:rsidR="00A12FE2">
        <w:rPr>
          <w:noProof w:val="0"/>
        </w:rPr>
        <w:t xml:space="preserve"> two modes of visualization</w:t>
      </w:r>
      <w:r w:rsidR="008055F8">
        <w:rPr>
          <w:noProof w:val="0"/>
        </w:rPr>
        <w:t>, of art and of science</w:t>
      </w:r>
      <w:r w:rsidR="007F7013">
        <w:rPr>
          <w:noProof w:val="0"/>
        </w:rPr>
        <w:t xml:space="preserve">, underscoring </w:t>
      </w:r>
      <w:r w:rsidR="00662840">
        <w:rPr>
          <w:noProof w:val="0"/>
        </w:rPr>
        <w:t xml:space="preserve">the notion of </w:t>
      </w:r>
      <w:r w:rsidR="007F7013">
        <w:rPr>
          <w:noProof w:val="0"/>
        </w:rPr>
        <w:t>a sensible universe, built from discernable parts in definite relationships</w:t>
      </w:r>
      <w:r w:rsidR="0060040D">
        <w:rPr>
          <w:noProof w:val="0"/>
        </w:rPr>
        <w:t xml:space="preserve"> (</w:t>
      </w:r>
      <w:r w:rsidR="0060040D">
        <w:rPr>
          <w:noProof w:val="0"/>
        </w:rPr>
        <w:fldChar w:fldCharType="begin"/>
      </w:r>
      <w:r w:rsidR="0060040D">
        <w:rPr>
          <w:noProof w:val="0"/>
        </w:rPr>
        <w:instrText xml:space="preserve"> REF _Ref90373446 \h </w:instrText>
      </w:r>
      <w:r w:rsidR="0060040D">
        <w:rPr>
          <w:noProof w:val="0"/>
        </w:rPr>
      </w:r>
      <w:r w:rsidR="0060040D">
        <w:rPr>
          <w:noProof w:val="0"/>
        </w:rPr>
        <w:fldChar w:fldCharType="separate"/>
      </w:r>
      <w:r w:rsidR="0060040D">
        <w:t>Figure 2</w:t>
      </w:r>
      <w:r w:rsidR="0060040D">
        <w:rPr>
          <w:noProof w:val="0"/>
        </w:rPr>
        <w:fldChar w:fldCharType="end"/>
      </w:r>
      <w:r w:rsidR="0060040D">
        <w:rPr>
          <w:noProof w:val="0"/>
        </w:rPr>
        <w:t>).</w:t>
      </w:r>
      <w:r w:rsidR="009720E5">
        <w:rPr>
          <w:noProof w:val="0"/>
        </w:rPr>
        <w:t xml:space="preserve"> </w:t>
      </w:r>
      <w:r w:rsidR="004738E0">
        <w:rPr>
          <w:noProof w:val="0"/>
        </w:rPr>
        <w:t>This was a rationalistic way of knowing and depicting the world</w:t>
      </w:r>
      <w:r w:rsidR="00AC7848">
        <w:rPr>
          <w:noProof w:val="0"/>
        </w:rPr>
        <w:t xml:space="preserve">. With all of this work prior </w:t>
      </w:r>
      <w:r w:rsidR="00565BA2">
        <w:t>to graduate school, I was responding to modernist depiction</w:t>
      </w:r>
      <w:r w:rsidR="005A0A5D">
        <w:t>s</w:t>
      </w:r>
      <w:r w:rsidR="00565BA2">
        <w:t xml:space="preserve"> of </w:t>
      </w:r>
      <w:r w:rsidR="00565BA2">
        <w:lastRenderedPageBreak/>
        <w:t>realit</w:t>
      </w:r>
      <w:r w:rsidR="00E148BE">
        <w:t>y</w:t>
      </w:r>
      <w:r w:rsidR="0009276C">
        <w:t xml:space="preserve"> that arose out of early modernism</w:t>
      </w:r>
      <w:r w:rsidR="00E148BE">
        <w:t xml:space="preserve">. </w:t>
      </w:r>
      <w:r w:rsidR="00565BA2">
        <w:t xml:space="preserve">I was seduced by modernism’s </w:t>
      </w:r>
      <w:r w:rsidR="00D33DAB">
        <w:t>logical and mathematical</w:t>
      </w:r>
      <w:r w:rsidR="00565BA2">
        <w:t xml:space="preserve"> ways of conceiving reality. </w:t>
      </w:r>
    </w:p>
    <w:p w14:paraId="451BF1CD" w14:textId="77777777" w:rsidR="003B1CA2" w:rsidRDefault="003B1CA2">
      <w:pPr>
        <w:pStyle w:val="EndNoteBibliography"/>
        <w:keepNext/>
        <w:spacing w:line="480" w:lineRule="auto"/>
        <w:ind w:firstLine="0"/>
        <w:jc w:val="center"/>
        <w:pPrChange w:id="29" w:author="Elizabeth" w:date="2022-04-19T12:56:00Z">
          <w:pPr>
            <w:pStyle w:val="EndNoteBibliography"/>
            <w:keepNext/>
            <w:spacing w:line="480" w:lineRule="auto"/>
            <w:ind w:firstLine="0"/>
          </w:pPr>
        </w:pPrChange>
      </w:pPr>
      <w:r>
        <w:drawing>
          <wp:inline distT="0" distB="0" distL="0" distR="0" wp14:anchorId="70447898" wp14:editId="7CD5218B">
            <wp:extent cx="5754861" cy="4371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793401" cy="4401254"/>
                    </a:xfrm>
                    <a:prstGeom prst="rect">
                      <a:avLst/>
                    </a:prstGeom>
                  </pic:spPr>
                </pic:pic>
              </a:graphicData>
            </a:graphic>
          </wp:inline>
        </w:drawing>
      </w:r>
    </w:p>
    <w:p w14:paraId="3A45481D" w14:textId="7553991A" w:rsidR="003B1CA2" w:rsidRPr="003B1CA2" w:rsidRDefault="003B1CA2">
      <w:pPr>
        <w:pStyle w:val="Caption"/>
        <w:ind w:firstLine="0"/>
        <w:jc w:val="center"/>
        <w:pPrChange w:id="30" w:author="Elizabeth" w:date="2022-04-19T12:59:00Z">
          <w:pPr>
            <w:pStyle w:val="Caption"/>
          </w:pPr>
        </w:pPrChange>
      </w:pPr>
      <w:bookmarkStart w:id="31" w:name="_Ref90373446"/>
      <w:bookmarkStart w:id="32" w:name="_Ref90373441"/>
      <w:bookmarkStart w:id="33" w:name="_Toc101359836"/>
      <w:r>
        <w:t xml:space="preserve">Figure </w:t>
      </w:r>
      <w:ins w:id="34" w:author="Elizabeth Ann Storm" w:date="2022-04-20T17:45:00Z">
        <w:r w:rsidR="00D362E0">
          <w:fldChar w:fldCharType="begin"/>
        </w:r>
        <w:r w:rsidR="00D362E0">
          <w:instrText xml:space="preserve"> SEQ Figure \* ARABIC </w:instrText>
        </w:r>
      </w:ins>
      <w:r w:rsidR="00D362E0">
        <w:fldChar w:fldCharType="separate"/>
      </w:r>
      <w:ins w:id="35" w:author="Elizabeth Ann Storm" w:date="2022-04-20T17:45:00Z">
        <w:r w:rsidR="00D362E0">
          <w:rPr>
            <w:noProof/>
          </w:rPr>
          <w:t>2</w:t>
        </w:r>
        <w:r w:rsidR="00D362E0">
          <w:fldChar w:fldCharType="end"/>
        </w:r>
      </w:ins>
      <w:del w:id="36" w:author="Elizabeth Ann Storm" w:date="2022-04-20T17:45:00Z">
        <w:r w:rsidR="002D39EC" w:rsidDel="00D362E0">
          <w:fldChar w:fldCharType="begin"/>
        </w:r>
        <w:r w:rsidR="002D39EC" w:rsidDel="00D362E0">
          <w:delInstrText xml:space="preserve"> SEQ Figure \* ARABIC </w:delInstrText>
        </w:r>
        <w:r w:rsidR="002D39EC" w:rsidDel="00D362E0">
          <w:fldChar w:fldCharType="separate"/>
        </w:r>
        <w:r w:rsidR="00A91C2E" w:rsidDel="00D362E0">
          <w:rPr>
            <w:noProof/>
          </w:rPr>
          <w:delText>2</w:delText>
        </w:r>
        <w:r w:rsidR="002D39EC" w:rsidDel="00D362E0">
          <w:rPr>
            <w:noProof/>
          </w:rPr>
          <w:fldChar w:fldCharType="end"/>
        </w:r>
      </w:del>
      <w:bookmarkEnd w:id="31"/>
      <w:r>
        <w:t xml:space="preserve"> </w:t>
      </w:r>
      <w:ins w:id="37" w:author="Elizabeth" w:date="2022-04-19T12:58:00Z">
        <w:r w:rsidR="00681B40">
          <w:t xml:space="preserve">“This Must Be the Place” </w:t>
        </w:r>
      </w:ins>
      <w:ins w:id="38" w:author="Elizabeth" w:date="2022-04-19T12:59:00Z">
        <w:r w:rsidR="00681B40">
          <w:t xml:space="preserve">(diptych), </w:t>
        </w:r>
      </w:ins>
      <w:ins w:id="39" w:author="Elizabeth" w:date="2022-04-19T12:58:00Z">
        <w:r w:rsidR="00681B40">
          <w:t xml:space="preserve">Lizzy Storm, charcoal, conte crayon, and acrylic on canvas, 32 </w:t>
        </w:r>
      </w:ins>
      <w:ins w:id="40" w:author="Elizabeth" w:date="2022-04-19T12:59:00Z">
        <w:r w:rsidR="00681B40">
          <w:t>x 24 inches each, 2016</w:t>
        </w:r>
      </w:ins>
      <w:bookmarkEnd w:id="33"/>
      <w:del w:id="41" w:author="Elizabeth" w:date="2022-04-19T12:58:00Z">
        <w:r w:rsidDel="00681B40">
          <w:delText>Yellowknife Bay Mars</w:delText>
        </w:r>
      </w:del>
      <w:bookmarkEnd w:id="32"/>
    </w:p>
    <w:p w14:paraId="18BD7CDB" w14:textId="77777777" w:rsidR="003B1CA2" w:rsidRDefault="003B1CA2" w:rsidP="0055064A"/>
    <w:p w14:paraId="38FA6321" w14:textId="7A32B66C" w:rsidR="00CD0879" w:rsidRDefault="00DB26C3" w:rsidP="0055064A">
      <w:r>
        <w:t xml:space="preserve">I </w:t>
      </w:r>
      <w:r w:rsidR="004920F9">
        <w:t>engag</w:t>
      </w:r>
      <w:r w:rsidR="00DC4EAA">
        <w:t>e</w:t>
      </w:r>
      <w:r>
        <w:t>d</w:t>
      </w:r>
      <w:r w:rsidR="004920F9">
        <w:t xml:space="preserve"> with late 20</w:t>
      </w:r>
      <w:r w:rsidR="009A7681">
        <w:rPr>
          <w:vertAlign w:val="superscript"/>
        </w:rPr>
        <w:t xml:space="preserve">th </w:t>
      </w:r>
      <w:r w:rsidR="009A7681">
        <w:t>century</w:t>
      </w:r>
      <w:r w:rsidR="008E0CC0">
        <w:t xml:space="preserve"> </w:t>
      </w:r>
      <w:r w:rsidR="006437B5">
        <w:t>post</w:t>
      </w:r>
      <w:r w:rsidR="00EB3274">
        <w:t xml:space="preserve"> </w:t>
      </w:r>
      <w:r w:rsidR="006437B5">
        <w:t>modernism</w:t>
      </w:r>
      <w:r w:rsidR="009A7681">
        <w:t xml:space="preserve"> in </w:t>
      </w:r>
      <w:r w:rsidR="008446F5">
        <w:t>the humanities</w:t>
      </w:r>
      <w:r w:rsidR="009A7681">
        <w:t xml:space="preserve"> and art</w:t>
      </w:r>
      <w:r w:rsidR="006C1554">
        <w:t xml:space="preserve"> more fully</w:t>
      </w:r>
      <w:r>
        <w:t xml:space="preserve"> for my graduate research</w:t>
      </w:r>
      <w:r w:rsidR="006C1554">
        <w:t>.</w:t>
      </w:r>
      <w:r w:rsidR="00EC2558">
        <w:t xml:space="preserve"> (multi-</w:t>
      </w:r>
      <w:r w:rsidR="004027C5">
        <w:t>image photo illustration figure</w:t>
      </w:r>
      <w:r w:rsidR="0063272C">
        <w:t xml:space="preserve"> (</w:t>
      </w:r>
      <w:r w:rsidR="009947BA">
        <w:t xml:space="preserve">sculpture in the expanded field diagram, Robert </w:t>
      </w:r>
      <w:proofErr w:type="spellStart"/>
      <w:r w:rsidR="009947BA">
        <w:t>smithson</w:t>
      </w:r>
      <w:proofErr w:type="spellEnd"/>
      <w:r w:rsidR="009947BA">
        <w:t>, etc.? not sure what I meant by photo illustration… what artists</w:t>
      </w:r>
      <w:r w:rsidR="00D33DAB">
        <w:t xml:space="preserve"> – artists who engage with nature and phenomena</w:t>
      </w:r>
      <w:r w:rsidR="009947BA">
        <w:t>?) It seems t</w:t>
      </w:r>
      <w:r w:rsidR="0026639C">
        <w:t>he 20</w:t>
      </w:r>
      <w:r w:rsidR="0026639C" w:rsidRPr="00F76039">
        <w:rPr>
          <w:vertAlign w:val="superscript"/>
        </w:rPr>
        <w:t>th</w:t>
      </w:r>
      <w:r w:rsidR="0026639C">
        <w:t xml:space="preserve"> century’s scientific</w:t>
      </w:r>
      <w:r w:rsidR="009947BA">
        <w:t xml:space="preserve"> progress and the resulting</w:t>
      </w:r>
      <w:r w:rsidR="0026639C">
        <w:t xml:space="preserve"> technological </w:t>
      </w:r>
      <w:r w:rsidR="00883034">
        <w:t xml:space="preserve">atmosphere </w:t>
      </w:r>
      <w:r w:rsidR="00962CE0">
        <w:t>have</w:t>
      </w:r>
      <w:r w:rsidR="005744EC">
        <w:t xml:space="preserve"> rendered old models of conceiving reality obsolete</w:t>
      </w:r>
      <w:r w:rsidR="00CA298D">
        <w:t xml:space="preserve">. </w:t>
      </w:r>
      <w:r w:rsidR="00AC7848">
        <w:t xml:space="preserve">Points, lines, and planes have become nodes, flows, and networks. </w:t>
      </w:r>
      <w:r w:rsidR="00845872">
        <w:t>I’ve yet to form a sense of what th</w:t>
      </w:r>
      <w:r w:rsidR="00A30E39">
        <w:t>is contemporary</w:t>
      </w:r>
      <w:r w:rsidR="00845872">
        <w:t xml:space="preserve"> </w:t>
      </w:r>
      <w:r w:rsidR="00DA0743">
        <w:t>reality</w:t>
      </w:r>
      <w:r w:rsidR="00845872">
        <w:t xml:space="preserve"> </w:t>
      </w:r>
      <w:r w:rsidR="00845872" w:rsidRPr="00681B40">
        <w:rPr>
          <w:i/>
          <w:iCs/>
        </w:rPr>
        <w:t>looks</w:t>
      </w:r>
      <w:r w:rsidR="00845872">
        <w:t xml:space="preserve"> like for me</w:t>
      </w:r>
      <w:r w:rsidR="00BB5CD2">
        <w:t xml:space="preserve">. </w:t>
      </w:r>
      <w:r w:rsidR="00883034">
        <w:t xml:space="preserve">The typically static media of drawing </w:t>
      </w:r>
      <w:r w:rsidR="00883034">
        <w:lastRenderedPageBreak/>
        <w:t>and painting do</w:t>
      </w:r>
      <w:r w:rsidR="00C55837">
        <w:t xml:space="preserve"> not</w:t>
      </w:r>
      <w:r w:rsidR="00883034">
        <w:t xml:space="preserve"> easily accommodate the flexibility and dynamism characteristic of</w:t>
      </w:r>
      <w:r w:rsidR="00480410">
        <w:t xml:space="preserve"> </w:t>
      </w:r>
      <w:r w:rsidR="00883034">
        <w:t xml:space="preserve">contemporary </w:t>
      </w:r>
      <w:r w:rsidR="00F57E24">
        <w:t>conceptions of reality.</w:t>
      </w:r>
      <w:r>
        <w:t xml:space="preserve"> This has led me to a</w:t>
      </w:r>
      <w:r w:rsidR="00480410">
        <w:t xml:space="preserve"> </w:t>
      </w:r>
      <w:r>
        <w:t>reevaluation of the</w:t>
      </w:r>
      <w:r w:rsidR="00EB3274">
        <w:t xml:space="preserve"> medium and</w:t>
      </w:r>
      <w:r>
        <w:t xml:space="preserve"> materials of my practice, seeking a closer connection to nature through physical media, yet yearning for the technological vision of high-speed video</w:t>
      </w:r>
      <w:r w:rsidR="0098713F">
        <w:t xml:space="preserve"> and aerial photography</w:t>
      </w:r>
      <w:r>
        <w:t>.</w:t>
      </w:r>
    </w:p>
    <w:p w14:paraId="31CE1A18" w14:textId="3ECD2746" w:rsidR="000D2536" w:rsidRDefault="00C37EE3">
      <w:r>
        <w:t>T</w:t>
      </w:r>
      <w:r w:rsidR="00480410">
        <w:t>o uncover some of the origins of my assumptions about vision and art, t</w:t>
      </w:r>
      <w:r w:rsidR="004145BE">
        <w:t>his</w:t>
      </w:r>
      <w:r w:rsidR="00C05115">
        <w:t xml:space="preserve"> thesis will </w:t>
      </w:r>
      <w:r w:rsidR="0098713F">
        <w:t>trace</w:t>
      </w:r>
      <w:r w:rsidR="00E06EE4">
        <w:t xml:space="preserve"> a</w:t>
      </w:r>
      <w:r w:rsidR="00477809">
        <w:t xml:space="preserve"> limited</w:t>
      </w:r>
      <w:r w:rsidR="00E06EE4">
        <w:t xml:space="preserve"> </w:t>
      </w:r>
      <w:r w:rsidR="0098713F">
        <w:t>course</w:t>
      </w:r>
      <w:r w:rsidR="00E06EE4">
        <w:t xml:space="preserve"> through early modern notions of image making</w:t>
      </w:r>
      <w:r w:rsidR="00C4141E">
        <w:t xml:space="preserve"> and point to how they could have laid the foundation for 20</w:t>
      </w:r>
      <w:r w:rsidR="00C4141E" w:rsidRPr="00681B40">
        <w:rPr>
          <w:vertAlign w:val="superscript"/>
        </w:rPr>
        <w:t>th</w:t>
      </w:r>
      <w:r w:rsidR="00C4141E">
        <w:t xml:space="preserve"> century modernism. </w:t>
      </w:r>
      <w:r w:rsidR="0089719B">
        <w:t>Some of what I have found the most interesting in relation to my work are theories based on o</w:t>
      </w:r>
      <w:r w:rsidR="0049675E">
        <w:t>ptical devices</w:t>
      </w:r>
      <w:r w:rsidR="00C4141E">
        <w:t>, like early cameras, the telescope, and others,</w:t>
      </w:r>
      <w:r w:rsidR="0089719B">
        <w:t xml:space="preserve"> which </w:t>
      </w:r>
      <w:r w:rsidR="0098713F">
        <w:t xml:space="preserve">find </w:t>
      </w:r>
      <w:r w:rsidR="00E06EE4">
        <w:t>connections to conceptions of realit</w:t>
      </w:r>
      <w:r w:rsidR="0049675E">
        <w:t>y</w:t>
      </w:r>
      <w:r w:rsidR="0089719B">
        <w:t xml:space="preserve">. </w:t>
      </w:r>
      <w:r w:rsidR="00C4141E">
        <w:t>Early cameras</w:t>
      </w:r>
      <w:r w:rsidR="00A276F9">
        <w:t xml:space="preserve">, photography, and </w:t>
      </w:r>
      <w:r w:rsidR="00480410">
        <w:t>cinema</w:t>
      </w:r>
      <w:r w:rsidR="00A276F9">
        <w:t xml:space="preserve"> will </w:t>
      </w:r>
      <w:r w:rsidR="0026639C">
        <w:t>surface</w:t>
      </w:r>
      <w:r w:rsidR="00635E46">
        <w:t xml:space="preserve">, but definite answers on their influence will not. </w:t>
      </w:r>
      <w:r w:rsidR="00AC5708">
        <w:t>I wonder</w:t>
      </w:r>
      <w:r w:rsidR="00C55837">
        <w:t>,</w:t>
      </w:r>
      <w:r w:rsidR="00591BD6">
        <w:t xml:space="preserve"> what obsolete models of portraying reality </w:t>
      </w:r>
      <w:r w:rsidR="00C55837">
        <w:t>have I</w:t>
      </w:r>
      <w:r w:rsidR="001B11C5">
        <w:t xml:space="preserve"> </w:t>
      </w:r>
      <w:r w:rsidR="00591BD6">
        <w:t xml:space="preserve">inherited from </w:t>
      </w:r>
      <w:r>
        <w:t>the</w:t>
      </w:r>
      <w:r w:rsidR="00591BD6">
        <w:t xml:space="preserve"> </w:t>
      </w:r>
      <w:commentRangeStart w:id="42"/>
      <w:r w:rsidR="00591BD6">
        <w:t>pa</w:t>
      </w:r>
      <w:r w:rsidR="0087253A">
        <w:t>st</w:t>
      </w:r>
      <w:commentRangeEnd w:id="42"/>
      <w:r w:rsidR="00477809">
        <w:rPr>
          <w:rStyle w:val="CommentReference"/>
        </w:rPr>
        <w:commentReference w:id="42"/>
      </w:r>
      <w:r w:rsidR="00883034">
        <w:t xml:space="preserve">? </w:t>
      </w:r>
      <w:r w:rsidR="000D2536">
        <w:t>Modernist theories of visuality are being critically examined to this day, and I will speak to some art and writing from the late 20</w:t>
      </w:r>
      <w:r w:rsidR="000D2536" w:rsidRPr="00681B40">
        <w:rPr>
          <w:vertAlign w:val="superscript"/>
        </w:rPr>
        <w:t>th</w:t>
      </w:r>
      <w:r w:rsidR="000D2536">
        <w:t xml:space="preserve"> and early 21</w:t>
      </w:r>
      <w:r w:rsidR="000D2536" w:rsidRPr="00681B40">
        <w:rPr>
          <w:vertAlign w:val="superscript"/>
        </w:rPr>
        <w:t>st</w:t>
      </w:r>
      <w:r w:rsidR="000D2536">
        <w:t xml:space="preserve"> century</w:t>
      </w:r>
      <w:r w:rsidR="00883034">
        <w:t>.</w:t>
      </w:r>
      <w:r w:rsidR="00CE49AE">
        <w:t xml:space="preserve"> </w:t>
      </w:r>
      <w:r>
        <w:t xml:space="preserve">With this thesis, I </w:t>
      </w:r>
      <w:r w:rsidR="009B6FF3">
        <w:t>will</w:t>
      </w:r>
      <w:r>
        <w:t xml:space="preserve"> outlin</w:t>
      </w:r>
      <w:r w:rsidR="009B6FF3">
        <w:t>e</w:t>
      </w:r>
      <w:r>
        <w:t xml:space="preserve"> some of the larger ideas that inform my practice</w:t>
      </w:r>
      <w:r w:rsidR="009B6FF3">
        <w:t xml:space="preserve">. I’ll also share </w:t>
      </w:r>
      <w:r>
        <w:t>how my work changed when doing critical research</w:t>
      </w:r>
      <w:r w:rsidR="00C55837">
        <w:t xml:space="preserve">. Finally, I will share some </w:t>
      </w:r>
      <w:r w:rsidR="009B6FF3">
        <w:t xml:space="preserve">reflections on my thesis body of work and exhibition. </w:t>
      </w:r>
      <w:r>
        <w:t xml:space="preserve"> </w:t>
      </w:r>
    </w:p>
    <w:p w14:paraId="37E60CD1" w14:textId="7C6B8F84" w:rsidR="00FC107E" w:rsidRDefault="00B37D09" w:rsidP="00681B40">
      <w:pPr>
        <w:pStyle w:val="TableofFigures"/>
      </w:pPr>
      <w:r>
        <w:tab/>
      </w:r>
      <w:r w:rsidR="001A701C">
        <w:t>Witnessing</w:t>
      </w:r>
      <w:r w:rsidR="00654A6D">
        <w:t xml:space="preserve"> new</w:t>
      </w:r>
      <w:r w:rsidR="00296881">
        <w:t xml:space="preserve"> models of perceiving reality </w:t>
      </w:r>
      <w:r w:rsidR="00654A6D">
        <w:t>has</w:t>
      </w:r>
      <w:r w:rsidR="00296881">
        <w:t xml:space="preserve"> led </w:t>
      </w:r>
      <w:r w:rsidR="00654A6D">
        <w:t>me t</w:t>
      </w:r>
      <w:r w:rsidR="00296881">
        <w:t>o reevaluat</w:t>
      </w:r>
      <w:r w:rsidR="00654A6D">
        <w:t>e</w:t>
      </w:r>
      <w:r w:rsidR="00296881">
        <w:t xml:space="preserve"> </w:t>
      </w:r>
      <w:r w:rsidR="003E51BE">
        <w:t>the</w:t>
      </w:r>
      <w:r w:rsidR="00296881">
        <w:t xml:space="preserve"> so-called fundamental building blocks</w:t>
      </w:r>
      <w:r w:rsidR="00457C90">
        <w:t xml:space="preserve"> of my own practice</w:t>
      </w:r>
      <w:r w:rsidR="002D7D7B">
        <w:t>.</w:t>
      </w:r>
      <w:r w:rsidR="00DC7C92">
        <w:t xml:space="preserve"> </w:t>
      </w:r>
      <w:r w:rsidR="00457C90" w:rsidRPr="007A2142">
        <w:t>My thesis</w:t>
      </w:r>
      <w:r w:rsidR="00457C90">
        <w:t xml:space="preserve"> body of</w:t>
      </w:r>
      <w:r w:rsidR="00457C90" w:rsidRPr="007A2142">
        <w:t xml:space="preserve"> work, </w:t>
      </w:r>
      <w:r w:rsidR="00457C90" w:rsidRPr="006A3B92">
        <w:rPr>
          <w:i/>
          <w:iCs/>
        </w:rPr>
        <w:t>a wheel inside a wheel</w:t>
      </w:r>
      <w:r w:rsidR="00457C90" w:rsidRPr="007A2142">
        <w:t>, explor</w:t>
      </w:r>
      <w:r w:rsidR="00457C90">
        <w:t xml:space="preserve">es the self in relation to contemporary conceptions of reality. </w:t>
      </w:r>
      <w:r w:rsidR="00EC7CD5">
        <w:t>The action-based works on paper leverage invisible forces and signal to permanency and physical embodiment, deepened through an engagement with archetypal materials. My</w:t>
      </w:r>
      <w:r w:rsidR="00457C90">
        <w:t xml:space="preserve"> expanded drawing and painting practice </w:t>
      </w:r>
      <w:r w:rsidR="00EC7CD5">
        <w:t xml:space="preserve">looks into </w:t>
      </w:r>
      <w:r w:rsidR="00457C90">
        <w:t xml:space="preserve">static and dynamic representations of stripped-down patterns modeled from nature; like circular bursts, splintering branches, or the meander of a wave. Time-based media renders an altogether separate point of view. By presenting high-speed documentary footage </w:t>
      </w:r>
      <w:r w:rsidR="00457C90">
        <w:lastRenderedPageBreak/>
        <w:t xml:space="preserve">alongside artifacts of this abstraction practice, </w:t>
      </w:r>
      <w:r w:rsidR="00FA30F6">
        <w:t>my work</w:t>
      </w:r>
      <w:r w:rsidR="00457C90">
        <w:t xml:space="preserve"> speculate</w:t>
      </w:r>
      <w:r w:rsidR="00FA30F6">
        <w:t>s</w:t>
      </w:r>
      <w:r w:rsidR="00457C90">
        <w:t xml:space="preserve"> on the role</w:t>
      </w:r>
      <w:r w:rsidR="001A4856">
        <w:t>s</w:t>
      </w:r>
      <w:r w:rsidR="00457C90">
        <w:t xml:space="preserve"> sensing and recording technologies have in altering perceptions and observations of reality. </w:t>
      </w:r>
      <w:r w:rsidR="00FC107E">
        <w:br w:type="page"/>
      </w:r>
    </w:p>
    <w:p w14:paraId="2FA073E0" w14:textId="565C2B42" w:rsidR="004C6494" w:rsidRPr="004C6494" w:rsidRDefault="004C6494" w:rsidP="00681B40">
      <w:pPr>
        <w:pStyle w:val="TableofFigures"/>
        <w:spacing w:line="240" w:lineRule="auto"/>
      </w:pPr>
    </w:p>
    <w:p w14:paraId="286602D7" w14:textId="22384B7A" w:rsidR="00846DE4" w:rsidRDefault="00D24A43" w:rsidP="00574AFB">
      <w:pPr>
        <w:pStyle w:val="Heading1"/>
        <w:numPr>
          <w:ilvl w:val="0"/>
          <w:numId w:val="2"/>
        </w:numPr>
        <w:spacing w:before="0" w:after="0"/>
        <w:rPr>
          <w:szCs w:val="24"/>
        </w:rPr>
      </w:pPr>
      <w:bookmarkStart w:id="43" w:name="_Toc101198069"/>
      <w:r>
        <w:rPr>
          <w:szCs w:val="24"/>
        </w:rPr>
        <w:t>Old Media</w:t>
      </w:r>
      <w:bookmarkEnd w:id="43"/>
    </w:p>
    <w:p w14:paraId="22345759" w14:textId="78420825" w:rsidR="00C0428C" w:rsidRDefault="00C0428C">
      <w:pPr>
        <w:pStyle w:val="EndNoteBibliography"/>
        <w:spacing w:line="480" w:lineRule="auto"/>
        <w:rPr>
          <w:noProof w:val="0"/>
        </w:rPr>
      </w:pPr>
      <w:r w:rsidRPr="007A2142">
        <w:rPr>
          <w:noProof w:val="0"/>
        </w:rPr>
        <w:t xml:space="preserve">My practice begins with observation. </w:t>
      </w:r>
      <w:r>
        <w:rPr>
          <w:noProof w:val="0"/>
        </w:rPr>
        <w:t xml:space="preserve">I like to get lost in </w:t>
      </w:r>
      <w:del w:id="44" w:author="Elizabeth Ann Storm" w:date="2022-04-20T14:52:00Z">
        <w:r w:rsidDel="00366221">
          <w:rPr>
            <w:noProof w:val="0"/>
          </w:rPr>
          <w:delText>nature</w:delText>
        </w:r>
        <w:r w:rsidR="00F9357B" w:rsidDel="00366221">
          <w:rPr>
            <w:noProof w:val="0"/>
          </w:rPr>
          <w:delText>;</w:delText>
        </w:r>
      </w:del>
      <w:ins w:id="45" w:author="Elizabeth Ann Storm" w:date="2022-04-20T14:52:00Z">
        <w:r w:rsidR="00366221">
          <w:rPr>
            <w:noProof w:val="0"/>
          </w:rPr>
          <w:t>nature,</w:t>
        </w:r>
      </w:ins>
      <w:r>
        <w:rPr>
          <w:noProof w:val="0"/>
        </w:rPr>
        <w:t xml:space="preserve"> from the multi-dimensional lushness of a secluded wooded trail to a scraggly patch of urban landscaping. I notice different things. Some days its rocks, geology, colors and textures of dirt and granite. Others it might be grasses, leaf shapes, bark textures, fruits. Mushrooms are a favorite eye candy, their incredible range of forms and colors, their fruiting body allusion to the mycorrhizal network beyond. Simply observing phenomena, forests, waterways, landscapes, ecosystems, vast or small, I can sense the paradoxical permanence and unfixity of nature’s appearance and manifestations. So, m</w:t>
      </w:r>
      <w:r w:rsidRPr="007A2142">
        <w:rPr>
          <w:noProof w:val="0"/>
        </w:rPr>
        <w:t xml:space="preserve">y impulse is to pin it down somehow; to </w:t>
      </w:r>
      <w:r w:rsidR="009B6FF3">
        <w:rPr>
          <w:noProof w:val="0"/>
        </w:rPr>
        <w:t xml:space="preserve">describe it, </w:t>
      </w:r>
      <w:r w:rsidRPr="007A2142">
        <w:rPr>
          <w:noProof w:val="0"/>
        </w:rPr>
        <w:t>remember it, to honor its existence, this remarkable</w:t>
      </w:r>
      <w:r>
        <w:rPr>
          <w:noProof w:val="0"/>
        </w:rPr>
        <w:t xml:space="preserve">, fleeting </w:t>
      </w:r>
      <w:r w:rsidRPr="007A2142">
        <w:rPr>
          <w:noProof w:val="0"/>
        </w:rPr>
        <w:t xml:space="preserve">phenomenon. </w:t>
      </w:r>
      <w:r w:rsidR="00DC7C92">
        <w:rPr>
          <w:noProof w:val="0"/>
        </w:rPr>
        <w:t xml:space="preserve">Some questions arise. </w:t>
      </w:r>
      <w:r w:rsidRPr="007A2142">
        <w:rPr>
          <w:noProof w:val="0"/>
        </w:rPr>
        <w:t>What does it mean</w:t>
      </w:r>
      <w:r>
        <w:rPr>
          <w:noProof w:val="0"/>
        </w:rPr>
        <w:t xml:space="preserve"> </w:t>
      </w:r>
      <w:r w:rsidRPr="007A2142">
        <w:rPr>
          <w:noProof w:val="0"/>
        </w:rPr>
        <w:t>to want to capture an experience? Does the mechanism for capturing the experience, whether through image, language, or some other translational device</w:t>
      </w:r>
      <w:r w:rsidR="0089031A">
        <w:rPr>
          <w:noProof w:val="0"/>
        </w:rPr>
        <w:t xml:space="preserve"> (a camera, the senses)</w:t>
      </w:r>
      <w:r w:rsidRPr="007A2142">
        <w:rPr>
          <w:noProof w:val="0"/>
        </w:rPr>
        <w:t>, influence the record?</w:t>
      </w:r>
      <w:r w:rsidR="00DC7C92">
        <w:rPr>
          <w:noProof w:val="0"/>
        </w:rPr>
        <w:t xml:space="preserve"> Can a static image convey the dynamism of natural processes? </w:t>
      </w:r>
      <w:r w:rsidRPr="007A2142">
        <w:rPr>
          <w:noProof w:val="0"/>
        </w:rPr>
        <w:t xml:space="preserve">These are the questions I ask when I take up the task of abstracting what I notice about dynamic </w:t>
      </w:r>
      <w:r>
        <w:rPr>
          <w:noProof w:val="0"/>
        </w:rPr>
        <w:t>phenomena</w:t>
      </w:r>
      <w:r w:rsidRPr="007A2142">
        <w:rPr>
          <w:noProof w:val="0"/>
        </w:rPr>
        <w:t xml:space="preserve"> in the world.</w:t>
      </w:r>
    </w:p>
    <w:p w14:paraId="2F350545" w14:textId="7D68606F" w:rsidR="005E04DF" w:rsidRDefault="000831D7" w:rsidP="00574AFB">
      <w:pPr>
        <w:pStyle w:val="Heading2"/>
        <w:spacing w:before="0"/>
        <w:rPr>
          <w:ins w:id="46" w:author="Elizabeth Ann Storm" w:date="2022-04-20T15:01:00Z"/>
          <w:szCs w:val="24"/>
        </w:rPr>
      </w:pPr>
      <w:bookmarkStart w:id="47" w:name="_Toc101198070"/>
      <w:bookmarkEnd w:id="47"/>
      <w:r>
        <w:rPr>
          <w:szCs w:val="24"/>
        </w:rPr>
        <w:t xml:space="preserve"> </w:t>
      </w:r>
      <w:bookmarkStart w:id="48" w:name="_Toc101198071"/>
      <w:r w:rsidR="004C7E6F">
        <w:rPr>
          <w:szCs w:val="24"/>
        </w:rPr>
        <w:t>E</w:t>
      </w:r>
      <w:r w:rsidR="00C0428C">
        <w:rPr>
          <w:szCs w:val="24"/>
        </w:rPr>
        <w:t>arly modern visions</w:t>
      </w:r>
      <w:bookmarkEnd w:id="48"/>
      <w:r w:rsidR="00C0428C">
        <w:rPr>
          <w:szCs w:val="24"/>
        </w:rPr>
        <w:t xml:space="preserve"> </w:t>
      </w:r>
    </w:p>
    <w:p w14:paraId="284879FD" w14:textId="3DB99E13" w:rsidR="005D5464" w:rsidRPr="005D5464" w:rsidRDefault="005D5464" w:rsidP="00E56546">
      <w:pPr>
        <w:pStyle w:val="Quote"/>
        <w:rPr>
          <w:rPrChange w:id="49" w:author="Elizabeth Ann Storm" w:date="2022-04-20T15:01:00Z">
            <w:rPr>
              <w:szCs w:val="24"/>
            </w:rPr>
          </w:rPrChange>
        </w:rPr>
        <w:pPrChange w:id="50" w:author="Elizabeth Ann Storm" w:date="2022-04-20T15:09:00Z">
          <w:pPr>
            <w:pStyle w:val="Heading2"/>
            <w:spacing w:before="0"/>
          </w:pPr>
        </w:pPrChange>
      </w:pPr>
      <w:ins w:id="51" w:author="Elizabeth Ann Storm" w:date="2022-04-20T15:01:00Z">
        <w:r>
          <w:t>“The eye which is the window of the soul is the chief organ whereby the understanding can have the most complete and magnificent view</w:t>
        </w:r>
      </w:ins>
      <w:ins w:id="52" w:author="Elizabeth Ann Storm" w:date="2022-04-20T15:02:00Z">
        <w:r>
          <w:t xml:space="preserve"> of the infinite works of nature.”</w:t>
        </w:r>
        <w:r>
          <w:rPr>
            <w:rStyle w:val="FootnoteReference"/>
          </w:rPr>
          <w:footnoteReference w:id="3"/>
        </w:r>
      </w:ins>
    </w:p>
    <w:p w14:paraId="58DEC30B" w14:textId="34568E21" w:rsidR="0058541A" w:rsidRDefault="00711A69" w:rsidP="00C0428C">
      <w:pPr>
        <w:pStyle w:val="EndNoteBibliography"/>
        <w:spacing w:line="480" w:lineRule="auto"/>
        <w:rPr>
          <w:noProof w:val="0"/>
        </w:rPr>
      </w:pPr>
      <w:r w:rsidRPr="007A2142">
        <w:rPr>
          <w:noProof w:val="0"/>
        </w:rPr>
        <w:t xml:space="preserve">At the foundation of my practice are ideas, mostly inherited, around “observation” and “learning to see”. The primacy of vision is deeply rooted in my psyche. </w:t>
      </w:r>
      <w:r w:rsidR="00F37EF3">
        <w:rPr>
          <w:noProof w:val="0"/>
        </w:rPr>
        <w:t>Do</w:t>
      </w:r>
      <w:r w:rsidRPr="007A2142">
        <w:rPr>
          <w:noProof w:val="0"/>
        </w:rPr>
        <w:t xml:space="preserve"> visual artists think </w:t>
      </w:r>
      <w:r w:rsidRPr="007A2142">
        <w:rPr>
          <w:noProof w:val="0"/>
        </w:rPr>
        <w:lastRenderedPageBreak/>
        <w:t xml:space="preserve">the visual sense is the most important? Looking back at myself as a young visual artist, I did. </w:t>
      </w:r>
      <w:r w:rsidR="007E0565">
        <w:rPr>
          <w:noProof w:val="0"/>
        </w:rPr>
        <w:t xml:space="preserve">Why wouldn’t I? </w:t>
      </w:r>
      <w:r w:rsidRPr="007A2142">
        <w:rPr>
          <w:noProof w:val="0"/>
        </w:rPr>
        <w:t>I became preoccupied with representational drawing as a way of seeing</w:t>
      </w:r>
      <w:r w:rsidR="003E5CCB">
        <w:rPr>
          <w:noProof w:val="0"/>
        </w:rPr>
        <w:t xml:space="preserve"> and knowing</w:t>
      </w:r>
      <w:r w:rsidRPr="007A2142">
        <w:rPr>
          <w:noProof w:val="0"/>
        </w:rPr>
        <w:t>.</w:t>
      </w:r>
      <w:r w:rsidR="00AC4473">
        <w:rPr>
          <w:noProof w:val="0"/>
        </w:rPr>
        <w:t xml:space="preserve"> </w:t>
      </w:r>
      <w:r w:rsidR="00AC4473" w:rsidRPr="007A2142">
        <w:rPr>
          <w:noProof w:val="0"/>
        </w:rPr>
        <w:t>I thought I could sense more about a thing if I was able to draw it deftly.</w:t>
      </w:r>
      <w:r w:rsidRPr="007A2142">
        <w:rPr>
          <w:noProof w:val="0"/>
        </w:rPr>
        <w:t xml:space="preserve"> </w:t>
      </w:r>
      <w:r w:rsidR="009E396B" w:rsidRPr="00681B40">
        <w:rPr>
          <w:i/>
          <w:iCs/>
          <w:noProof w:val="0"/>
        </w:rPr>
        <w:t>(</w:t>
      </w:r>
      <w:proofErr w:type="gramStart"/>
      <w:r w:rsidR="009E396B" w:rsidRPr="00681B40">
        <w:rPr>
          <w:i/>
          <w:iCs/>
          <w:noProof w:val="0"/>
        </w:rPr>
        <w:t>my</w:t>
      </w:r>
      <w:proofErr w:type="gramEnd"/>
      <w:r w:rsidR="009E396B" w:rsidRPr="00681B40">
        <w:rPr>
          <w:i/>
          <w:iCs/>
          <w:noProof w:val="0"/>
        </w:rPr>
        <w:t xml:space="preserve"> practice</w:t>
      </w:r>
      <w:r w:rsidR="009E396B">
        <w:rPr>
          <w:i/>
          <w:iCs/>
          <w:noProof w:val="0"/>
        </w:rPr>
        <w:t>, the theme,</w:t>
      </w:r>
      <w:r w:rsidR="009E396B" w:rsidRPr="00681B40">
        <w:rPr>
          <w:i/>
          <w:iCs/>
          <w:noProof w:val="0"/>
        </w:rPr>
        <w:t xml:space="preserve"> and the questions)</w:t>
      </w:r>
    </w:p>
    <w:p w14:paraId="7B19B378" w14:textId="39AE497E" w:rsidR="00873528" w:rsidRDefault="0058541A">
      <w:pPr>
        <w:pStyle w:val="EndNoteBibliography"/>
        <w:spacing w:line="480" w:lineRule="auto"/>
        <w:rPr>
          <w:ins w:id="55" w:author="Elizabeth Ann Storm" w:date="2022-04-20T14:55:00Z"/>
          <w:noProof w:val="0"/>
        </w:rPr>
      </w:pPr>
      <w:r>
        <w:rPr>
          <w:noProof w:val="0"/>
        </w:rPr>
        <w:t xml:space="preserve">Early on, </w:t>
      </w:r>
      <w:r w:rsidR="00600DF7">
        <w:rPr>
          <w:noProof w:val="0"/>
        </w:rPr>
        <w:t xml:space="preserve">I recognized this in the expert sketches of Renaissance master, Leonardo </w:t>
      </w:r>
      <w:r w:rsidR="00990CAD">
        <w:rPr>
          <w:noProof w:val="0"/>
        </w:rPr>
        <w:t xml:space="preserve">da </w:t>
      </w:r>
      <w:r w:rsidR="00600DF7">
        <w:rPr>
          <w:noProof w:val="0"/>
        </w:rPr>
        <w:t xml:space="preserve">Vinci. </w:t>
      </w:r>
      <w:r>
        <w:rPr>
          <w:noProof w:val="0"/>
        </w:rPr>
        <w:t>By the time I was learning to draw and paint as an undergrad</w:t>
      </w:r>
      <w:r w:rsidR="009231F9">
        <w:rPr>
          <w:noProof w:val="0"/>
        </w:rPr>
        <w:t>uate student</w:t>
      </w:r>
      <w:r>
        <w:rPr>
          <w:noProof w:val="0"/>
        </w:rPr>
        <w:t xml:space="preserve">, the </w:t>
      </w:r>
      <w:ins w:id="56" w:author="Elizabeth Ann Storm" w:date="2022-04-20T14:53:00Z">
        <w:r w:rsidR="00366221">
          <w:rPr>
            <w:noProof w:val="0"/>
          </w:rPr>
          <w:t>Leonar</w:t>
        </w:r>
      </w:ins>
      <w:ins w:id="57" w:author="Elizabeth Ann Storm" w:date="2022-04-20T15:11:00Z">
        <w:r w:rsidR="003B0ADA">
          <w:rPr>
            <w:noProof w:val="0"/>
          </w:rPr>
          <w:t>do</w:t>
        </w:r>
      </w:ins>
      <w:del w:id="58" w:author="Elizabeth Ann Storm" w:date="2022-04-20T15:11:00Z">
        <w:r w:rsidR="00990CAD" w:rsidDel="003B0ADA">
          <w:rPr>
            <w:noProof w:val="0"/>
          </w:rPr>
          <w:delText xml:space="preserve">da </w:delText>
        </w:r>
        <w:r w:rsidDel="003B0ADA">
          <w:rPr>
            <w:noProof w:val="0"/>
          </w:rPr>
          <w:delText>Vinci</w:delText>
        </w:r>
      </w:del>
      <w:r>
        <w:rPr>
          <w:noProof w:val="0"/>
        </w:rPr>
        <w:t xml:space="preserve"> notebooks had become a popular scholarly topi</w:t>
      </w:r>
      <w:r w:rsidR="0098713F">
        <w:rPr>
          <w:noProof w:val="0"/>
        </w:rPr>
        <w:t>c and were frequently referred to in my drawing lectures</w:t>
      </w:r>
      <w:r>
        <w:rPr>
          <w:noProof w:val="0"/>
        </w:rPr>
        <w:t xml:space="preserve">. </w:t>
      </w:r>
      <w:r w:rsidR="00E9142F">
        <w:rPr>
          <w:noProof w:val="0"/>
        </w:rPr>
        <w:t>One of the main lessons was</w:t>
      </w:r>
      <w:ins w:id="59" w:author="Elizabeth Ann Storm" w:date="2022-04-20T15:12:00Z">
        <w:r w:rsidR="003B0ADA">
          <w:rPr>
            <w:noProof w:val="0"/>
          </w:rPr>
          <w:t xml:space="preserve"> his use of</w:t>
        </w:r>
      </w:ins>
      <w:r w:rsidR="00E9142F">
        <w:rPr>
          <w:noProof w:val="0"/>
        </w:rPr>
        <w:t xml:space="preserve"> </w:t>
      </w:r>
      <w:del w:id="60" w:author="Elizabeth Ann Storm" w:date="2022-04-20T15:11:00Z">
        <w:r w:rsidR="00E9142F" w:rsidDel="003B0ADA">
          <w:rPr>
            <w:noProof w:val="0"/>
          </w:rPr>
          <w:delText>“economy of line”</w:delText>
        </w:r>
        <w:r w:rsidR="00216EA4" w:rsidDel="003B0ADA">
          <w:rPr>
            <w:noProof w:val="0"/>
          </w:rPr>
          <w:delText xml:space="preserve">. </w:delText>
        </w:r>
      </w:del>
      <w:ins w:id="61" w:author="Elizabeth Ann Storm" w:date="2022-04-20T15:11:00Z">
        <w:r w:rsidR="003B0ADA">
          <w:rPr>
            <w:noProof w:val="0"/>
          </w:rPr>
          <w:t>leading lines</w:t>
        </w:r>
      </w:ins>
      <w:ins w:id="62" w:author="Elizabeth Ann Storm" w:date="2022-04-20T15:12:00Z">
        <w:r w:rsidR="003B0ADA">
          <w:rPr>
            <w:noProof w:val="0"/>
          </w:rPr>
          <w:t xml:space="preserve"> to establish movement in a sketch</w:t>
        </w:r>
      </w:ins>
      <w:ins w:id="63" w:author="Elizabeth Ann Storm" w:date="2022-04-20T15:11:00Z">
        <w:r w:rsidR="003B0ADA">
          <w:rPr>
            <w:noProof w:val="0"/>
          </w:rPr>
          <w:t xml:space="preserve">. </w:t>
        </w:r>
      </w:ins>
      <w:r w:rsidR="00216EA4">
        <w:rPr>
          <w:noProof w:val="0"/>
        </w:rPr>
        <w:t>Another was the range of tight detail and loose description. Viewing the sketches as a thought process, I remember analyzing the artist’s attention.</w:t>
      </w:r>
      <w:r w:rsidR="007E0565">
        <w:rPr>
          <w:noProof w:val="0"/>
        </w:rPr>
        <w:t xml:space="preserve"> </w:t>
      </w:r>
      <w:ins w:id="64" w:author="Elizabeth Ann Storm" w:date="2022-04-20T14:53:00Z">
        <w:r w:rsidR="00366221">
          <w:rPr>
            <w:noProof w:val="0"/>
          </w:rPr>
          <w:t>(</w:t>
        </w:r>
        <w:proofErr w:type="gramStart"/>
        <w:r w:rsidR="00366221">
          <w:rPr>
            <w:noProof w:val="0"/>
          </w:rPr>
          <w:t>kemp</w:t>
        </w:r>
        <w:proofErr w:type="gramEnd"/>
        <w:r w:rsidR="00366221">
          <w:rPr>
            <w:noProof w:val="0"/>
          </w:rPr>
          <w:t xml:space="preserve"> page 140 structural intuitions</w:t>
        </w:r>
      </w:ins>
      <w:ins w:id="65" w:author="Elizabeth Ann Storm" w:date="2022-04-20T14:54:00Z">
        <w:r w:rsidR="00873528">
          <w:rPr>
            <w:noProof w:val="0"/>
          </w:rPr>
          <w:t xml:space="preserve"> – Leonardo drawing of water)</w:t>
        </w:r>
      </w:ins>
      <w:ins w:id="66" w:author="Elizabeth Ann Storm" w:date="2022-04-20T14:55:00Z">
        <w:r w:rsidR="00873528">
          <w:rPr>
            <w:noProof w:val="0"/>
          </w:rPr>
          <w:t xml:space="preserve"> </w:t>
        </w:r>
      </w:ins>
    </w:p>
    <w:p w14:paraId="751A121B" w14:textId="6B963020" w:rsidR="00ED4896" w:rsidRDefault="00CE353D">
      <w:pPr>
        <w:pStyle w:val="EndNoteBibliography"/>
        <w:spacing w:line="480" w:lineRule="auto"/>
        <w:rPr>
          <w:noProof w:val="0"/>
        </w:rPr>
      </w:pPr>
      <w:r>
        <w:rPr>
          <w:noProof w:val="0"/>
        </w:rPr>
        <w:t xml:space="preserve">Around the time I graduated </w:t>
      </w:r>
      <w:r w:rsidR="009231F9">
        <w:rPr>
          <w:noProof w:val="0"/>
        </w:rPr>
        <w:t>with my Bachelor’s</w:t>
      </w:r>
      <w:r>
        <w:rPr>
          <w:noProof w:val="0"/>
        </w:rPr>
        <w:t xml:space="preserve"> in 2012, I came across the Hockney-Falco thesis in </w:t>
      </w:r>
      <w:r>
        <w:rPr>
          <w:i/>
          <w:iCs/>
          <w:noProof w:val="0"/>
        </w:rPr>
        <w:t>Secret Knowledge: Rediscovering the Lost Techniques of the Old Masters</w:t>
      </w:r>
      <w:r>
        <w:rPr>
          <w:noProof w:val="0"/>
        </w:rPr>
        <w:t>.</w:t>
      </w:r>
      <w:r w:rsidR="007E0565">
        <w:rPr>
          <w:noProof w:val="0"/>
        </w:rPr>
        <w:t xml:space="preserve"> Its </w:t>
      </w:r>
      <w:r w:rsidR="00E50206">
        <w:rPr>
          <w:noProof w:val="0"/>
        </w:rPr>
        <w:t>much-debated theory says that optical drawing aides were almost certainly used by Renaissance masters, with proof in the form of analyzed artworks.</w:t>
      </w:r>
      <w:ins w:id="67" w:author="Elizabeth Ann Storm" w:date="2022-04-20T15:14:00Z">
        <w:r w:rsidR="00C225A5">
          <w:rPr>
            <w:rStyle w:val="FootnoteReference"/>
            <w:noProof w:val="0"/>
          </w:rPr>
          <w:footnoteReference w:id="4"/>
        </w:r>
      </w:ins>
      <w:r w:rsidR="00E50206">
        <w:rPr>
          <w:noProof w:val="0"/>
        </w:rPr>
        <w:t xml:space="preserve"> Though the book itself was generally attacked from all sides, historically, forensically, it was the first instance I linked optical devices with worldviews or models of reality</w:t>
      </w:r>
      <w:ins w:id="69" w:author="Elizabeth Ann Storm" w:date="2022-04-20T15:21:00Z">
        <w:r w:rsidR="006B679D">
          <w:rPr>
            <w:noProof w:val="0"/>
          </w:rPr>
          <w:t>.</w:t>
        </w:r>
      </w:ins>
      <w:del w:id="70" w:author="Elizabeth Ann Storm" w:date="2022-04-20T15:21:00Z">
        <w:r w:rsidR="00E50206" w:rsidDel="006B679D">
          <w:rPr>
            <w:noProof w:val="0"/>
          </w:rPr>
          <w:delText>.</w:delText>
        </w:r>
      </w:del>
      <w:r w:rsidR="00E50206">
        <w:rPr>
          <w:noProof w:val="0"/>
        </w:rPr>
        <w:t xml:space="preserve"> </w:t>
      </w:r>
      <w:ins w:id="71" w:author="Elizabeth Ann Storm" w:date="2022-04-20T15:12:00Z">
        <w:r w:rsidR="00C225A5">
          <w:rPr>
            <w:noProof w:val="0"/>
          </w:rPr>
          <w:t>Its premise</w:t>
        </w:r>
      </w:ins>
      <w:ins w:id="72" w:author="Elizabeth Ann Storm" w:date="2022-04-20T15:13:00Z">
        <w:r w:rsidR="00C225A5">
          <w:rPr>
            <w:noProof w:val="0"/>
          </w:rPr>
          <w:t xml:space="preserve"> made me reevaluate my own attitude around drawing and drawing aids. </w:t>
        </w:r>
      </w:ins>
      <w:ins w:id="73" w:author="Elizabeth Ann Storm" w:date="2022-04-20T15:16:00Z">
        <w:r w:rsidR="00C225A5">
          <w:rPr>
            <w:noProof w:val="0"/>
          </w:rPr>
          <w:t>This experience opened me up to using optical devices in my own work</w:t>
        </w:r>
      </w:ins>
      <w:ins w:id="74" w:author="Elizabeth Ann Storm" w:date="2022-04-20T15:18:00Z">
        <w:r w:rsidR="006B679D">
          <w:rPr>
            <w:noProof w:val="0"/>
          </w:rPr>
          <w:t xml:space="preserve">, for example using </w:t>
        </w:r>
      </w:ins>
      <w:ins w:id="75" w:author="Elizabeth Ann Storm" w:date="2022-04-20T15:17:00Z">
        <w:r w:rsidR="00C225A5">
          <w:rPr>
            <w:noProof w:val="0"/>
          </w:rPr>
          <w:t>projectors to blow up sketches</w:t>
        </w:r>
      </w:ins>
      <w:ins w:id="76" w:author="Elizabeth Ann Storm" w:date="2022-04-20T15:18:00Z">
        <w:r w:rsidR="006B679D">
          <w:rPr>
            <w:noProof w:val="0"/>
          </w:rPr>
          <w:t>.</w:t>
        </w:r>
      </w:ins>
      <w:r>
        <w:rPr>
          <w:noProof w:val="0"/>
        </w:rPr>
        <w:t xml:space="preserve"> </w:t>
      </w:r>
      <w:r w:rsidR="009E396B" w:rsidRPr="00681B40">
        <w:rPr>
          <w:i/>
          <w:iCs/>
          <w:noProof w:val="0"/>
        </w:rPr>
        <w:t>(…where that led)</w:t>
      </w:r>
    </w:p>
    <w:p w14:paraId="56DDC7DA" w14:textId="77777777" w:rsidR="00962CE0" w:rsidRDefault="00962CE0" w:rsidP="00962CE0">
      <w:pPr>
        <w:pStyle w:val="EndNoteBibliography"/>
        <w:keepNext/>
        <w:spacing w:line="480" w:lineRule="auto"/>
        <w:ind w:firstLine="0"/>
        <w:jc w:val="center"/>
      </w:pPr>
      <w:r>
        <w:lastRenderedPageBreak/>
        <w:drawing>
          <wp:inline distT="0" distB="0" distL="0" distR="0" wp14:anchorId="647E43DE" wp14:editId="6E5F0830">
            <wp:extent cx="3396605" cy="4691743"/>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405209" cy="4703627"/>
                    </a:xfrm>
                    <a:prstGeom prst="rect">
                      <a:avLst/>
                    </a:prstGeom>
                  </pic:spPr>
                </pic:pic>
              </a:graphicData>
            </a:graphic>
          </wp:inline>
        </w:drawing>
      </w:r>
    </w:p>
    <w:p w14:paraId="5333BE0E" w14:textId="4B9671C2" w:rsidR="00962CE0" w:rsidRDefault="00962CE0" w:rsidP="00681B40">
      <w:pPr>
        <w:pStyle w:val="Caption"/>
        <w:jc w:val="center"/>
      </w:pPr>
      <w:bookmarkStart w:id="77" w:name="_Toc101359837"/>
      <w:r>
        <w:t xml:space="preserve">Figure </w:t>
      </w:r>
      <w:ins w:id="78" w:author="Elizabeth Ann Storm" w:date="2022-04-20T17:45:00Z">
        <w:r w:rsidR="00D362E0">
          <w:fldChar w:fldCharType="begin"/>
        </w:r>
        <w:r w:rsidR="00D362E0">
          <w:instrText xml:space="preserve"> SEQ Figure \* ARABIC </w:instrText>
        </w:r>
      </w:ins>
      <w:r w:rsidR="00D362E0">
        <w:fldChar w:fldCharType="separate"/>
      </w:r>
      <w:ins w:id="79" w:author="Elizabeth Ann Storm" w:date="2022-04-20T17:45:00Z">
        <w:r w:rsidR="00D362E0">
          <w:rPr>
            <w:noProof/>
          </w:rPr>
          <w:t>3</w:t>
        </w:r>
        <w:r w:rsidR="00D362E0">
          <w:fldChar w:fldCharType="end"/>
        </w:r>
      </w:ins>
      <w:del w:id="80" w:author="Elizabeth Ann Storm" w:date="2022-04-20T17:45:00Z">
        <w:r w:rsidR="002D39EC" w:rsidDel="00D362E0">
          <w:fldChar w:fldCharType="begin"/>
        </w:r>
        <w:r w:rsidR="002D39EC" w:rsidDel="00D362E0">
          <w:delInstrText xml:space="preserve"> SEQ Figure \* ARABIC </w:delInstrText>
        </w:r>
        <w:r w:rsidR="002D39EC" w:rsidDel="00D362E0">
          <w:fldChar w:fldCharType="separate"/>
        </w:r>
        <w:r w:rsidR="00A91C2E" w:rsidDel="00D362E0">
          <w:rPr>
            <w:noProof/>
          </w:rPr>
          <w:delText>3</w:delText>
        </w:r>
        <w:r w:rsidR="002D39EC" w:rsidDel="00D362E0">
          <w:rPr>
            <w:noProof/>
          </w:rPr>
          <w:fldChar w:fldCharType="end"/>
        </w:r>
      </w:del>
      <w:r>
        <w:t>. da Vinci placeholder image 1</w:t>
      </w:r>
      <w:r w:rsidR="00883C17">
        <w:t>(water turbulence drawing – take from Kemp book with citation)</w:t>
      </w:r>
      <w:bookmarkEnd w:id="77"/>
    </w:p>
    <w:p w14:paraId="442EE6BA" w14:textId="77777777" w:rsidR="00962CE0" w:rsidRDefault="00962CE0" w:rsidP="00746DE3">
      <w:pPr>
        <w:pStyle w:val="EndNoteBibliography"/>
        <w:spacing w:line="480" w:lineRule="auto"/>
        <w:rPr>
          <w:noProof w:val="0"/>
        </w:rPr>
      </w:pPr>
    </w:p>
    <w:p w14:paraId="1D3E52B4" w14:textId="5AEE0B3B" w:rsidR="00454F54" w:rsidRDefault="00C45C1B" w:rsidP="00746DE3">
      <w:pPr>
        <w:pStyle w:val="EndNoteBibliography"/>
        <w:spacing w:line="480" w:lineRule="auto"/>
        <w:rPr>
          <w:ins w:id="81" w:author="Elizabeth Ann Storm" w:date="2022-04-20T15:47:00Z"/>
          <w:noProof w:val="0"/>
        </w:rPr>
      </w:pPr>
      <w:r>
        <w:rPr>
          <w:noProof w:val="0"/>
        </w:rPr>
        <w:t>I started to think</w:t>
      </w:r>
      <w:r w:rsidR="007E0565">
        <w:rPr>
          <w:noProof w:val="0"/>
        </w:rPr>
        <w:t xml:space="preserve"> more</w:t>
      </w:r>
      <w:r>
        <w:rPr>
          <w:noProof w:val="0"/>
        </w:rPr>
        <w:t xml:space="preserve"> about how n</w:t>
      </w:r>
      <w:r w:rsidR="00457C90">
        <w:rPr>
          <w:noProof w:val="0"/>
        </w:rPr>
        <w:t xml:space="preserve">ew tools gave artists of the European Renaissance </w:t>
      </w:r>
      <w:r w:rsidR="00F0511B">
        <w:rPr>
          <w:noProof w:val="0"/>
        </w:rPr>
        <w:t>novel</w:t>
      </w:r>
      <w:r w:rsidR="00457C90">
        <w:rPr>
          <w:noProof w:val="0"/>
        </w:rPr>
        <w:t xml:space="preserve"> ways to envision of the world. </w:t>
      </w:r>
      <w:r w:rsidR="008C1E3D">
        <w:rPr>
          <w:noProof w:val="0"/>
        </w:rPr>
        <w:t>If their optical tools led to ontological and philosophical developments, what impact</w:t>
      </w:r>
      <w:ins w:id="82" w:author="Elizabeth Ann Storm" w:date="2022-04-20T14:56:00Z">
        <w:r w:rsidR="006F6EBD">
          <w:rPr>
            <w:noProof w:val="0"/>
          </w:rPr>
          <w:t>s</w:t>
        </w:r>
      </w:ins>
      <w:r w:rsidR="008C1E3D">
        <w:rPr>
          <w:noProof w:val="0"/>
        </w:rPr>
        <w:t xml:space="preserve"> </w:t>
      </w:r>
      <w:r w:rsidR="002F01C6">
        <w:rPr>
          <w:noProof w:val="0"/>
        </w:rPr>
        <w:t>are</w:t>
      </w:r>
      <w:r w:rsidR="008C1E3D">
        <w:rPr>
          <w:noProof w:val="0"/>
        </w:rPr>
        <w:t xml:space="preserve"> modern technology </w:t>
      </w:r>
      <w:r w:rsidR="002F01C6">
        <w:rPr>
          <w:noProof w:val="0"/>
        </w:rPr>
        <w:t>having</w:t>
      </w:r>
      <w:r w:rsidR="008C1E3D">
        <w:rPr>
          <w:noProof w:val="0"/>
        </w:rPr>
        <w:t xml:space="preserve"> </w:t>
      </w:r>
      <w:r w:rsidR="002F01C6">
        <w:rPr>
          <w:noProof w:val="0"/>
        </w:rPr>
        <w:t xml:space="preserve">on our </w:t>
      </w:r>
      <w:r w:rsidR="008C1E3D">
        <w:rPr>
          <w:noProof w:val="0"/>
        </w:rPr>
        <w:t xml:space="preserve">perceptions of reality? </w:t>
      </w:r>
      <w:ins w:id="83" w:author="Elizabeth Ann Storm" w:date="2022-04-20T14:56:00Z">
        <w:r w:rsidR="001F4FFB">
          <w:rPr>
            <w:noProof w:val="0"/>
          </w:rPr>
          <w:t>In the early modern age, l</w:t>
        </w:r>
      </w:ins>
      <w:del w:id="84" w:author="Elizabeth Ann Storm" w:date="2022-04-20T14:56:00Z">
        <w:r w:rsidR="00457C90" w:rsidDel="001F4FFB">
          <w:rPr>
            <w:noProof w:val="0"/>
          </w:rPr>
          <w:delText>L</w:delText>
        </w:r>
      </w:del>
      <w:r w:rsidR="00457C90">
        <w:rPr>
          <w:noProof w:val="0"/>
        </w:rPr>
        <w:t xml:space="preserve">ens technology and architectural perspective drawing, guided by geometry and mathematics, </w:t>
      </w:r>
      <w:del w:id="85" w:author="Elizabeth Ann Storm" w:date="2022-04-20T15:19:00Z">
        <w:r w:rsidR="00746DE3" w:rsidDel="006B679D">
          <w:rPr>
            <w:noProof w:val="0"/>
          </w:rPr>
          <w:delText xml:space="preserve">provided </w:delText>
        </w:r>
      </w:del>
      <w:ins w:id="86" w:author="Elizabeth Ann Storm" w:date="2022-04-20T15:19:00Z">
        <w:r w:rsidR="006B679D">
          <w:rPr>
            <w:noProof w:val="0"/>
          </w:rPr>
          <w:t>presented</w:t>
        </w:r>
        <w:r w:rsidR="006B679D">
          <w:rPr>
            <w:noProof w:val="0"/>
          </w:rPr>
          <w:t xml:space="preserve"> </w:t>
        </w:r>
      </w:ins>
      <w:r w:rsidR="00746DE3">
        <w:rPr>
          <w:noProof w:val="0"/>
        </w:rPr>
        <w:t xml:space="preserve">a rigorous framework </w:t>
      </w:r>
      <w:ins w:id="87" w:author="Elizabeth Ann Storm" w:date="2022-04-20T15:19:00Z">
        <w:r w:rsidR="006B679D">
          <w:rPr>
            <w:noProof w:val="0"/>
          </w:rPr>
          <w:t xml:space="preserve">around which </w:t>
        </w:r>
      </w:ins>
      <w:r w:rsidR="00746DE3">
        <w:rPr>
          <w:noProof w:val="0"/>
        </w:rPr>
        <w:t xml:space="preserve">to build visions of reality according to rules reflective of </w:t>
      </w:r>
      <w:ins w:id="88" w:author="Elizabeth Ann Storm" w:date="2022-04-20T14:57:00Z">
        <w:r w:rsidR="001F4FFB">
          <w:rPr>
            <w:noProof w:val="0"/>
          </w:rPr>
          <w:t xml:space="preserve">European </w:t>
        </w:r>
      </w:ins>
      <w:r w:rsidR="00746DE3">
        <w:rPr>
          <w:noProof w:val="0"/>
        </w:rPr>
        <w:t xml:space="preserve">society’s </w:t>
      </w:r>
      <w:r w:rsidR="00E16A18">
        <w:rPr>
          <w:noProof w:val="0"/>
        </w:rPr>
        <w:t xml:space="preserve">monotheistic </w:t>
      </w:r>
      <w:r w:rsidR="00746DE3">
        <w:rPr>
          <w:noProof w:val="0"/>
        </w:rPr>
        <w:t>values.</w:t>
      </w:r>
      <w:r w:rsidR="002B3C69">
        <w:rPr>
          <w:noProof w:val="0"/>
        </w:rPr>
        <w:t xml:space="preserve"> </w:t>
      </w:r>
      <w:r w:rsidR="008C1E3D">
        <w:rPr>
          <w:noProof w:val="0"/>
        </w:rPr>
        <w:t xml:space="preserve">It was important to me to look into the role of linear </w:t>
      </w:r>
      <w:del w:id="89" w:author="Elizabeth Ann Storm" w:date="2022-04-20T14:57:00Z">
        <w:r w:rsidR="008C1E3D" w:rsidDel="001F4FFB">
          <w:rPr>
            <w:noProof w:val="0"/>
          </w:rPr>
          <w:delText>perspective, because</w:delText>
        </w:r>
      </w:del>
      <w:ins w:id="90" w:author="Elizabeth Ann Storm" w:date="2022-04-20T14:57:00Z">
        <w:r w:rsidR="001F4FFB">
          <w:rPr>
            <w:noProof w:val="0"/>
          </w:rPr>
          <w:t>perspective because</w:t>
        </w:r>
      </w:ins>
      <w:r w:rsidR="008C1E3D">
        <w:rPr>
          <w:noProof w:val="0"/>
        </w:rPr>
        <w:t xml:space="preserve"> I had used it as a model of space and reality that I was previously uncritical of.</w:t>
      </w:r>
      <w:r w:rsidR="0078046A">
        <w:rPr>
          <w:noProof w:val="0"/>
        </w:rPr>
        <w:t xml:space="preserve"> “Growing out of the </w:t>
      </w:r>
      <w:r w:rsidR="00454F54">
        <w:rPr>
          <w:noProof w:val="0"/>
        </w:rPr>
        <w:t xml:space="preserve">late medieval fascination with the metaphysical </w:t>
      </w:r>
      <w:r w:rsidR="00454F54">
        <w:rPr>
          <w:noProof w:val="0"/>
        </w:rPr>
        <w:lastRenderedPageBreak/>
        <w:t xml:space="preserve">implications of light… linear perspective came to symbolize harmony between the mathematical regularities in optics and God’s will”, writes Martin Jay in </w:t>
      </w:r>
      <w:r w:rsidR="00454F54">
        <w:rPr>
          <w:i/>
          <w:iCs/>
          <w:noProof w:val="0"/>
        </w:rPr>
        <w:t>Scopic Regimes of Modernity</w:t>
      </w:r>
      <w:r w:rsidR="00454F54">
        <w:rPr>
          <w:noProof w:val="0"/>
        </w:rPr>
        <w:t>.</w:t>
      </w:r>
      <w:r w:rsidR="00454F54">
        <w:rPr>
          <w:rStyle w:val="FootnoteReference"/>
          <w:noProof w:val="0"/>
        </w:rPr>
        <w:footnoteReference w:id="5"/>
      </w:r>
      <w:r w:rsidR="00F76CD8">
        <w:rPr>
          <w:noProof w:val="0"/>
        </w:rPr>
        <w:t xml:space="preserve"> </w:t>
      </w:r>
      <w:ins w:id="91" w:author="Elizabeth Ann Storm" w:date="2022-04-20T15:22:00Z">
        <w:r w:rsidR="00F30647">
          <w:rPr>
            <w:noProof w:val="0"/>
          </w:rPr>
          <w:t>Linear perspective</w:t>
        </w:r>
        <w:r w:rsidR="00774EEC">
          <w:rPr>
            <w:noProof w:val="0"/>
          </w:rPr>
          <w:t xml:space="preserve"> takes the </w:t>
        </w:r>
      </w:ins>
      <w:ins w:id="92" w:author="Elizabeth Ann Storm" w:date="2022-04-20T15:23:00Z">
        <w:r w:rsidR="00774EEC">
          <w:rPr>
            <w:noProof w:val="0"/>
          </w:rPr>
          <w:t xml:space="preserve">two actual eyes of perceptual vision out of the corporeal realm and </w:t>
        </w:r>
      </w:ins>
      <w:ins w:id="93" w:author="Elizabeth Ann Storm" w:date="2022-04-20T15:24:00Z">
        <w:r w:rsidR="00774EEC">
          <w:rPr>
            <w:noProof w:val="0"/>
          </w:rPr>
          <w:t xml:space="preserve">puts them </w:t>
        </w:r>
      </w:ins>
      <w:ins w:id="94" w:author="Elizabeth Ann Storm" w:date="2022-04-20T15:23:00Z">
        <w:r w:rsidR="00774EEC">
          <w:rPr>
            <w:noProof w:val="0"/>
          </w:rPr>
          <w:t xml:space="preserve">into a realm of </w:t>
        </w:r>
      </w:ins>
      <w:ins w:id="95" w:author="Elizabeth Ann Storm" w:date="2022-04-20T15:24:00Z">
        <w:r w:rsidR="00774EEC">
          <w:rPr>
            <w:noProof w:val="0"/>
          </w:rPr>
          <w:t xml:space="preserve">abstracted isolation as one </w:t>
        </w:r>
      </w:ins>
      <w:ins w:id="96" w:author="Elizabeth Ann Storm" w:date="2022-04-20T15:44:00Z">
        <w:r w:rsidR="00201C2D">
          <w:rPr>
            <w:noProof w:val="0"/>
          </w:rPr>
          <w:t>“</w:t>
        </w:r>
      </w:ins>
      <w:ins w:id="97" w:author="Elizabeth Ann Storm" w:date="2022-04-20T15:24:00Z">
        <w:r w:rsidR="00774EEC">
          <w:rPr>
            <w:noProof w:val="0"/>
          </w:rPr>
          <w:t>eye</w:t>
        </w:r>
      </w:ins>
      <w:ins w:id="98" w:author="Elizabeth Ann Storm" w:date="2022-04-20T15:44:00Z">
        <w:r w:rsidR="00201C2D">
          <w:rPr>
            <w:noProof w:val="0"/>
          </w:rPr>
          <w:t>”</w:t>
        </w:r>
      </w:ins>
      <w:ins w:id="99" w:author="Elizabeth Ann Storm" w:date="2022-04-20T15:28:00Z">
        <w:r w:rsidR="00C16754">
          <w:rPr>
            <w:noProof w:val="0"/>
          </w:rPr>
          <w:t>. Leonardo’s notes on “the eye”</w:t>
        </w:r>
      </w:ins>
      <w:ins w:id="100" w:author="Elizabeth Ann Storm" w:date="2022-04-20T15:42:00Z">
        <w:r w:rsidR="00201C2D">
          <w:rPr>
            <w:noProof w:val="0"/>
          </w:rPr>
          <w:t>,</w:t>
        </w:r>
      </w:ins>
      <w:ins w:id="101" w:author="Elizabeth Ann Storm" w:date="2022-04-20T15:39:00Z">
        <w:r w:rsidR="00201C2D">
          <w:rPr>
            <w:noProof w:val="0"/>
          </w:rPr>
          <w:t xml:space="preserve"> perspective drawing</w:t>
        </w:r>
      </w:ins>
      <w:ins w:id="102" w:author="Elizabeth Ann Storm" w:date="2022-04-20T15:42:00Z">
        <w:r w:rsidR="00201C2D">
          <w:rPr>
            <w:noProof w:val="0"/>
          </w:rPr>
          <w:t>, and a description of a camera obscura have le</w:t>
        </w:r>
      </w:ins>
      <w:ins w:id="103" w:author="Elizabeth Ann Storm" w:date="2022-04-20T15:43:00Z">
        <w:r w:rsidR="00201C2D">
          <w:rPr>
            <w:noProof w:val="0"/>
          </w:rPr>
          <w:t>ad scholars like Martin Jay to start down a path of piecing together the story of vision, optical technology, and visual art.</w:t>
        </w:r>
      </w:ins>
      <w:ins w:id="104" w:author="Elizabeth Ann Storm" w:date="2022-04-20T15:39:00Z">
        <w:r w:rsidR="00201C2D">
          <w:rPr>
            <w:noProof w:val="0"/>
          </w:rPr>
          <w:t xml:space="preserve"> </w:t>
        </w:r>
      </w:ins>
    </w:p>
    <w:p w14:paraId="55570A3C" w14:textId="77777777" w:rsidR="00054B6A" w:rsidRDefault="001C2ED8" w:rsidP="00054B6A">
      <w:pPr>
        <w:rPr>
          <w:ins w:id="105" w:author="Elizabeth Ann Storm" w:date="2022-04-20T15:59:00Z"/>
        </w:rPr>
      </w:pPr>
      <w:ins w:id="106" w:author="Elizabeth Ann Storm" w:date="2022-04-20T15:47:00Z">
        <w:r>
          <w:t xml:space="preserve">Leonardo’s </w:t>
        </w:r>
      </w:ins>
      <w:ins w:id="107" w:author="Elizabeth Ann Storm" w:date="2022-04-20T15:48:00Z">
        <w:r>
          <w:t xml:space="preserve">lengthy </w:t>
        </w:r>
      </w:ins>
      <w:ins w:id="108" w:author="Elizabeth Ann Storm" w:date="2022-04-20T15:47:00Z">
        <w:r>
          <w:t>note on the camera obscura is as follows, and it does a great job of retaining the somewhat mystical quality of the phenomena also known as a pinhole camera,</w:t>
        </w:r>
      </w:ins>
    </w:p>
    <w:p w14:paraId="18388EAE" w14:textId="77777777" w:rsidR="00054B6A" w:rsidRDefault="001C2ED8" w:rsidP="00054B6A">
      <w:pPr>
        <w:ind w:left="720"/>
        <w:rPr>
          <w:ins w:id="109" w:author="Elizabeth Ann Storm" w:date="2022-04-20T15:59:00Z"/>
        </w:rPr>
      </w:pPr>
      <w:ins w:id="110" w:author="Elizabeth Ann Storm" w:date="2022-04-20T15:49:00Z">
        <w:r>
          <w:t xml:space="preserve">[The function of the </w:t>
        </w:r>
      </w:ins>
      <w:ins w:id="111" w:author="Elizabeth Ann Storm" w:date="2022-04-20T15:50:00Z">
        <w:r w:rsidR="00E96674">
          <w:t>lens and pupil of the eye] is shown</w:t>
        </w:r>
      </w:ins>
      <w:ins w:id="112" w:author="Elizabeth Ann Storm" w:date="2022-04-20T15:48:00Z">
        <w:r>
          <w:t xml:space="preserve"> when the images of illuminated objects penetrate into a very dark chamber by some small round hole. Then you will receive these im</w:t>
        </w:r>
      </w:ins>
      <w:ins w:id="113" w:author="Elizabeth Ann Storm" w:date="2022-04-20T15:49:00Z">
        <w:r>
          <w:t>ages</w:t>
        </w:r>
      </w:ins>
      <w:ins w:id="114" w:author="Elizabeth Ann Storm" w:date="2022-04-20T15:50:00Z">
        <w:r w:rsidR="00E96674">
          <w:t xml:space="preserve"> on a white paper placed within this dark room rather near to the hole; and you will see all the objects on the paper in their proper forms and colors, but much </w:t>
        </w:r>
      </w:ins>
      <w:ins w:id="115" w:author="Elizabeth Ann Storm" w:date="2022-04-20T15:51:00Z">
        <w:r w:rsidR="00E96674">
          <w:t>smaller; and they will be upside down… These images, being transmitted from a place illuminated by the sun, will seem as if actually painted on this paper, which must be extremely thin and looked at from behind. And let the perforation be made in a very thin plat</w:t>
        </w:r>
      </w:ins>
      <w:ins w:id="116" w:author="Elizabeth Ann Storm" w:date="2022-04-20T15:52:00Z">
        <w:r w:rsidR="00E96674">
          <w:t>e of iron.</w:t>
        </w:r>
        <w:r w:rsidR="00290B93">
          <w:rPr>
            <w:rStyle w:val="FootnoteReference"/>
          </w:rPr>
          <w:footnoteReference w:id="6"/>
        </w:r>
      </w:ins>
      <w:ins w:id="119" w:author="Elizabeth Ann Storm" w:date="2022-04-20T15:58:00Z">
        <w:r w:rsidR="00054B6A">
          <w:t xml:space="preserve"> </w:t>
        </w:r>
      </w:ins>
    </w:p>
    <w:p w14:paraId="5BDA590F" w14:textId="63A366A6" w:rsidR="00290B93" w:rsidRDefault="00054B6A" w:rsidP="00054B6A">
      <w:pPr>
        <w:rPr>
          <w:ins w:id="120" w:author="Elizabeth Ann Storm" w:date="2022-04-20T15:01:00Z"/>
        </w:rPr>
        <w:pPrChange w:id="121" w:author="Elizabeth Ann Storm" w:date="2022-04-20T15:59:00Z">
          <w:pPr>
            <w:pStyle w:val="EndNoteBibliography"/>
            <w:spacing w:line="480" w:lineRule="auto"/>
          </w:pPr>
        </w:pPrChange>
      </w:pPr>
      <w:ins w:id="122" w:author="Elizabeth Ann Storm" w:date="2022-04-20T15:59:00Z">
        <w:r>
          <w:t>He</w:t>
        </w:r>
      </w:ins>
      <w:ins w:id="123" w:author="Elizabeth Ann Storm" w:date="2022-04-20T15:55:00Z">
        <w:r>
          <w:t xml:space="preserve"> is using the analogy of the </w:t>
        </w:r>
        <w:r w:rsidRPr="00054B6A">
          <w:rPr>
            <w:i/>
            <w:iCs/>
            <w:rPrChange w:id="124" w:author="Elizabeth Ann Storm" w:date="2022-04-20T15:55:00Z">
              <w:rPr/>
            </w:rPrChange>
          </w:rPr>
          <w:t>camera obscura</w:t>
        </w:r>
      </w:ins>
      <w:ins w:id="125" w:author="Elizabeth Ann Storm" w:date="2022-04-20T16:03:00Z">
        <w:r w:rsidR="003D62DB">
          <w:t xml:space="preserve"> (Latin,</w:t>
        </w:r>
      </w:ins>
      <w:ins w:id="126" w:author="Elizabeth Ann Storm" w:date="2022-04-20T15:55:00Z">
        <w:r>
          <w:t xml:space="preserve"> translates to “dark room”</w:t>
        </w:r>
      </w:ins>
      <w:ins w:id="127" w:author="Elizabeth Ann Storm" w:date="2022-04-20T16:03:00Z">
        <w:r w:rsidR="003D62DB">
          <w:t>)</w:t>
        </w:r>
      </w:ins>
      <w:ins w:id="128" w:author="Elizabeth Ann Storm" w:date="2022-04-20T15:56:00Z">
        <w:r>
          <w:t xml:space="preserve"> to explain the function of the lens and pupil of the human eye</w:t>
        </w:r>
      </w:ins>
      <w:ins w:id="129" w:author="Elizabeth Ann Storm" w:date="2022-04-20T15:57:00Z">
        <w:r>
          <w:t>. He famously claims that the eye does not project rays, as was the consensus since Pl</w:t>
        </w:r>
      </w:ins>
      <w:ins w:id="130" w:author="Elizabeth Ann Storm" w:date="2022-04-20T15:58:00Z">
        <w:r>
          <w:t>ato (roughly 300 BCE).</w:t>
        </w:r>
      </w:ins>
      <w:ins w:id="131" w:author="Elizabeth Ann Storm" w:date="2022-04-20T16:03:00Z">
        <w:r w:rsidR="003D62DB">
          <w:t xml:space="preserve"> His scientif</w:t>
        </w:r>
      </w:ins>
      <w:ins w:id="132" w:author="Elizabeth Ann Storm" w:date="2022-04-20T16:04:00Z">
        <w:r w:rsidR="003D62DB">
          <w:t xml:space="preserve">ic method </w:t>
        </w:r>
      </w:ins>
      <w:ins w:id="133" w:author="Elizabeth Ann Storm" w:date="2022-04-20T16:06:00Z">
        <w:r w:rsidR="002C043B">
          <w:t xml:space="preserve">of </w:t>
        </w:r>
      </w:ins>
      <w:ins w:id="134" w:author="Elizabeth Ann Storm" w:date="2022-04-20T16:04:00Z">
        <w:r w:rsidR="003D62DB">
          <w:t xml:space="preserve">approaching knowledge </w:t>
        </w:r>
      </w:ins>
      <w:ins w:id="135" w:author="Elizabeth Ann Storm" w:date="2022-04-20T16:06:00Z">
        <w:r w:rsidR="002C043B">
          <w:t>a</w:t>
        </w:r>
      </w:ins>
      <w:ins w:id="136" w:author="Elizabeth Ann Storm" w:date="2022-04-20T16:07:00Z">
        <w:r w:rsidR="002C043B">
          <w:t>bout</w:t>
        </w:r>
      </w:ins>
      <w:ins w:id="137" w:author="Elizabeth Ann Storm" w:date="2022-04-20T16:04:00Z">
        <w:r w:rsidR="003D62DB">
          <w:t xml:space="preserve"> the world through experience </w:t>
        </w:r>
      </w:ins>
      <w:ins w:id="138" w:author="Elizabeth Ann Storm" w:date="2022-04-20T16:05:00Z">
        <w:r w:rsidR="002C043B">
          <w:t xml:space="preserve">foretells the </w:t>
        </w:r>
      </w:ins>
      <w:ins w:id="139" w:author="Elizabeth Ann Storm" w:date="2022-04-20T16:13:00Z">
        <w:r w:rsidR="001F5E1D">
          <w:t xml:space="preserve">critical and </w:t>
        </w:r>
      </w:ins>
      <w:ins w:id="140" w:author="Elizabeth Ann Storm" w:date="2022-04-20T16:14:00Z">
        <w:r w:rsidR="001F5E1D">
          <w:t>structured method</w:t>
        </w:r>
      </w:ins>
      <w:ins w:id="141" w:author="Elizabeth Ann Storm" w:date="2022-04-20T16:15:00Z">
        <w:r w:rsidR="001F5E1D">
          <w:t>s of modern science.</w:t>
        </w:r>
      </w:ins>
    </w:p>
    <w:p w14:paraId="198D18AA" w14:textId="73EDC842" w:rsidR="001F4FFB" w:rsidDel="006B679D" w:rsidRDefault="001F4FFB" w:rsidP="00746DE3">
      <w:pPr>
        <w:pStyle w:val="EndNoteBibliography"/>
        <w:spacing w:line="480" w:lineRule="auto"/>
        <w:rPr>
          <w:del w:id="142" w:author="Elizabeth Ann Storm" w:date="2022-04-20T15:20:00Z"/>
          <w:noProof w:val="0"/>
        </w:rPr>
      </w:pPr>
    </w:p>
    <w:p w14:paraId="142A5781" w14:textId="758FDF0F" w:rsidR="00953947" w:rsidRDefault="00E16A18">
      <w:pPr>
        <w:pStyle w:val="EndNoteBibliography"/>
        <w:spacing w:line="480" w:lineRule="auto"/>
        <w:rPr>
          <w:noProof w:val="0"/>
        </w:rPr>
      </w:pPr>
      <w:r>
        <w:rPr>
          <w:noProof w:val="0"/>
        </w:rPr>
        <w:t xml:space="preserve">American art critic </w:t>
      </w:r>
      <w:r w:rsidR="008C1E3D">
        <w:rPr>
          <w:noProof w:val="0"/>
        </w:rPr>
        <w:t xml:space="preserve">Jonathan </w:t>
      </w:r>
      <w:r w:rsidR="00B17DBC">
        <w:rPr>
          <w:noProof w:val="0"/>
        </w:rPr>
        <w:t xml:space="preserve">Crary argues that western philosophy adopted the camera </w:t>
      </w:r>
      <w:r w:rsidR="00466CB0">
        <w:rPr>
          <w:noProof w:val="0"/>
        </w:rPr>
        <w:t>obscura</w:t>
      </w:r>
      <w:r w:rsidR="00B40628">
        <w:rPr>
          <w:noProof w:val="0"/>
        </w:rPr>
        <w:t>,</w:t>
      </w:r>
      <w:r w:rsidR="00ED4896">
        <w:rPr>
          <w:noProof w:val="0"/>
        </w:rPr>
        <w:t xml:space="preserve"> </w:t>
      </w:r>
      <w:r w:rsidR="00B17DBC">
        <w:rPr>
          <w:noProof w:val="0"/>
        </w:rPr>
        <w:t xml:space="preserve">formalized in Europe around the turn of the </w:t>
      </w:r>
      <w:del w:id="143" w:author="Elizabeth Ann Storm" w:date="2022-04-20T16:15:00Z">
        <w:r w:rsidR="00B17DBC" w:rsidDel="00895BDA">
          <w:rPr>
            <w:noProof w:val="0"/>
          </w:rPr>
          <w:delText xml:space="preserve">seventeenth </w:delText>
        </w:r>
      </w:del>
      <w:ins w:id="144" w:author="Elizabeth Ann Storm" w:date="2022-04-20T16:15:00Z">
        <w:r w:rsidR="00895BDA">
          <w:rPr>
            <w:noProof w:val="0"/>
          </w:rPr>
          <w:t>17</w:t>
        </w:r>
        <w:r w:rsidR="00895BDA" w:rsidRPr="00895BDA">
          <w:rPr>
            <w:noProof w:val="0"/>
            <w:vertAlign w:val="superscript"/>
            <w:rPrChange w:id="145" w:author="Elizabeth Ann Storm" w:date="2022-04-20T16:15:00Z">
              <w:rPr>
                <w:noProof w:val="0"/>
              </w:rPr>
            </w:rPrChange>
          </w:rPr>
          <w:t>th</w:t>
        </w:r>
        <w:r w:rsidR="00895BDA">
          <w:rPr>
            <w:noProof w:val="0"/>
          </w:rPr>
          <w:t xml:space="preserve"> </w:t>
        </w:r>
      </w:ins>
      <w:r w:rsidR="00B17DBC">
        <w:rPr>
          <w:noProof w:val="0"/>
        </w:rPr>
        <w:t xml:space="preserve">century, as </w:t>
      </w:r>
      <w:del w:id="146" w:author="Elizabeth Ann Storm" w:date="2022-04-20T14:57:00Z">
        <w:r w:rsidR="00B17DBC" w:rsidDel="001F4FFB">
          <w:rPr>
            <w:noProof w:val="0"/>
          </w:rPr>
          <w:delText>a</w:delText>
        </w:r>
      </w:del>
      <w:ins w:id="147" w:author="Elizabeth Ann Storm" w:date="2022-04-20T14:57:00Z">
        <w:r w:rsidR="001F4FFB">
          <w:rPr>
            <w:noProof w:val="0"/>
          </w:rPr>
          <w:t>an</w:t>
        </w:r>
      </w:ins>
      <w:r w:rsidR="00B17DBC">
        <w:rPr>
          <w:noProof w:val="0"/>
        </w:rPr>
        <w:t xml:space="preserve"> </w:t>
      </w:r>
      <w:r>
        <w:rPr>
          <w:noProof w:val="0"/>
        </w:rPr>
        <w:t xml:space="preserve">epistemological </w:t>
      </w:r>
      <w:r w:rsidR="00B17DBC">
        <w:rPr>
          <w:noProof w:val="0"/>
        </w:rPr>
        <w:t>framework for</w:t>
      </w:r>
      <w:r w:rsidR="00466CB0">
        <w:rPr>
          <w:noProof w:val="0"/>
        </w:rPr>
        <w:t xml:space="preserve"> a perceiver receiving </w:t>
      </w:r>
      <w:r>
        <w:rPr>
          <w:noProof w:val="0"/>
        </w:rPr>
        <w:t xml:space="preserve">truthful </w:t>
      </w:r>
      <w:r w:rsidR="00B17DBC">
        <w:rPr>
          <w:noProof w:val="0"/>
        </w:rPr>
        <w:t>knowledge</w:t>
      </w:r>
      <w:r w:rsidR="00466CB0">
        <w:rPr>
          <w:noProof w:val="0"/>
        </w:rPr>
        <w:t xml:space="preserve"> about the natural world.</w:t>
      </w:r>
      <w:ins w:id="148" w:author="Elizabeth Ann Storm" w:date="2022-04-20T16:15:00Z">
        <w:r w:rsidR="00895BDA">
          <w:rPr>
            <w:noProof w:val="0"/>
          </w:rPr>
          <w:t xml:space="preserve"> </w:t>
        </w:r>
      </w:ins>
      <w:ins w:id="149" w:author="Elizabeth Ann Storm" w:date="2022-04-20T16:16:00Z">
        <w:r w:rsidR="00895BDA">
          <w:rPr>
            <w:noProof w:val="0"/>
          </w:rPr>
          <w:t>This meant that not the two eyes of physical perception, but “the eye” of the observer</w:t>
        </w:r>
      </w:ins>
      <w:ins w:id="150" w:author="Elizabeth Ann Storm" w:date="2022-04-20T16:17:00Z">
        <w:r w:rsidR="00895BDA">
          <w:rPr>
            <w:noProof w:val="0"/>
          </w:rPr>
          <w:t xml:space="preserve">, abstracted from their corporeal body, is equipped to reason on and contemplate </w:t>
        </w:r>
      </w:ins>
      <w:ins w:id="151" w:author="Elizabeth Ann Storm" w:date="2022-04-20T16:18:00Z">
        <w:r w:rsidR="00895BDA">
          <w:rPr>
            <w:noProof w:val="0"/>
          </w:rPr>
          <w:t>knowledge of the world.</w:t>
        </w:r>
      </w:ins>
      <w:ins w:id="152" w:author="Elizabeth Ann Storm" w:date="2022-04-20T16:20:00Z">
        <w:r w:rsidR="00B37C38">
          <w:rPr>
            <w:noProof w:val="0"/>
          </w:rPr>
          <w:t xml:space="preserve"> </w:t>
        </w:r>
      </w:ins>
      <w:ins w:id="153" w:author="Elizabeth Ann Storm" w:date="2022-04-20T16:21:00Z">
        <w:r w:rsidR="00B37C38">
          <w:rPr>
            <w:noProof w:val="0"/>
          </w:rPr>
          <w:t xml:space="preserve">This, he says, sets up a situation that leads to modernism. </w:t>
        </w:r>
      </w:ins>
      <w:proofErr w:type="spellStart"/>
      <w:ins w:id="154" w:author="Elizabeth Ann Storm" w:date="2022-04-20T16:20:00Z">
        <w:r w:rsidR="00B37C38">
          <w:rPr>
            <w:noProof w:val="0"/>
          </w:rPr>
          <w:t>Its</w:t>
        </w:r>
        <w:proofErr w:type="spellEnd"/>
        <w:r w:rsidR="00B37C38">
          <w:rPr>
            <w:noProof w:val="0"/>
          </w:rPr>
          <w:t xml:space="preserve"> interesting to me </w:t>
        </w:r>
      </w:ins>
      <w:ins w:id="155" w:author="Elizabeth Ann Storm" w:date="2022-04-20T16:21:00Z">
        <w:r w:rsidR="00B37C38">
          <w:rPr>
            <w:noProof w:val="0"/>
          </w:rPr>
          <w:t xml:space="preserve">that </w:t>
        </w:r>
      </w:ins>
      <w:ins w:id="156" w:author="Elizabeth Ann Storm" w:date="2022-04-20T16:22:00Z">
        <w:r w:rsidR="00B37C38">
          <w:rPr>
            <w:noProof w:val="0"/>
          </w:rPr>
          <w:t xml:space="preserve">wisdom, intelligence, learning, education, all came to be </w:t>
        </w:r>
      </w:ins>
      <w:ins w:id="157" w:author="Elizabeth Ann Storm" w:date="2022-04-20T16:23:00Z">
        <w:r w:rsidR="00B37C38">
          <w:rPr>
            <w:noProof w:val="0"/>
          </w:rPr>
          <w:t xml:space="preserve">synonymous with vision. As a visual artist, of course I thought the visual sense was the most important. What I encountered in this research is that Western </w:t>
        </w:r>
      </w:ins>
      <w:ins w:id="158" w:author="Elizabeth Ann Storm" w:date="2022-04-20T16:24:00Z">
        <w:r w:rsidR="00B37C38">
          <w:rPr>
            <w:noProof w:val="0"/>
          </w:rPr>
          <w:t xml:space="preserve">epistemology is obsessed with vision too. </w:t>
        </w:r>
      </w:ins>
      <w:del w:id="159" w:author="Elizabeth Ann Storm" w:date="2022-04-20T16:15:00Z">
        <w:r w:rsidR="00466CB0" w:rsidDel="00895BDA">
          <w:rPr>
            <w:noProof w:val="0"/>
          </w:rPr>
          <w:delText xml:space="preserve"> </w:delText>
        </w:r>
      </w:del>
    </w:p>
    <w:p w14:paraId="30BA8B92" w14:textId="77777777" w:rsidR="008420B1" w:rsidRDefault="00962CE0" w:rsidP="00681B40">
      <w:pPr>
        <w:pStyle w:val="EndNoteBibliography"/>
        <w:keepNext/>
        <w:spacing w:line="480" w:lineRule="auto"/>
        <w:ind w:firstLine="0"/>
        <w:jc w:val="center"/>
      </w:pPr>
      <w:r>
        <w:drawing>
          <wp:inline distT="0" distB="0" distL="0" distR="0" wp14:anchorId="6FDCE95B" wp14:editId="03FA1960">
            <wp:extent cx="5943600" cy="19255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5943600" cy="1925587"/>
                    </a:xfrm>
                    <a:prstGeom prst="rect">
                      <a:avLst/>
                    </a:prstGeom>
                  </pic:spPr>
                </pic:pic>
              </a:graphicData>
            </a:graphic>
          </wp:inline>
        </w:drawing>
      </w:r>
    </w:p>
    <w:p w14:paraId="6496BA2C" w14:textId="3E608BB9" w:rsidR="00962CE0" w:rsidRDefault="008420B1" w:rsidP="00681B40">
      <w:pPr>
        <w:pStyle w:val="Caption"/>
        <w:jc w:val="center"/>
      </w:pPr>
      <w:bookmarkStart w:id="160" w:name="_Toc101359838"/>
      <w:r>
        <w:t xml:space="preserve">Figure </w:t>
      </w:r>
      <w:ins w:id="161" w:author="Elizabeth Ann Storm" w:date="2022-04-20T17:45:00Z">
        <w:r w:rsidR="00D362E0">
          <w:fldChar w:fldCharType="begin"/>
        </w:r>
        <w:r w:rsidR="00D362E0">
          <w:instrText xml:space="preserve"> SEQ Figure \* ARABIC </w:instrText>
        </w:r>
      </w:ins>
      <w:r w:rsidR="00D362E0">
        <w:fldChar w:fldCharType="separate"/>
      </w:r>
      <w:ins w:id="162" w:author="Elizabeth Ann Storm" w:date="2022-04-20T17:45:00Z">
        <w:r w:rsidR="00D362E0">
          <w:rPr>
            <w:noProof/>
          </w:rPr>
          <w:t>4</w:t>
        </w:r>
        <w:r w:rsidR="00D362E0">
          <w:fldChar w:fldCharType="end"/>
        </w:r>
      </w:ins>
      <w:del w:id="163" w:author="Elizabeth Ann Storm" w:date="2022-04-20T17:45:00Z">
        <w:r w:rsidR="002D39EC" w:rsidDel="00D362E0">
          <w:fldChar w:fldCharType="begin"/>
        </w:r>
        <w:r w:rsidR="002D39EC" w:rsidDel="00D362E0">
          <w:delInstrText xml:space="preserve"> SEQ Figure \* ARABIC </w:delInstrText>
        </w:r>
        <w:r w:rsidR="002D39EC" w:rsidDel="00D362E0">
          <w:fldChar w:fldCharType="separate"/>
        </w:r>
        <w:r w:rsidR="00A91C2E" w:rsidDel="00D362E0">
          <w:rPr>
            <w:noProof/>
          </w:rPr>
          <w:delText>4</w:delText>
        </w:r>
        <w:r w:rsidR="002D39EC" w:rsidDel="00D362E0">
          <w:rPr>
            <w:noProof/>
          </w:rPr>
          <w:fldChar w:fldCharType="end"/>
        </w:r>
      </w:del>
      <w:r>
        <w:t xml:space="preserve">. placeholder for </w:t>
      </w:r>
      <w:proofErr w:type="spellStart"/>
      <w:r>
        <w:t>decartes</w:t>
      </w:r>
      <w:proofErr w:type="spellEnd"/>
      <w:r>
        <w:t xml:space="preserve"> optics notebook drawing/publication engraving</w:t>
      </w:r>
      <w:bookmarkEnd w:id="160"/>
    </w:p>
    <w:p w14:paraId="60C4FC65" w14:textId="77777777" w:rsidR="008420B1" w:rsidRDefault="008420B1" w:rsidP="00746DE3">
      <w:pPr>
        <w:pStyle w:val="EndNoteBibliography"/>
        <w:spacing w:line="480" w:lineRule="auto"/>
      </w:pPr>
    </w:p>
    <w:p w14:paraId="6D7BDF27" w14:textId="6748B08E" w:rsidR="00457C90" w:rsidRDefault="00E16A18" w:rsidP="00746DE3">
      <w:pPr>
        <w:pStyle w:val="EndNoteBibliography"/>
        <w:spacing w:line="480" w:lineRule="auto"/>
        <w:rPr>
          <w:noProof w:val="0"/>
        </w:rPr>
      </w:pPr>
      <w:r>
        <w:t xml:space="preserve">In addition to </w:t>
      </w:r>
      <w:r w:rsidR="000B1869">
        <w:t>the camera obscura, e</w:t>
      </w:r>
      <w:r w:rsidR="00746DE3">
        <w:t>arly</w:t>
      </w:r>
      <w:r w:rsidR="00457C90">
        <w:rPr>
          <w:noProof w:val="0"/>
        </w:rPr>
        <w:t xml:space="preserve"> telescopes and microscopes</w:t>
      </w:r>
      <w:r w:rsidR="00746DE3">
        <w:t xml:space="preserve"> made </w:t>
      </w:r>
      <w:r w:rsidR="00457C90">
        <w:rPr>
          <w:noProof w:val="0"/>
        </w:rPr>
        <w:t xml:space="preserve">images of previously concealed worlds </w:t>
      </w:r>
      <w:r w:rsidR="000B1869">
        <w:rPr>
          <w:noProof w:val="0"/>
        </w:rPr>
        <w:t>possible</w:t>
      </w:r>
      <w:r w:rsidR="00457C90">
        <w:rPr>
          <w:noProof w:val="0"/>
        </w:rPr>
        <w:t>.</w:t>
      </w:r>
      <w:r w:rsidR="00746DE3">
        <w:rPr>
          <w:noProof w:val="0"/>
        </w:rPr>
        <w:t xml:space="preserve"> The optical devices were hailed as a revolutionary advancement in the human pursuit of scientific knowledge about the universe.</w:t>
      </w:r>
      <w:r w:rsidR="00097DE5">
        <w:rPr>
          <w:noProof w:val="0"/>
        </w:rPr>
        <w:t xml:space="preserve"> </w:t>
      </w:r>
      <w:ins w:id="164" w:author="Elizabeth Ann Storm" w:date="2022-04-20T16:28:00Z">
        <w:r w:rsidR="004F69D9">
          <w:rPr>
            <w:noProof w:val="0"/>
          </w:rPr>
          <w:t>These</w:t>
        </w:r>
      </w:ins>
      <w:ins w:id="165" w:author="Elizabeth Ann Storm" w:date="2022-04-20T16:27:00Z">
        <w:r w:rsidR="004F69D9">
          <w:rPr>
            <w:noProof w:val="0"/>
          </w:rPr>
          <w:t xml:space="preserve"> highly specialized and practical devices </w:t>
        </w:r>
      </w:ins>
      <w:ins w:id="166" w:author="Elizabeth Ann Storm" w:date="2022-04-20T16:28:00Z">
        <w:r w:rsidR="004F69D9">
          <w:rPr>
            <w:noProof w:val="0"/>
          </w:rPr>
          <w:t xml:space="preserve">were </w:t>
        </w:r>
      </w:ins>
      <w:ins w:id="167" w:author="Elizabeth Ann Storm" w:date="2022-04-20T16:27:00Z">
        <w:r w:rsidR="004F69D9">
          <w:rPr>
            <w:noProof w:val="0"/>
          </w:rPr>
          <w:t>designed to extend the scope of the human eye</w:t>
        </w:r>
      </w:ins>
      <w:ins w:id="168" w:author="Elizabeth Ann Storm" w:date="2022-04-20T16:28:00Z">
        <w:r w:rsidR="004F69D9">
          <w:rPr>
            <w:noProof w:val="0"/>
          </w:rPr>
          <w:t xml:space="preserve"> in order to attain new knowledge about the workings of miniature and </w:t>
        </w:r>
      </w:ins>
      <w:ins w:id="169" w:author="Elizabeth Ann Storm" w:date="2022-04-20T16:29:00Z">
        <w:r w:rsidR="004F69D9">
          <w:rPr>
            <w:noProof w:val="0"/>
          </w:rPr>
          <w:t>massive</w:t>
        </w:r>
      </w:ins>
      <w:ins w:id="170" w:author="Elizabeth Ann Storm" w:date="2022-04-20T16:28:00Z">
        <w:r w:rsidR="004F69D9">
          <w:rPr>
            <w:noProof w:val="0"/>
          </w:rPr>
          <w:t xml:space="preserve"> worlds. </w:t>
        </w:r>
      </w:ins>
      <w:r w:rsidR="0008574D">
        <w:rPr>
          <w:noProof w:val="0"/>
        </w:rPr>
        <w:t>There</w:t>
      </w:r>
      <w:r w:rsidR="00457C90">
        <w:rPr>
          <w:noProof w:val="0"/>
        </w:rPr>
        <w:t xml:space="preserve"> was a rationalistic way of knowing and depicting the world</w:t>
      </w:r>
      <w:r w:rsidR="00F2100F">
        <w:rPr>
          <w:noProof w:val="0"/>
        </w:rPr>
        <w:t xml:space="preserve"> driven by the human sense of vision as a clear pathway to knowledge</w:t>
      </w:r>
      <w:r w:rsidR="00457C90">
        <w:rPr>
          <w:noProof w:val="0"/>
        </w:rPr>
        <w:t>.</w:t>
      </w:r>
      <w:r w:rsidR="003E5110">
        <w:rPr>
          <w:noProof w:val="0"/>
        </w:rPr>
        <w:t xml:space="preserve"> </w:t>
      </w:r>
    </w:p>
    <w:p w14:paraId="5537712F" w14:textId="77777777" w:rsidR="008420B1" w:rsidRDefault="008420B1" w:rsidP="00681B40">
      <w:pPr>
        <w:pStyle w:val="EndNoteBibliography"/>
        <w:keepNext/>
        <w:spacing w:line="480" w:lineRule="auto"/>
        <w:ind w:firstLine="0"/>
      </w:pPr>
      <w:r>
        <w:lastRenderedPageBreak/>
        <w:drawing>
          <wp:inline distT="0" distB="0" distL="0" distR="0" wp14:anchorId="4714EFCF" wp14:editId="3D2E6715">
            <wp:extent cx="5943600" cy="1925320"/>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925320"/>
                    </a:xfrm>
                    <a:prstGeom prst="rect">
                      <a:avLst/>
                    </a:prstGeom>
                  </pic:spPr>
                </pic:pic>
              </a:graphicData>
            </a:graphic>
          </wp:inline>
        </w:drawing>
      </w:r>
    </w:p>
    <w:p w14:paraId="62BE71CE" w14:textId="50E6E837" w:rsidR="008420B1" w:rsidRDefault="008420B1" w:rsidP="00681B40">
      <w:pPr>
        <w:pStyle w:val="Caption"/>
        <w:jc w:val="center"/>
      </w:pPr>
      <w:bookmarkStart w:id="171" w:name="_Toc101359839"/>
      <w:r>
        <w:t xml:space="preserve">Figure </w:t>
      </w:r>
      <w:ins w:id="172" w:author="Elizabeth Ann Storm" w:date="2022-04-20T17:45:00Z">
        <w:r w:rsidR="00D362E0">
          <w:fldChar w:fldCharType="begin"/>
        </w:r>
        <w:r w:rsidR="00D362E0">
          <w:instrText xml:space="preserve"> SEQ Figure \* ARABIC </w:instrText>
        </w:r>
      </w:ins>
      <w:r w:rsidR="00D362E0">
        <w:fldChar w:fldCharType="separate"/>
      </w:r>
      <w:ins w:id="173" w:author="Elizabeth Ann Storm" w:date="2022-04-20T17:45:00Z">
        <w:r w:rsidR="00D362E0">
          <w:rPr>
            <w:noProof/>
          </w:rPr>
          <w:t>5</w:t>
        </w:r>
        <w:r w:rsidR="00D362E0">
          <w:fldChar w:fldCharType="end"/>
        </w:r>
      </w:ins>
      <w:del w:id="174" w:author="Elizabeth Ann Storm" w:date="2022-04-20T17:45:00Z">
        <w:r w:rsidR="002D39EC" w:rsidDel="00D362E0">
          <w:fldChar w:fldCharType="begin"/>
        </w:r>
        <w:r w:rsidR="002D39EC" w:rsidDel="00D362E0">
          <w:delInstrText xml:space="preserve"> SEQ Figure \* ARABIC </w:delInstrText>
        </w:r>
        <w:r w:rsidR="002D39EC" w:rsidDel="00D362E0">
          <w:fldChar w:fldCharType="separate"/>
        </w:r>
        <w:r w:rsidR="00A91C2E" w:rsidDel="00D362E0">
          <w:rPr>
            <w:noProof/>
          </w:rPr>
          <w:delText>5</w:delText>
        </w:r>
        <w:r w:rsidR="002D39EC" w:rsidDel="00D362E0">
          <w:rPr>
            <w:noProof/>
          </w:rPr>
          <w:fldChar w:fldCharType="end"/>
        </w:r>
      </w:del>
      <w:r>
        <w:t>. placeholder image for Galileo astronomy ink drawings/paintings</w:t>
      </w:r>
      <w:bookmarkEnd w:id="171"/>
    </w:p>
    <w:p w14:paraId="47345661" w14:textId="6071FB34" w:rsidR="004B234A" w:rsidRDefault="004B234A" w:rsidP="00681B40">
      <w:pPr>
        <w:ind w:firstLine="0"/>
      </w:pPr>
    </w:p>
    <w:p w14:paraId="533CFCEB" w14:textId="274366A5" w:rsidR="003E5110" w:rsidRDefault="003E5110" w:rsidP="003E5110">
      <w:pPr>
        <w:pStyle w:val="EndNoteBibliography"/>
        <w:spacing w:line="480" w:lineRule="auto"/>
        <w:rPr>
          <w:noProof w:val="0"/>
        </w:rPr>
      </w:pPr>
      <w:r>
        <w:rPr>
          <w:noProof w:val="0"/>
        </w:rPr>
        <w:t xml:space="preserve">I used </w:t>
      </w:r>
      <w:r w:rsidR="003B1D61">
        <w:rPr>
          <w:noProof w:val="0"/>
        </w:rPr>
        <w:t xml:space="preserve">the </w:t>
      </w:r>
      <w:r>
        <w:rPr>
          <w:noProof w:val="0"/>
        </w:rPr>
        <w:t>classical techniques</w:t>
      </w:r>
      <w:r w:rsidR="0047630A">
        <w:rPr>
          <w:noProof w:val="0"/>
        </w:rPr>
        <w:t xml:space="preserve"> of perspectival rendering</w:t>
      </w:r>
      <w:r>
        <w:rPr>
          <w:noProof w:val="0"/>
        </w:rPr>
        <w:t xml:space="preserve"> alongside images sourced from telescopes, for example, to give my work an early modern historicity.</w:t>
      </w:r>
      <w:r w:rsidR="0047630A">
        <w:rPr>
          <w:noProof w:val="0"/>
        </w:rPr>
        <w:t xml:space="preserve"> My mode of drawing with chalk alluded to the quick thoughts and sketches of a notebook study.</w:t>
      </w:r>
      <w:r w:rsidR="00D8017F">
        <w:rPr>
          <w:noProof w:val="0"/>
        </w:rPr>
        <w:t xml:space="preserve"> I used traditional warm and cool transparent glazes of acrylic to mimic the </w:t>
      </w:r>
      <w:r w:rsidR="0008574D">
        <w:rPr>
          <w:noProof w:val="0"/>
        </w:rPr>
        <w:t>classical style of painting</w:t>
      </w:r>
      <w:r w:rsidR="002D4FBA">
        <w:rPr>
          <w:noProof w:val="0"/>
        </w:rPr>
        <w:t>. (</w:t>
      </w:r>
      <w:r w:rsidR="002D4FBA">
        <w:rPr>
          <w:noProof w:val="0"/>
        </w:rPr>
        <w:fldChar w:fldCharType="begin"/>
      </w:r>
      <w:r w:rsidR="002D4FBA">
        <w:rPr>
          <w:noProof w:val="0"/>
        </w:rPr>
        <w:instrText xml:space="preserve"> REF _Ref90373217 \h </w:instrText>
      </w:r>
      <w:r w:rsidR="002D4FBA">
        <w:rPr>
          <w:noProof w:val="0"/>
        </w:rPr>
      </w:r>
      <w:r w:rsidR="002D4FBA">
        <w:rPr>
          <w:noProof w:val="0"/>
        </w:rPr>
        <w:fldChar w:fldCharType="separate"/>
      </w:r>
      <w:r w:rsidR="002D4FBA">
        <w:t>Figure 6</w:t>
      </w:r>
      <w:r w:rsidR="002D4FBA">
        <w:rPr>
          <w:noProof w:val="0"/>
        </w:rPr>
        <w:fldChar w:fldCharType="end"/>
      </w:r>
      <w:r w:rsidR="002D4FBA">
        <w:rPr>
          <w:noProof w:val="0"/>
        </w:rPr>
        <w:t xml:space="preserve">) </w:t>
      </w:r>
      <w:r w:rsidR="004933D1">
        <w:rPr>
          <w:noProof w:val="0"/>
        </w:rPr>
        <w:t>My 2016-2017</w:t>
      </w:r>
      <w:r w:rsidR="002D4FBA">
        <w:rPr>
          <w:noProof w:val="0"/>
        </w:rPr>
        <w:t xml:space="preserve"> painting “View of Yellowknife Bay, Mars” is based on a panoramic digital photograph sent to Earth from the NASA-JPL Rover on Mars</w:t>
      </w:r>
      <w:ins w:id="175" w:author="Elizabeth Ann Storm" w:date="2022-04-20T16:30:00Z">
        <w:r w:rsidR="004F69D9">
          <w:rPr>
            <w:noProof w:val="0"/>
          </w:rPr>
          <w:t xml:space="preserve">. The view is of </w:t>
        </w:r>
      </w:ins>
      <w:del w:id="176" w:author="Elizabeth Ann Storm" w:date="2022-04-20T16:30:00Z">
        <w:r w:rsidR="002D4FBA" w:rsidDel="004F69D9">
          <w:rPr>
            <w:noProof w:val="0"/>
          </w:rPr>
          <w:delText xml:space="preserve">, </w:delText>
        </w:r>
      </w:del>
      <w:r w:rsidR="002D4FBA">
        <w:rPr>
          <w:noProof w:val="0"/>
        </w:rPr>
        <w:t xml:space="preserve">a site on the red planet near where the rover was landed. The landscape shows an ancient lakebed on Mars, which I thought was a poignant symbol of </w:t>
      </w:r>
      <w:r w:rsidR="004933D1">
        <w:rPr>
          <w:noProof w:val="0"/>
        </w:rPr>
        <w:t>deep, geological time scales.</w:t>
      </w:r>
      <w:ins w:id="177" w:author="Elizabeth Ann Storm" w:date="2022-04-20T16:30:00Z">
        <w:r w:rsidR="00CA0806">
          <w:rPr>
            <w:noProof w:val="0"/>
          </w:rPr>
          <w:t xml:space="preserve"> </w:t>
        </w:r>
      </w:ins>
      <w:ins w:id="178" w:author="Elizabeth Ann Storm" w:date="2022-04-20T16:32:00Z">
        <w:r w:rsidR="00CA0806">
          <w:rPr>
            <w:noProof w:val="0"/>
          </w:rPr>
          <w:t>A</w:t>
        </w:r>
      </w:ins>
      <w:ins w:id="179" w:author="Elizabeth Ann Storm" w:date="2022-04-20T16:30:00Z">
        <w:r w:rsidR="00CA0806">
          <w:rPr>
            <w:noProof w:val="0"/>
          </w:rPr>
          <w:t xml:space="preserve"> two-point perspective grid system is </w:t>
        </w:r>
      </w:ins>
      <w:ins w:id="180" w:author="Elizabeth Ann Storm" w:date="2022-04-20T16:31:00Z">
        <w:r w:rsidR="00CA0806">
          <w:rPr>
            <w:noProof w:val="0"/>
          </w:rPr>
          <w:t>embedded in</w:t>
        </w:r>
      </w:ins>
      <w:ins w:id="181" w:author="Elizabeth Ann Storm" w:date="2022-04-20T16:30:00Z">
        <w:r w:rsidR="00CA0806">
          <w:rPr>
            <w:noProof w:val="0"/>
          </w:rPr>
          <w:t xml:space="preserve"> </w:t>
        </w:r>
      </w:ins>
      <w:ins w:id="182" w:author="Elizabeth Ann Storm" w:date="2022-04-20T16:32:00Z">
        <w:r w:rsidR="00DA6C79">
          <w:rPr>
            <w:noProof w:val="0"/>
          </w:rPr>
          <w:t>a</w:t>
        </w:r>
      </w:ins>
      <w:ins w:id="183" w:author="Elizabeth Ann Storm" w:date="2022-04-20T16:30:00Z">
        <w:r w:rsidR="00CA0806">
          <w:rPr>
            <w:noProof w:val="0"/>
          </w:rPr>
          <w:t xml:space="preserve"> </w:t>
        </w:r>
        <w:proofErr w:type="gramStart"/>
        <w:r w:rsidR="00CA0806">
          <w:rPr>
            <w:noProof w:val="0"/>
          </w:rPr>
          <w:t>Romantic</w:t>
        </w:r>
        <w:proofErr w:type="gramEnd"/>
        <w:r w:rsidR="00CA0806">
          <w:rPr>
            <w:noProof w:val="0"/>
          </w:rPr>
          <w:t xml:space="preserve"> landscape</w:t>
        </w:r>
      </w:ins>
      <w:ins w:id="184" w:author="Elizabeth Ann Storm" w:date="2022-04-20T16:31:00Z">
        <w:r w:rsidR="00CA0806">
          <w:rPr>
            <w:noProof w:val="0"/>
          </w:rPr>
          <w:t xml:space="preserve"> to reinforce the physicality and depth of spac</w:t>
        </w:r>
      </w:ins>
      <w:ins w:id="185" w:author="Elizabeth Ann Storm" w:date="2022-04-20T16:33:00Z">
        <w:r w:rsidR="00DA6C79">
          <w:rPr>
            <w:noProof w:val="0"/>
          </w:rPr>
          <w:t xml:space="preserve">e. The grid </w:t>
        </w:r>
      </w:ins>
      <w:ins w:id="186" w:author="Elizabeth Ann Storm" w:date="2022-04-20T16:34:00Z">
        <w:r w:rsidR="00DA6C79">
          <w:rPr>
            <w:noProof w:val="0"/>
          </w:rPr>
          <w:t xml:space="preserve">also </w:t>
        </w:r>
      </w:ins>
      <w:ins w:id="187" w:author="Elizabeth Ann Storm" w:date="2022-04-20T16:32:00Z">
        <w:r w:rsidR="00DA6C79">
          <w:rPr>
            <w:noProof w:val="0"/>
          </w:rPr>
          <w:t>draw</w:t>
        </w:r>
      </w:ins>
      <w:ins w:id="188" w:author="Elizabeth Ann Storm" w:date="2022-04-20T16:33:00Z">
        <w:r w:rsidR="00DA6C79">
          <w:rPr>
            <w:noProof w:val="0"/>
          </w:rPr>
          <w:t>s</w:t>
        </w:r>
      </w:ins>
      <w:ins w:id="189" w:author="Elizabeth Ann Storm" w:date="2022-04-20T16:32:00Z">
        <w:r w:rsidR="00DA6C79">
          <w:rPr>
            <w:noProof w:val="0"/>
          </w:rPr>
          <w:t xml:space="preserve"> your attention to the contrast between the Rationalistic, linear</w:t>
        </w:r>
      </w:ins>
      <w:ins w:id="190" w:author="Elizabeth Ann Storm" w:date="2022-04-20T16:33:00Z">
        <w:r w:rsidR="00DA6C79">
          <w:rPr>
            <w:noProof w:val="0"/>
          </w:rPr>
          <w:t>,</w:t>
        </w:r>
      </w:ins>
      <w:ins w:id="191" w:author="Elizabeth Ann Storm" w:date="2022-04-20T16:32:00Z">
        <w:r w:rsidR="00DA6C79">
          <w:rPr>
            <w:noProof w:val="0"/>
          </w:rPr>
          <w:t xml:space="preserve"> constructed </w:t>
        </w:r>
      </w:ins>
      <w:ins w:id="192" w:author="Elizabeth Ann Storm" w:date="2022-04-20T16:33:00Z">
        <w:r w:rsidR="00DA6C79">
          <w:rPr>
            <w:noProof w:val="0"/>
          </w:rPr>
          <w:t xml:space="preserve">foundation of knowledge that is wrapped up in </w:t>
        </w:r>
      </w:ins>
      <w:ins w:id="193" w:author="Elizabeth Ann Storm" w:date="2022-04-20T16:34:00Z">
        <w:r w:rsidR="00DA6C79">
          <w:rPr>
            <w:noProof w:val="0"/>
          </w:rPr>
          <w:t xml:space="preserve">the symbol of linear perspective, </w:t>
        </w:r>
      </w:ins>
      <w:ins w:id="194" w:author="Elizabeth Ann Storm" w:date="2022-04-20T16:32:00Z">
        <w:r w:rsidR="00DA6C79">
          <w:rPr>
            <w:noProof w:val="0"/>
          </w:rPr>
          <w:t xml:space="preserve">and the </w:t>
        </w:r>
      </w:ins>
      <w:ins w:id="195" w:author="Elizabeth Ann Storm" w:date="2022-04-20T16:38:00Z">
        <w:r w:rsidR="00461A00">
          <w:rPr>
            <w:noProof w:val="0"/>
          </w:rPr>
          <w:t>longing for direct experience of a natural vista</w:t>
        </w:r>
      </w:ins>
      <w:ins w:id="196" w:author="Elizabeth Ann Storm" w:date="2022-04-20T16:40:00Z">
        <w:r w:rsidR="00620081">
          <w:rPr>
            <w:noProof w:val="0"/>
          </w:rPr>
          <w:t>.</w:t>
        </w:r>
      </w:ins>
    </w:p>
    <w:p w14:paraId="7BA784F9" w14:textId="77777777" w:rsidR="005063D9" w:rsidRDefault="003B1D61" w:rsidP="00681B40">
      <w:pPr>
        <w:pStyle w:val="EndNoteBibliography"/>
        <w:keepNext/>
        <w:spacing w:line="480" w:lineRule="auto"/>
        <w:ind w:firstLine="0"/>
        <w:jc w:val="center"/>
      </w:pPr>
      <w:r>
        <w:lastRenderedPageBreak/>
        <w:drawing>
          <wp:inline distT="0" distB="0" distL="0" distR="0" wp14:anchorId="555A4D88" wp14:editId="201EFF82">
            <wp:extent cx="5886060" cy="3962400"/>
            <wp:effectExtent l="0" t="0" r="0" b="0"/>
            <wp:docPr id="4" name="Picture 4" descr="A picture containing ground, outdoor,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ound, outdoor, severa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05849" cy="3975722"/>
                    </a:xfrm>
                    <a:prstGeom prst="rect">
                      <a:avLst/>
                    </a:prstGeom>
                  </pic:spPr>
                </pic:pic>
              </a:graphicData>
            </a:graphic>
          </wp:inline>
        </w:drawing>
      </w:r>
    </w:p>
    <w:p w14:paraId="73699CCC" w14:textId="52C92DA1" w:rsidR="008420B1" w:rsidRDefault="005063D9" w:rsidP="00681B40">
      <w:pPr>
        <w:pStyle w:val="Caption"/>
        <w:spacing w:after="240"/>
      </w:pPr>
      <w:bookmarkStart w:id="197" w:name="_Ref90373217"/>
      <w:bookmarkStart w:id="198" w:name="_Ref101256382"/>
      <w:bookmarkStart w:id="199" w:name="_Toc101359840"/>
      <w:r>
        <w:t xml:space="preserve">Figure </w:t>
      </w:r>
      <w:ins w:id="200" w:author="Elizabeth Ann Storm" w:date="2022-04-20T17:45:00Z">
        <w:r w:rsidR="00D362E0">
          <w:fldChar w:fldCharType="begin"/>
        </w:r>
        <w:r w:rsidR="00D362E0">
          <w:instrText xml:space="preserve"> SEQ Figure \* ARABIC </w:instrText>
        </w:r>
      </w:ins>
      <w:r w:rsidR="00D362E0">
        <w:fldChar w:fldCharType="separate"/>
      </w:r>
      <w:ins w:id="201" w:author="Elizabeth Ann Storm" w:date="2022-04-20T17:45:00Z">
        <w:r w:rsidR="00D362E0">
          <w:rPr>
            <w:noProof/>
          </w:rPr>
          <w:t>6</w:t>
        </w:r>
        <w:r w:rsidR="00D362E0">
          <w:fldChar w:fldCharType="end"/>
        </w:r>
      </w:ins>
      <w:del w:id="202" w:author="Elizabeth Ann Storm" w:date="2022-04-20T17:45:00Z">
        <w:r w:rsidR="002D39EC" w:rsidDel="00D362E0">
          <w:fldChar w:fldCharType="begin"/>
        </w:r>
        <w:r w:rsidR="002D39EC" w:rsidDel="00D362E0">
          <w:delInstrText xml:space="preserve"> SEQ Figure \* ARABIC </w:delInstrText>
        </w:r>
        <w:r w:rsidR="002D39EC" w:rsidDel="00D362E0">
          <w:fldChar w:fldCharType="separate"/>
        </w:r>
        <w:r w:rsidR="00A91C2E" w:rsidDel="00D362E0">
          <w:rPr>
            <w:noProof/>
          </w:rPr>
          <w:delText>6</w:delText>
        </w:r>
        <w:r w:rsidR="002D39EC" w:rsidDel="00D362E0">
          <w:rPr>
            <w:noProof/>
          </w:rPr>
          <w:fldChar w:fldCharType="end"/>
        </w:r>
      </w:del>
      <w:bookmarkEnd w:id="197"/>
      <w:r>
        <w:t xml:space="preserve"> "View of Yellowknife Bay, Mars" charcoal, pastel, conte crayon, and acrylic on canvas, 108" x 84", 2016-2017</w:t>
      </w:r>
      <w:bookmarkEnd w:id="198"/>
      <w:bookmarkEnd w:id="199"/>
    </w:p>
    <w:p w14:paraId="5406B9A2" w14:textId="779E32C1" w:rsidR="00AC4473" w:rsidRDefault="00990CAD" w:rsidP="00681B40">
      <w:pPr>
        <w:pStyle w:val="EndNoteBibliography"/>
        <w:spacing w:line="480" w:lineRule="auto"/>
      </w:pPr>
      <w:r>
        <w:rPr>
          <w:noProof w:val="0"/>
        </w:rPr>
        <w:t>I arrived at this recurring theme of optical devices</w:t>
      </w:r>
      <w:r w:rsidR="00C67705">
        <w:rPr>
          <w:noProof w:val="0"/>
        </w:rPr>
        <w:t xml:space="preserve"> in my practice, so</w:t>
      </w:r>
      <w:r w:rsidR="00B94AC7">
        <w:rPr>
          <w:noProof w:val="0"/>
        </w:rPr>
        <w:t xml:space="preserve"> I</w:t>
      </w:r>
      <w:r w:rsidR="00711A69" w:rsidRPr="007A2142">
        <w:rPr>
          <w:noProof w:val="0"/>
        </w:rPr>
        <w:t xml:space="preserve"> </w:t>
      </w:r>
      <w:r w:rsidR="00C67705">
        <w:rPr>
          <w:noProof w:val="0"/>
        </w:rPr>
        <w:t>continued to i</w:t>
      </w:r>
      <w:r w:rsidR="00711A69" w:rsidRPr="007A2142">
        <w:rPr>
          <w:noProof w:val="0"/>
        </w:rPr>
        <w:t>nvestigate vision itself.</w:t>
      </w:r>
      <w:r w:rsidR="00AC4473">
        <w:rPr>
          <w:noProof w:val="0"/>
        </w:rPr>
        <w:t xml:space="preserve"> </w:t>
      </w:r>
      <w:r w:rsidR="00AC4473" w:rsidRPr="007A2142">
        <w:rPr>
          <w:noProof w:val="0"/>
        </w:rPr>
        <w:t xml:space="preserve">When I look out into the world attempting to discern elements in the landscape, in the perceptual field, where does my attention go? It used to depend on what type of picture I was trying to make, a landscape, </w:t>
      </w:r>
      <w:r w:rsidR="00AC4473">
        <w:rPr>
          <w:noProof w:val="0"/>
        </w:rPr>
        <w:t xml:space="preserve">a </w:t>
      </w:r>
      <w:r w:rsidR="00AC4473" w:rsidRPr="007A2142">
        <w:rPr>
          <w:noProof w:val="0"/>
        </w:rPr>
        <w:t xml:space="preserve">still life, </w:t>
      </w:r>
      <w:r w:rsidR="00AC4473">
        <w:rPr>
          <w:noProof w:val="0"/>
        </w:rPr>
        <w:t>a</w:t>
      </w:r>
      <w:r w:rsidR="00AC4473" w:rsidRPr="007A2142">
        <w:rPr>
          <w:noProof w:val="0"/>
        </w:rPr>
        <w:t xml:space="preserve"> portrait, for example. </w:t>
      </w:r>
      <w:r w:rsidR="003F75F4">
        <w:rPr>
          <w:noProof w:val="0"/>
        </w:rPr>
        <w:t xml:space="preserve">The concepts of image-making and perception were already stirring in my mind. </w:t>
      </w:r>
      <w:r w:rsidR="00097DE5">
        <w:rPr>
          <w:noProof w:val="0"/>
        </w:rPr>
        <w:t>I first reflected on the subjectivity of perception with this new dimension to my practice.</w:t>
      </w:r>
      <w:r w:rsidR="002E10CB">
        <w:rPr>
          <w:noProof w:val="0"/>
        </w:rPr>
        <w:t xml:space="preserve"> </w:t>
      </w:r>
    </w:p>
    <w:p w14:paraId="2FFD943B" w14:textId="491B8184" w:rsidR="00711A69" w:rsidRDefault="00AC4473">
      <w:pPr>
        <w:pStyle w:val="EndNoteBibliography"/>
        <w:spacing w:line="480" w:lineRule="auto"/>
      </w:pPr>
      <w:r w:rsidRPr="007A2142">
        <w:rPr>
          <w:noProof w:val="0"/>
        </w:rPr>
        <w:t xml:space="preserve">I remember I used to notice the </w:t>
      </w:r>
      <w:proofErr w:type="spellStart"/>
      <w:r w:rsidRPr="007A2142">
        <w:rPr>
          <w:noProof w:val="0"/>
        </w:rPr>
        <w:t>orthogonals</w:t>
      </w:r>
      <w:proofErr w:type="spellEnd"/>
      <w:r w:rsidRPr="007A2142">
        <w:rPr>
          <w:noProof w:val="0"/>
        </w:rPr>
        <w:t xml:space="preserve"> of modern architecture and spatial planning, the parallel lines stretching to meet at the infinite horizon. Then I would </w:t>
      </w:r>
      <w:r w:rsidR="00B84117">
        <w:rPr>
          <w:noProof w:val="0"/>
        </w:rPr>
        <w:t>glimpse</w:t>
      </w:r>
      <w:r w:rsidRPr="007A2142">
        <w:rPr>
          <w:noProof w:val="0"/>
        </w:rPr>
        <w:t xml:space="preserve"> these same spatial ordering structures in forests. The comparison between the man-made and the living, organic structures was fascinating.</w:t>
      </w:r>
      <w:r w:rsidR="003F75F4">
        <w:rPr>
          <w:noProof w:val="0"/>
        </w:rPr>
        <w:t xml:space="preserve"> </w:t>
      </w:r>
      <w:r w:rsidRPr="007A2142">
        <w:rPr>
          <w:noProof w:val="0"/>
        </w:rPr>
        <w:t xml:space="preserve">I was studying perspective drawing and its </w:t>
      </w:r>
      <w:r>
        <w:rPr>
          <w:noProof w:val="0"/>
        </w:rPr>
        <w:t xml:space="preserve">historical, </w:t>
      </w:r>
      <w:r w:rsidRPr="007A2142">
        <w:rPr>
          <w:noProof w:val="0"/>
        </w:rPr>
        <w:t xml:space="preserve">cultural </w:t>
      </w:r>
      <w:r w:rsidRPr="007A2142">
        <w:rPr>
          <w:noProof w:val="0"/>
        </w:rPr>
        <w:lastRenderedPageBreak/>
        <w:t xml:space="preserve">impact at that time. </w:t>
      </w:r>
      <w:r w:rsidR="003F75F4">
        <w:t xml:space="preserve">Clearly, </w:t>
      </w:r>
      <w:r w:rsidRPr="007A2142">
        <w:t>my attention to perpendicular intersecting lines and planes, of vertical and horizontal axes and vast expanses of space</w:t>
      </w:r>
      <w:r>
        <w:t>,</w:t>
      </w:r>
      <w:r w:rsidRPr="007A2142">
        <w:t xml:space="preserve"> was guided by this </w:t>
      </w:r>
      <w:r>
        <w:t xml:space="preserve">specific </w:t>
      </w:r>
      <w:r w:rsidRPr="007A2142">
        <w:t>interest</w:t>
      </w:r>
      <w:r>
        <w:t xml:space="preserve">. </w:t>
      </w:r>
      <w:r w:rsidR="002E10CB">
        <w:t xml:space="preserve">I made artworks reflective of this Cartesian universe. (figure) </w:t>
      </w:r>
      <w:r>
        <w:t xml:space="preserve">In this context, I can also </w:t>
      </w:r>
      <w:r w:rsidR="008B4453">
        <w:t>bear in mind</w:t>
      </w:r>
      <w:r>
        <w:t xml:space="preserve"> </w:t>
      </w:r>
      <w:r w:rsidRPr="007A2142">
        <w:t xml:space="preserve">how the way of drawing became a way of seeing and reinforced a rationalistic way of </w:t>
      </w:r>
      <w:r w:rsidR="009C13B4">
        <w:t>knowing reality.</w:t>
      </w:r>
    </w:p>
    <w:p w14:paraId="2B96D496" w14:textId="6AE9830A" w:rsidR="00E5554D" w:rsidRDefault="00641FF9">
      <w:pPr>
        <w:pStyle w:val="EndNoteBibliography"/>
        <w:spacing w:line="480" w:lineRule="auto"/>
      </w:pPr>
      <w:r>
        <w:t xml:space="preserve">I thought of the perspective system as a high abstraction. I thought of how information about a physical and material space was encoded into a lesser-dimensional system, and could then be retreived by the observer, almost as if reconstructed in their mind. </w:t>
      </w:r>
      <w:r w:rsidR="000E60E2">
        <w:t>I wanted to use that system to talk about space itself. I felt I needed to articulate something about how space is not “out there”, not just empty space, and not “outer space”. Perspective drawing was such a tactile way for me to engage with the expansive character of deep space</w:t>
      </w:r>
      <w:r w:rsidR="00F25554">
        <w:t xml:space="preserve">. </w:t>
      </w:r>
      <w:r w:rsidR="000E60E2">
        <w:t xml:space="preserve">The </w:t>
      </w:r>
      <w:r w:rsidR="009D6AED">
        <w:t xml:space="preserve">fluctuating </w:t>
      </w:r>
      <w:r w:rsidR="000E60E2">
        <w:t>scale</w:t>
      </w:r>
      <w:r w:rsidR="009D6AED">
        <w:t>s</w:t>
      </w:r>
      <w:r w:rsidR="000E60E2">
        <w:t xml:space="preserve"> of space that deep space can imply to our bodies when we encounter </w:t>
      </w:r>
      <w:r w:rsidR="009D6AED">
        <w:t>one</w:t>
      </w:r>
      <w:r w:rsidR="000E60E2">
        <w:t xml:space="preserve"> is something I was trying to capture with this work.</w:t>
      </w:r>
    </w:p>
    <w:p w14:paraId="2687950E" w14:textId="77777777" w:rsidR="008420B1" w:rsidRDefault="008420B1" w:rsidP="00681B40">
      <w:pPr>
        <w:pStyle w:val="EndNoteBibliography"/>
        <w:keepNext/>
        <w:spacing w:line="480" w:lineRule="auto"/>
        <w:ind w:firstLine="0"/>
        <w:jc w:val="center"/>
      </w:pPr>
      <w:r>
        <w:lastRenderedPageBreak/>
        <w:drawing>
          <wp:inline distT="0" distB="0" distL="0" distR="0" wp14:anchorId="5D6AF315" wp14:editId="6F799B47">
            <wp:extent cx="4767943" cy="690995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a:extLst>
                        <a:ext uri="{28A0092B-C50C-407E-A947-70E740481C1C}">
                          <a14:useLocalDpi xmlns:a14="http://schemas.microsoft.com/office/drawing/2010/main" val="0"/>
                        </a:ext>
                      </a:extLst>
                    </a:blip>
                    <a:stretch>
                      <a:fillRect/>
                    </a:stretch>
                  </pic:blipFill>
                  <pic:spPr>
                    <a:xfrm>
                      <a:off x="0" y="0"/>
                      <a:ext cx="4809733" cy="6970519"/>
                    </a:xfrm>
                    <a:prstGeom prst="rect">
                      <a:avLst/>
                    </a:prstGeom>
                  </pic:spPr>
                </pic:pic>
              </a:graphicData>
            </a:graphic>
          </wp:inline>
        </w:drawing>
      </w:r>
    </w:p>
    <w:p w14:paraId="299BCBC1" w14:textId="5A9D7BDF" w:rsidR="008420B1" w:rsidRPr="007A2142" w:rsidRDefault="008420B1" w:rsidP="00681B40">
      <w:pPr>
        <w:pStyle w:val="Caption"/>
        <w:spacing w:after="240"/>
        <w:ind w:firstLine="0"/>
        <w:jc w:val="center"/>
      </w:pPr>
      <w:bookmarkStart w:id="203" w:name="_Toc101359841"/>
      <w:r>
        <w:t xml:space="preserve">Figure </w:t>
      </w:r>
      <w:ins w:id="204" w:author="Elizabeth Ann Storm" w:date="2022-04-20T17:45:00Z">
        <w:r w:rsidR="00D362E0">
          <w:fldChar w:fldCharType="begin"/>
        </w:r>
        <w:r w:rsidR="00D362E0">
          <w:instrText xml:space="preserve"> SEQ Figure \* ARABIC </w:instrText>
        </w:r>
      </w:ins>
      <w:r w:rsidR="00D362E0">
        <w:fldChar w:fldCharType="separate"/>
      </w:r>
      <w:ins w:id="205" w:author="Elizabeth Ann Storm" w:date="2022-04-20T17:45:00Z">
        <w:r w:rsidR="00D362E0">
          <w:rPr>
            <w:noProof/>
          </w:rPr>
          <w:t>7</w:t>
        </w:r>
        <w:r w:rsidR="00D362E0">
          <w:fldChar w:fldCharType="end"/>
        </w:r>
      </w:ins>
      <w:del w:id="206" w:author="Elizabeth Ann Storm" w:date="2022-04-20T17:45:00Z">
        <w:r w:rsidR="002D39EC" w:rsidDel="00D362E0">
          <w:fldChar w:fldCharType="begin"/>
        </w:r>
        <w:r w:rsidR="002D39EC" w:rsidDel="00D362E0">
          <w:delInstrText xml:space="preserve"> SEQ Figure \* ARABIC </w:delInstrText>
        </w:r>
        <w:r w:rsidR="002D39EC" w:rsidDel="00D362E0">
          <w:fldChar w:fldCharType="separate"/>
        </w:r>
        <w:r w:rsidR="00A91C2E" w:rsidDel="00D362E0">
          <w:rPr>
            <w:noProof/>
          </w:rPr>
          <w:delText>7</w:delText>
        </w:r>
        <w:r w:rsidR="002D39EC" w:rsidDel="00D362E0">
          <w:rPr>
            <w:noProof/>
          </w:rPr>
          <w:fldChar w:fldCharType="end"/>
        </w:r>
      </w:del>
      <w:r>
        <w:t>. placeholder for past works</w:t>
      </w:r>
      <w:bookmarkEnd w:id="203"/>
    </w:p>
    <w:p w14:paraId="532DBD0A" w14:textId="4E1D18EB" w:rsidR="005E04DF" w:rsidRDefault="004E431D" w:rsidP="00BD300C">
      <w:pPr>
        <w:pStyle w:val="Heading2"/>
      </w:pPr>
      <w:bookmarkStart w:id="207" w:name="_Toc90309855"/>
      <w:bookmarkStart w:id="208" w:name="_Toc90318039"/>
      <w:bookmarkStart w:id="209" w:name="_Toc90374464"/>
      <w:bookmarkStart w:id="210" w:name="_Toc90376071"/>
      <w:bookmarkStart w:id="211" w:name="_Toc90376156"/>
      <w:bookmarkStart w:id="212" w:name="_Toc90381223"/>
      <w:bookmarkStart w:id="213" w:name="_Toc100588214"/>
      <w:bookmarkStart w:id="214" w:name="_Toc101198073"/>
      <w:bookmarkStart w:id="215" w:name="_Toc90309856"/>
      <w:bookmarkStart w:id="216" w:name="_Toc90318040"/>
      <w:bookmarkStart w:id="217" w:name="_Toc90374465"/>
      <w:bookmarkStart w:id="218" w:name="_Toc90376072"/>
      <w:bookmarkStart w:id="219" w:name="_Toc90376157"/>
      <w:bookmarkStart w:id="220" w:name="_Toc90381224"/>
      <w:bookmarkStart w:id="221" w:name="_Toc100588215"/>
      <w:bookmarkStart w:id="222" w:name="_Toc101198074"/>
      <w:bookmarkStart w:id="223" w:name="_Toc101198075"/>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r>
        <w:lastRenderedPageBreak/>
        <w:t>The threshold of our modernity</w:t>
      </w:r>
      <w:bookmarkEnd w:id="223"/>
    </w:p>
    <w:p w14:paraId="6FBB4A6E" w14:textId="473F05C4" w:rsidR="00F9217E" w:rsidRDefault="00D8017F" w:rsidP="009D6AED">
      <w:pPr>
        <w:pStyle w:val="EndNoteBibliography"/>
        <w:spacing w:line="480" w:lineRule="auto"/>
      </w:pPr>
      <w:r>
        <w:rPr>
          <w:noProof w:val="0"/>
        </w:rPr>
        <w:t>This burgeoning practice of mine coalesce</w:t>
      </w:r>
      <w:r w:rsidR="003E2E4F">
        <w:rPr>
          <w:noProof w:val="0"/>
        </w:rPr>
        <w:t>d</w:t>
      </w:r>
      <w:r>
        <w:rPr>
          <w:noProof w:val="0"/>
        </w:rPr>
        <w:t xml:space="preserve"> around the theme of vision. </w:t>
      </w:r>
      <w:r w:rsidR="00B80668">
        <w:t xml:space="preserve">While I thought </w:t>
      </w:r>
      <w:r w:rsidR="00F9217E">
        <w:t xml:space="preserve">about how </w:t>
      </w:r>
      <w:r w:rsidR="00B80668">
        <w:t>my</w:t>
      </w:r>
      <w:r w:rsidR="009D6AED">
        <w:t xml:space="preserve"> work with the 3-dimensional perspective grid, and later with the 2-dimensional grid, was referencing</w:t>
      </w:r>
      <w:r w:rsidR="00B80668">
        <w:t xml:space="preserve"> Cartesian perspectivalism and Rationalism, it was hinting at</w:t>
      </w:r>
      <w:r w:rsidR="009D6AED">
        <w:t xml:space="preserve"> modernism too. </w:t>
      </w:r>
      <w:r w:rsidR="00B80668">
        <w:t>When I saw the grids and cool cubic logic of modernist painting and sculpture, I wondered at the historical threads</w:t>
      </w:r>
      <w:r w:rsidR="00F9217E">
        <w:t xml:space="preserve"> tying the Renaissance to modernity. </w:t>
      </w:r>
      <w:r w:rsidR="00D63C6E">
        <w:t xml:space="preserve">If the telescope and microscope were following the logic of the singular eye of point-projection, what optical devices in the years intervening the Enlightenment and </w:t>
      </w:r>
      <w:r w:rsidR="00F25554">
        <w:t>M</w:t>
      </w:r>
      <w:r w:rsidR="00D46A86">
        <w:t>odernism</w:t>
      </w:r>
      <w:r w:rsidR="003E3FF3">
        <w:t xml:space="preserve"> broke from that pattern</w:t>
      </w:r>
      <w:r w:rsidR="00F25554">
        <w:t xml:space="preserve"> to propel us into Postmodernism</w:t>
      </w:r>
      <w:r w:rsidR="0085048E">
        <w:t>?</w:t>
      </w:r>
      <w:r w:rsidR="00F25554">
        <w:t xml:space="preserve"> </w:t>
      </w:r>
      <w:r w:rsidR="00F9217E">
        <w:t>I wondered how the invention of photography and cinema affected</w:t>
      </w:r>
      <w:r w:rsidR="00F25554">
        <w:t xml:space="preserve"> the arts from a critical perspectice. I brought these lines of questioning with me to graduate school</w:t>
      </w:r>
      <w:r w:rsidR="0085048E">
        <w:t>.</w:t>
      </w:r>
    </w:p>
    <w:p w14:paraId="63941B37" w14:textId="06E20DD6" w:rsidR="000E7617" w:rsidRDefault="00F9217E">
      <w:pPr>
        <w:pStyle w:val="EndNoteBibliography"/>
        <w:spacing w:line="480" w:lineRule="auto"/>
      </w:pPr>
      <w:r>
        <w:t xml:space="preserve">I </w:t>
      </w:r>
      <w:ins w:id="224" w:author="Elizabeth Ann Storm" w:date="2022-04-20T16:43:00Z">
        <w:r w:rsidR="00620081">
          <w:t xml:space="preserve">studied </w:t>
        </w:r>
      </w:ins>
      <w:del w:id="225" w:author="Elizabeth Ann Storm" w:date="2022-04-20T16:43:00Z">
        <w:r w:rsidDel="00620081">
          <w:delText xml:space="preserve">gained the intellectual framework in graduate school to study </w:delText>
        </w:r>
      </w:del>
      <w:r>
        <w:t xml:space="preserve">further into this topic and have found a trove of opinions and theories. </w:t>
      </w:r>
      <w:r w:rsidR="009D6AED">
        <w:t xml:space="preserve">Critic and theorist </w:t>
      </w:r>
      <w:r w:rsidR="009D6AED">
        <w:rPr>
          <w:noProof w:val="0"/>
        </w:rPr>
        <w:t xml:space="preserve">Jonathan </w:t>
      </w:r>
      <w:r w:rsidR="0073027E">
        <w:rPr>
          <w:noProof w:val="0"/>
        </w:rPr>
        <w:t xml:space="preserve">Crary </w:t>
      </w:r>
      <w:r w:rsidR="005A1599">
        <w:rPr>
          <w:noProof w:val="0"/>
        </w:rPr>
        <w:t xml:space="preserve">looks at the paradigm of the camera obscura and the making of </w:t>
      </w:r>
      <w:ins w:id="226" w:author="Elizabeth Ann Storm" w:date="2022-04-20T15:46:00Z">
        <w:r w:rsidR="001C2ED8">
          <w:rPr>
            <w:noProof w:val="0"/>
          </w:rPr>
          <w:t>“</w:t>
        </w:r>
      </w:ins>
      <w:r w:rsidR="005A1599">
        <w:rPr>
          <w:noProof w:val="0"/>
        </w:rPr>
        <w:t>the observer</w:t>
      </w:r>
      <w:ins w:id="227" w:author="Elizabeth Ann Storm" w:date="2022-04-20T15:46:00Z">
        <w:r w:rsidR="001C2ED8">
          <w:rPr>
            <w:noProof w:val="0"/>
          </w:rPr>
          <w:t>”</w:t>
        </w:r>
      </w:ins>
      <w:r w:rsidR="005A1599">
        <w:rPr>
          <w:noProof w:val="0"/>
        </w:rPr>
        <w:t xml:space="preserve"> in the 19</w:t>
      </w:r>
      <w:r w:rsidR="005A1599" w:rsidRPr="00106E65">
        <w:rPr>
          <w:noProof w:val="0"/>
          <w:vertAlign w:val="superscript"/>
        </w:rPr>
        <w:t>th</w:t>
      </w:r>
      <w:r w:rsidR="005A1599">
        <w:rPr>
          <w:noProof w:val="0"/>
        </w:rPr>
        <w:t xml:space="preserve"> century in </w:t>
      </w:r>
      <w:r w:rsidR="00715FAB">
        <w:rPr>
          <w:noProof w:val="0"/>
        </w:rPr>
        <w:t xml:space="preserve">the </w:t>
      </w:r>
      <w:r w:rsidR="00671BEF">
        <w:rPr>
          <w:noProof w:val="0"/>
        </w:rPr>
        <w:t xml:space="preserve">1988 issue of </w:t>
      </w:r>
      <w:r w:rsidR="00671BEF" w:rsidRPr="00681B40">
        <w:rPr>
          <w:i/>
          <w:iCs/>
          <w:noProof w:val="0"/>
        </w:rPr>
        <w:t>October</w:t>
      </w:r>
      <w:r w:rsidR="004C4943">
        <w:rPr>
          <w:noProof w:val="0"/>
        </w:rPr>
        <w:t xml:space="preserve"> with </w:t>
      </w:r>
      <w:r w:rsidR="005A1599">
        <w:rPr>
          <w:noProof w:val="0"/>
        </w:rPr>
        <w:t xml:space="preserve">“Techniques of the Observer”. </w:t>
      </w:r>
      <w:proofErr w:type="spellStart"/>
      <w:r w:rsidR="000F669F">
        <w:rPr>
          <w:noProof w:val="0"/>
        </w:rPr>
        <w:t>Crary’s</w:t>
      </w:r>
      <w:proofErr w:type="spellEnd"/>
      <w:r w:rsidR="000F669F">
        <w:rPr>
          <w:noProof w:val="0"/>
        </w:rPr>
        <w:t xml:space="preserve"> reading of history</w:t>
      </w:r>
      <w:r w:rsidR="00C77F35">
        <w:rPr>
          <w:noProof w:val="0"/>
        </w:rPr>
        <w:t xml:space="preserve">, </w:t>
      </w:r>
      <w:r w:rsidR="00AB1EFB">
        <w:rPr>
          <w:noProof w:val="0"/>
        </w:rPr>
        <w:t xml:space="preserve">founded on a close reading of Goethe’s </w:t>
      </w:r>
      <w:r w:rsidR="00AB1EFB">
        <w:rPr>
          <w:i/>
          <w:iCs/>
          <w:noProof w:val="0"/>
        </w:rPr>
        <w:t xml:space="preserve">Theory of Colors </w:t>
      </w:r>
      <w:r w:rsidR="00AB1EFB">
        <w:rPr>
          <w:noProof w:val="0"/>
        </w:rPr>
        <w:t>(1810</w:t>
      </w:r>
      <w:proofErr w:type="gramStart"/>
      <w:r w:rsidR="00AB1EFB">
        <w:rPr>
          <w:noProof w:val="0"/>
        </w:rPr>
        <w:t>)</w:t>
      </w:r>
      <w:proofErr w:type="gramEnd"/>
      <w:r w:rsidR="00AB1EFB">
        <w:rPr>
          <w:noProof w:val="0"/>
        </w:rPr>
        <w:t xml:space="preserve"> and </w:t>
      </w:r>
      <w:r w:rsidR="00C77F35">
        <w:rPr>
          <w:noProof w:val="0"/>
        </w:rPr>
        <w:t>aided by modernist theorists Roland Barthes and Walter Benjamin,</w:t>
      </w:r>
      <w:r w:rsidR="000F669F">
        <w:rPr>
          <w:noProof w:val="0"/>
        </w:rPr>
        <w:t xml:space="preserve"> </w:t>
      </w:r>
      <w:r w:rsidR="00C77F35">
        <w:rPr>
          <w:noProof w:val="0"/>
        </w:rPr>
        <w:t>suggests</w:t>
      </w:r>
      <w:r w:rsidR="000F669F">
        <w:rPr>
          <w:noProof w:val="0"/>
        </w:rPr>
        <w:t xml:space="preserve"> t</w:t>
      </w:r>
      <w:r w:rsidR="00F42B27">
        <w:rPr>
          <w:noProof w:val="0"/>
        </w:rPr>
        <w:t>he early 19</w:t>
      </w:r>
      <w:r w:rsidR="00F42B27" w:rsidRPr="00681B40">
        <w:rPr>
          <w:noProof w:val="0"/>
          <w:vertAlign w:val="superscript"/>
        </w:rPr>
        <w:t>th</w:t>
      </w:r>
      <w:r w:rsidR="00F42B27">
        <w:rPr>
          <w:noProof w:val="0"/>
        </w:rPr>
        <w:t xml:space="preserve"> century</w:t>
      </w:r>
      <w:r w:rsidR="000F669F">
        <w:rPr>
          <w:noProof w:val="0"/>
        </w:rPr>
        <w:t xml:space="preserve"> is </w:t>
      </w:r>
      <w:r w:rsidR="00C77F35">
        <w:rPr>
          <w:noProof w:val="0"/>
        </w:rPr>
        <w:t xml:space="preserve">a historical period </w:t>
      </w:r>
      <w:r w:rsidR="00F42B27">
        <w:rPr>
          <w:noProof w:val="0"/>
        </w:rPr>
        <w:t xml:space="preserve">when physical optics merges with physics, </w:t>
      </w:r>
      <w:r w:rsidR="000F669F">
        <w:rPr>
          <w:noProof w:val="0"/>
        </w:rPr>
        <w:t>and p</w:t>
      </w:r>
      <w:r w:rsidR="00F42B27">
        <w:rPr>
          <w:noProof w:val="0"/>
        </w:rPr>
        <w:t>hysiological optics comes to dominate the study of vision.</w:t>
      </w:r>
      <w:r w:rsidR="00F42B27">
        <w:rPr>
          <w:rStyle w:val="FootnoteReference"/>
          <w:noProof w:val="0"/>
        </w:rPr>
        <w:footnoteReference w:id="7"/>
      </w:r>
      <w:r w:rsidR="00F42B27">
        <w:rPr>
          <w:noProof w:val="0"/>
        </w:rPr>
        <w:t xml:space="preserve"> </w:t>
      </w:r>
      <w:r w:rsidR="005A1599">
        <w:rPr>
          <w:noProof w:val="0"/>
        </w:rPr>
        <w:t xml:space="preserve">He </w:t>
      </w:r>
      <w:r w:rsidR="000F669F">
        <w:rPr>
          <w:noProof w:val="0"/>
        </w:rPr>
        <w:t>links</w:t>
      </w:r>
      <w:r w:rsidR="005A1599">
        <w:rPr>
          <w:noProof w:val="0"/>
        </w:rPr>
        <w:t xml:space="preserve"> </w:t>
      </w:r>
      <w:r w:rsidR="000F669F">
        <w:rPr>
          <w:noProof w:val="0"/>
        </w:rPr>
        <w:t>e</w:t>
      </w:r>
      <w:r w:rsidR="00FB2838">
        <w:rPr>
          <w:noProof w:val="0"/>
        </w:rPr>
        <w:t xml:space="preserve">arly Enlightenment </w:t>
      </w:r>
      <w:r w:rsidR="005A1599">
        <w:rPr>
          <w:noProof w:val="0"/>
        </w:rPr>
        <w:t xml:space="preserve">optical experiments </w:t>
      </w:r>
      <w:r w:rsidR="00FB2838">
        <w:rPr>
          <w:noProof w:val="0"/>
        </w:rPr>
        <w:t>and later</w:t>
      </w:r>
      <w:r w:rsidR="005A1599">
        <w:rPr>
          <w:noProof w:val="0"/>
        </w:rPr>
        <w:t xml:space="preserve"> </w:t>
      </w:r>
      <w:r w:rsidR="00FB2838">
        <w:rPr>
          <w:noProof w:val="0"/>
        </w:rPr>
        <w:t xml:space="preserve">Enlightenment and </w:t>
      </w:r>
      <w:r w:rsidR="009E3464">
        <w:rPr>
          <w:noProof w:val="0"/>
        </w:rPr>
        <w:t>R</w:t>
      </w:r>
      <w:r w:rsidR="00FB2838">
        <w:rPr>
          <w:noProof w:val="0"/>
        </w:rPr>
        <w:t>ationalist philosophers and theorists</w:t>
      </w:r>
      <w:r w:rsidR="00ED4896">
        <w:rPr>
          <w:noProof w:val="0"/>
        </w:rPr>
        <w:t xml:space="preserve"> to </w:t>
      </w:r>
      <w:r w:rsidR="00436D51">
        <w:rPr>
          <w:noProof w:val="0"/>
        </w:rPr>
        <w:t>the</w:t>
      </w:r>
      <w:r w:rsidR="000F669F">
        <w:rPr>
          <w:noProof w:val="0"/>
        </w:rPr>
        <w:t xml:space="preserve"> thinking of</w:t>
      </w:r>
      <w:ins w:id="228" w:author="Elizabeth Ann Storm" w:date="2022-04-20T15:45:00Z">
        <w:r w:rsidR="001C2ED8">
          <w:rPr>
            <w:noProof w:val="0"/>
          </w:rPr>
          <w:t xml:space="preserve"> modernists,</w:t>
        </w:r>
      </w:ins>
      <w:r w:rsidR="00436D51">
        <w:rPr>
          <w:noProof w:val="0"/>
        </w:rPr>
        <w:t xml:space="preserve"> postmodernist</w:t>
      </w:r>
      <w:r w:rsidR="000F669F">
        <w:rPr>
          <w:noProof w:val="0"/>
        </w:rPr>
        <w:t>s</w:t>
      </w:r>
      <w:ins w:id="229" w:author="Elizabeth Ann Storm" w:date="2022-04-20T15:46:00Z">
        <w:r w:rsidR="001C2ED8">
          <w:rPr>
            <w:noProof w:val="0"/>
          </w:rPr>
          <w:t xml:space="preserve"> and </w:t>
        </w:r>
      </w:ins>
      <w:del w:id="230" w:author="Elizabeth Ann Storm" w:date="2022-04-20T15:46:00Z">
        <w:r w:rsidR="00436D51" w:rsidDel="001C2ED8">
          <w:rPr>
            <w:noProof w:val="0"/>
          </w:rPr>
          <w:delText xml:space="preserve"> and </w:delText>
        </w:r>
      </w:del>
      <w:r w:rsidR="00436D51">
        <w:rPr>
          <w:noProof w:val="0"/>
        </w:rPr>
        <w:t xml:space="preserve">structuralists. </w:t>
      </w:r>
      <w:r w:rsidR="00C77F35">
        <w:rPr>
          <w:noProof w:val="0"/>
        </w:rPr>
        <w:t>His work is important to my study of vision</w:t>
      </w:r>
      <w:ins w:id="231" w:author="Elizabeth Ann Storm" w:date="2022-04-20T16:43:00Z">
        <w:r w:rsidR="008A481B">
          <w:rPr>
            <w:noProof w:val="0"/>
          </w:rPr>
          <w:t xml:space="preserve">, </w:t>
        </w:r>
      </w:ins>
      <w:del w:id="232" w:author="Elizabeth Ann Storm" w:date="2022-04-20T16:43:00Z">
        <w:r w:rsidR="00C77F35" w:rsidDel="008A481B">
          <w:rPr>
            <w:noProof w:val="0"/>
          </w:rPr>
          <w:delText xml:space="preserve"> and </w:delText>
        </w:r>
      </w:del>
      <w:r w:rsidR="00C77F35">
        <w:rPr>
          <w:noProof w:val="0"/>
        </w:rPr>
        <w:t>observation</w:t>
      </w:r>
      <w:ins w:id="233" w:author="Elizabeth Ann Storm" w:date="2022-04-20T16:43:00Z">
        <w:r w:rsidR="008A481B">
          <w:rPr>
            <w:noProof w:val="0"/>
          </w:rPr>
          <w:t xml:space="preserve">, and the self </w:t>
        </w:r>
      </w:ins>
      <w:del w:id="234" w:author="Elizabeth Ann Storm" w:date="2022-04-20T16:43:00Z">
        <w:r w:rsidR="00C77F35" w:rsidDel="008A481B">
          <w:rPr>
            <w:noProof w:val="0"/>
          </w:rPr>
          <w:delText xml:space="preserve"> </w:delText>
        </w:r>
      </w:del>
      <w:r w:rsidR="00C77F35">
        <w:rPr>
          <w:noProof w:val="0"/>
        </w:rPr>
        <w:t xml:space="preserve">because he suggests how </w:t>
      </w:r>
      <w:r w:rsidR="009E3464">
        <w:rPr>
          <w:noProof w:val="0"/>
        </w:rPr>
        <w:t xml:space="preserve">studies into optics propelled by Goethe’s theory and </w:t>
      </w:r>
      <w:r w:rsidR="00C77F35">
        <w:rPr>
          <w:noProof w:val="0"/>
        </w:rPr>
        <w:t>optical devices of this period contribute to placing</w:t>
      </w:r>
      <w:r w:rsidR="00C21005">
        <w:rPr>
          <w:noProof w:val="0"/>
        </w:rPr>
        <w:t xml:space="preserve"> </w:t>
      </w:r>
      <w:r w:rsidR="00C77F35">
        <w:rPr>
          <w:noProof w:val="0"/>
        </w:rPr>
        <w:t>the observer in the physical, corporeal body.</w:t>
      </w:r>
    </w:p>
    <w:p w14:paraId="2A030EEB" w14:textId="709967D1" w:rsidR="00986AA0" w:rsidRDefault="00142C69" w:rsidP="007B5111">
      <w:pPr>
        <w:pStyle w:val="EndNoteBibliography"/>
        <w:spacing w:line="480" w:lineRule="auto"/>
        <w:rPr>
          <w:noProof w:val="0"/>
        </w:rPr>
      </w:pPr>
      <w:r>
        <w:rPr>
          <w:noProof w:val="0"/>
        </w:rPr>
        <w:lastRenderedPageBreak/>
        <w:t>His argument, which I find so interesting as a speculation on models of reality</w:t>
      </w:r>
      <w:r w:rsidR="006322B8">
        <w:rPr>
          <w:noProof w:val="0"/>
        </w:rPr>
        <w:t xml:space="preserve"> and visuality</w:t>
      </w:r>
      <w:r>
        <w:rPr>
          <w:noProof w:val="0"/>
        </w:rPr>
        <w:t>, is</w:t>
      </w:r>
      <w:r w:rsidR="000E7617">
        <w:rPr>
          <w:noProof w:val="0"/>
        </w:rPr>
        <w:t xml:space="preserve"> that, as a</w:t>
      </w:r>
      <w:r w:rsidR="000E1FFB">
        <w:rPr>
          <w:noProof w:val="0"/>
        </w:rPr>
        <w:t xml:space="preserve">n epistemological </w:t>
      </w:r>
      <w:r w:rsidR="000E7617">
        <w:rPr>
          <w:noProof w:val="0"/>
        </w:rPr>
        <w:t>model,</w:t>
      </w:r>
      <w:r>
        <w:rPr>
          <w:noProof w:val="0"/>
        </w:rPr>
        <w:t xml:space="preserve"> the camera obscura’s historic specificity to the early modern age becomes complicated at the turn of the 20</w:t>
      </w:r>
      <w:r w:rsidRPr="00681B40">
        <w:rPr>
          <w:vertAlign w:val="superscript"/>
        </w:rPr>
        <w:t>th</w:t>
      </w:r>
      <w:r>
        <w:rPr>
          <w:noProof w:val="0"/>
        </w:rPr>
        <w:t xml:space="preserve"> century with the emergence of early cinematic devices</w:t>
      </w:r>
      <w:r w:rsidR="006322B8">
        <w:rPr>
          <w:noProof w:val="0"/>
        </w:rPr>
        <w:t xml:space="preserve"> </w:t>
      </w:r>
      <w:r>
        <w:rPr>
          <w:noProof w:val="0"/>
        </w:rPr>
        <w:t>and is rendered</w:t>
      </w:r>
      <w:r w:rsidR="009D6AED">
        <w:rPr>
          <w:noProof w:val="0"/>
        </w:rPr>
        <w:t xml:space="preserve"> obsolete</w:t>
      </w:r>
      <w:r w:rsidR="00F01E5B">
        <w:rPr>
          <w:noProof w:val="0"/>
        </w:rPr>
        <w:t xml:space="preserve">. In contrast to what he perceives as an overarching acceptance of the continuity of a monocular world view from </w:t>
      </w:r>
      <w:proofErr w:type="spellStart"/>
      <w:r w:rsidR="00F01E5B">
        <w:rPr>
          <w:noProof w:val="0"/>
        </w:rPr>
        <w:t>perspectivalism</w:t>
      </w:r>
      <w:proofErr w:type="spellEnd"/>
      <w:r w:rsidR="00F01E5B">
        <w:rPr>
          <w:noProof w:val="0"/>
        </w:rPr>
        <w:t xml:space="preserve"> </w:t>
      </w:r>
      <w:r w:rsidR="006322B8">
        <w:rPr>
          <w:noProof w:val="0"/>
        </w:rPr>
        <w:t>to</w:t>
      </w:r>
      <w:r w:rsidR="00F01E5B">
        <w:rPr>
          <w:noProof w:val="0"/>
        </w:rPr>
        <w:t xml:space="preserve"> the </w:t>
      </w:r>
      <w:r w:rsidR="000E1FFB">
        <w:rPr>
          <w:noProof w:val="0"/>
        </w:rPr>
        <w:t xml:space="preserve">modern </w:t>
      </w:r>
      <w:r w:rsidR="00F01E5B">
        <w:rPr>
          <w:noProof w:val="0"/>
        </w:rPr>
        <w:t xml:space="preserve">photographic camera, he suggests a pivotal rupture occurs within the history of the science of optics and modern technology that disrupts that comfortable narrative. </w:t>
      </w:r>
      <w:r>
        <w:rPr>
          <w:noProof w:val="0"/>
        </w:rPr>
        <w:t xml:space="preserve">The interweaving </w:t>
      </w:r>
      <w:r w:rsidR="000E7617">
        <w:rPr>
          <w:noProof w:val="0"/>
        </w:rPr>
        <w:t>of practices of visuality and visualization, of science, mechanics, and technology</w:t>
      </w:r>
      <w:r w:rsidR="00E6175E">
        <w:rPr>
          <w:noProof w:val="0"/>
        </w:rPr>
        <w:t xml:space="preserve"> history</w:t>
      </w:r>
      <w:r w:rsidR="000E7617">
        <w:rPr>
          <w:noProof w:val="0"/>
        </w:rPr>
        <w:t xml:space="preserve">, and of philosophies of reality </w:t>
      </w:r>
      <w:r w:rsidR="00E6175E">
        <w:rPr>
          <w:noProof w:val="0"/>
        </w:rPr>
        <w:t xml:space="preserve">that is so interesting to me </w:t>
      </w:r>
      <w:r w:rsidR="000E7617">
        <w:rPr>
          <w:noProof w:val="0"/>
        </w:rPr>
        <w:t xml:space="preserve">is exemplified in this study by Crary. </w:t>
      </w:r>
      <w:r w:rsidR="00194AA2">
        <w:rPr>
          <w:noProof w:val="0"/>
        </w:rPr>
        <w:t>He points out how studies</w:t>
      </w:r>
      <w:r w:rsidR="006700A6">
        <w:rPr>
          <w:noProof w:val="0"/>
        </w:rPr>
        <w:t xml:space="preserve"> into optics led to “proto-cinematic devices”</w:t>
      </w:r>
      <w:r w:rsidR="006700A6">
        <w:rPr>
          <w:rStyle w:val="FootnoteReference"/>
          <w:noProof w:val="0"/>
        </w:rPr>
        <w:footnoteReference w:id="8"/>
      </w:r>
      <w:r w:rsidR="006700A6">
        <w:rPr>
          <w:noProof w:val="0"/>
        </w:rPr>
        <w:t xml:space="preserve">, </w:t>
      </w:r>
      <w:r w:rsidR="00194AA2">
        <w:rPr>
          <w:noProof w:val="0"/>
        </w:rPr>
        <w:t xml:space="preserve">like </w:t>
      </w:r>
      <w:r w:rsidR="006700A6">
        <w:rPr>
          <w:noProof w:val="0"/>
        </w:rPr>
        <w:t xml:space="preserve">the thaumatrope, </w:t>
      </w:r>
      <w:proofErr w:type="spellStart"/>
      <w:r w:rsidR="006700A6">
        <w:rPr>
          <w:noProof w:val="0"/>
        </w:rPr>
        <w:t>phenakistiscope</w:t>
      </w:r>
      <w:proofErr w:type="spellEnd"/>
      <w:r w:rsidR="006700A6">
        <w:rPr>
          <w:noProof w:val="0"/>
        </w:rPr>
        <w:t>, zoetrope, kaleidoscope, and stereoscopic photography</w:t>
      </w:r>
      <w:r w:rsidR="00E6175E">
        <w:rPr>
          <w:noProof w:val="0"/>
        </w:rPr>
        <w:t>, which all work</w:t>
      </w:r>
      <w:r w:rsidR="00980CDF">
        <w:rPr>
          <w:noProof w:val="0"/>
        </w:rPr>
        <w:t>ed</w:t>
      </w:r>
      <w:r w:rsidR="00E6175E">
        <w:rPr>
          <w:noProof w:val="0"/>
        </w:rPr>
        <w:t xml:space="preserve"> on the </w:t>
      </w:r>
      <w:r w:rsidR="00202DCB">
        <w:rPr>
          <w:noProof w:val="0"/>
        </w:rPr>
        <w:t xml:space="preserve">actual physical </w:t>
      </w:r>
      <w:r w:rsidR="00E6175E">
        <w:rPr>
          <w:noProof w:val="0"/>
        </w:rPr>
        <w:t xml:space="preserve">visual system </w:t>
      </w:r>
      <w:ins w:id="235" w:author="Elizabeth Ann Storm" w:date="2022-04-20T16:44:00Z">
        <w:r w:rsidR="008A481B">
          <w:rPr>
            <w:noProof w:val="0"/>
          </w:rPr>
          <w:t xml:space="preserve">in a sort of optical illusion, </w:t>
        </w:r>
      </w:ins>
      <w:r w:rsidR="00980CDF">
        <w:rPr>
          <w:noProof w:val="0"/>
        </w:rPr>
        <w:t xml:space="preserve">as well as </w:t>
      </w:r>
      <w:r w:rsidR="00E6175E">
        <w:rPr>
          <w:noProof w:val="0"/>
        </w:rPr>
        <w:t>expectations of vision</w:t>
      </w:r>
      <w:ins w:id="236" w:author="Elizabeth Ann Storm" w:date="2022-04-20T16:45:00Z">
        <w:r w:rsidR="008A481B">
          <w:rPr>
            <w:noProof w:val="0"/>
          </w:rPr>
          <w:t>,</w:t>
        </w:r>
      </w:ins>
      <w:r w:rsidR="00E6175E">
        <w:rPr>
          <w:noProof w:val="0"/>
        </w:rPr>
        <w:t xml:space="preserve"> in ways radically different from the culturally dominant optical device of the </w:t>
      </w:r>
      <w:ins w:id="237" w:author="Elizabeth Ann Storm" w:date="2022-04-20T16:45:00Z">
        <w:r w:rsidR="008A481B">
          <w:rPr>
            <w:noProof w:val="0"/>
          </w:rPr>
          <w:t xml:space="preserve">static image and disembodied eye of the </w:t>
        </w:r>
      </w:ins>
      <w:r w:rsidR="00E6175E">
        <w:rPr>
          <w:noProof w:val="0"/>
        </w:rPr>
        <w:t>camera obscura</w:t>
      </w:r>
      <w:r w:rsidR="00FB3B4C">
        <w:rPr>
          <w:noProof w:val="0"/>
        </w:rPr>
        <w:t xml:space="preserve">. </w:t>
      </w:r>
      <w:r w:rsidR="00194AA2">
        <w:rPr>
          <w:noProof w:val="0"/>
        </w:rPr>
        <w:t xml:space="preserve">(fig) </w:t>
      </w:r>
      <w:r w:rsidR="00F01E5B">
        <w:rPr>
          <w:noProof w:val="0"/>
        </w:rPr>
        <w:t>In describing the key feature of the how the optical devices function</w:t>
      </w:r>
      <w:r w:rsidR="00E6175E">
        <w:rPr>
          <w:noProof w:val="0"/>
        </w:rPr>
        <w:t xml:space="preserve"> as models of reality</w:t>
      </w:r>
      <w:r w:rsidR="00F01E5B">
        <w:rPr>
          <w:noProof w:val="0"/>
        </w:rPr>
        <w:t xml:space="preserve">, Crary says </w:t>
      </w:r>
      <w:r w:rsidR="00FE51F6">
        <w:rPr>
          <w:noProof w:val="0"/>
        </w:rPr>
        <w:t>“</w:t>
      </w:r>
      <w:r w:rsidR="00F01E5B">
        <w:rPr>
          <w:noProof w:val="0"/>
        </w:rPr>
        <w:t>…</w:t>
      </w:r>
      <w:r w:rsidR="00FE51F6">
        <w:rPr>
          <w:noProof w:val="0"/>
        </w:rPr>
        <w:t xml:space="preserve"> though they provide access to ‘the real</w:t>
      </w:r>
      <w:r w:rsidR="00F01E5B">
        <w:rPr>
          <w:noProof w:val="0"/>
        </w:rPr>
        <w:t>,’ they make no claim that the real is anything other than a mechanical production.”</w:t>
      </w:r>
      <w:r w:rsidR="00F01E5B">
        <w:rPr>
          <w:rStyle w:val="FootnoteReference"/>
          <w:noProof w:val="0"/>
        </w:rPr>
        <w:footnoteReference w:id="9"/>
      </w:r>
      <w:r w:rsidR="003A2E77">
        <w:t xml:space="preserve"> </w:t>
      </w:r>
      <w:r w:rsidR="004C75C9">
        <w:rPr>
          <w:noProof w:val="0"/>
        </w:rPr>
        <w:t>The proto-cinematic devices worked on newfound knowledge of vision, such as the afterimage</w:t>
      </w:r>
      <w:r w:rsidR="003A2E77">
        <w:rPr>
          <w:noProof w:val="0"/>
        </w:rPr>
        <w:t xml:space="preserve">, to create </w:t>
      </w:r>
      <w:r w:rsidR="00986AA0">
        <w:rPr>
          <w:noProof w:val="0"/>
        </w:rPr>
        <w:t>the illusion of</w:t>
      </w:r>
      <w:r w:rsidR="003A2E77">
        <w:rPr>
          <w:noProof w:val="0"/>
        </w:rPr>
        <w:t xml:space="preserve"> moving pictures</w:t>
      </w:r>
      <w:r w:rsidR="00986AA0">
        <w:rPr>
          <w:noProof w:val="0"/>
        </w:rPr>
        <w:t xml:space="preserve"> before the eye</w:t>
      </w:r>
      <w:r w:rsidR="003A2E77">
        <w:rPr>
          <w:noProof w:val="0"/>
        </w:rPr>
        <w:t xml:space="preserve">, the most primitive of which might be a flipbook. </w:t>
      </w:r>
      <w:r w:rsidR="007B5111">
        <w:rPr>
          <w:noProof w:val="0"/>
        </w:rPr>
        <w:t>But</w:t>
      </w:r>
      <w:r w:rsidR="00986AA0">
        <w:rPr>
          <w:noProof w:val="0"/>
        </w:rPr>
        <w:t>, Crary points out,</w:t>
      </w:r>
      <w:r w:rsidR="007B5111">
        <w:rPr>
          <w:noProof w:val="0"/>
        </w:rPr>
        <w:t xml:space="preserve"> they made no attempt to conceal their mechanical trickery</w:t>
      </w:r>
      <w:ins w:id="238" w:author="Elizabeth Ann Storm" w:date="2022-04-20T16:45:00Z">
        <w:r w:rsidR="003329EB">
          <w:rPr>
            <w:noProof w:val="0"/>
          </w:rPr>
          <w:t xml:space="preserve">, and thus usher in a new </w:t>
        </w:r>
      </w:ins>
      <w:ins w:id="239" w:author="Elizabeth Ann Storm" w:date="2022-04-20T16:46:00Z">
        <w:r w:rsidR="003329EB">
          <w:rPr>
            <w:noProof w:val="0"/>
          </w:rPr>
          <w:t>model of embodied perception flavored by the Marxist machinations so signature of modern thinking</w:t>
        </w:r>
      </w:ins>
      <w:r w:rsidR="007B5111">
        <w:rPr>
          <w:noProof w:val="0"/>
        </w:rPr>
        <w:t>.</w:t>
      </w:r>
    </w:p>
    <w:p w14:paraId="5D5451BE" w14:textId="6508B65E" w:rsidR="008117C5" w:rsidRDefault="00E6175E" w:rsidP="00681B40">
      <w:r>
        <w:lastRenderedPageBreak/>
        <w:t>Looking into the historical influence of optical devices opens doors to theories about the aesthetic foundations of modernism.</w:t>
      </w:r>
      <w:r w:rsidR="007B5111">
        <w:t xml:space="preserve"> </w:t>
      </w:r>
      <w:r w:rsidR="00454BFA">
        <w:t>Pointing out this juncture historically gave me an indication for how to position my thoughts on the static versus the dynamic image. The jump from the orderly rationality of a perspectival reality to the flux</w:t>
      </w:r>
      <w:r w:rsidR="008E3FBF">
        <w:t xml:space="preserve"> and instability</w:t>
      </w:r>
      <w:r w:rsidR="00454BFA">
        <w:t xml:space="preserve"> of contemporary reality is almost too wide to cross. But with this historical framing,</w:t>
      </w:r>
      <w:r w:rsidR="00986AA0">
        <w:t xml:space="preserve"> I can</w:t>
      </w:r>
      <w:r w:rsidR="00454BFA">
        <w:t xml:space="preserve"> continue being critical about the ways depicting reality in the static or dynamic image </w:t>
      </w:r>
      <w:r w:rsidR="00986AA0">
        <w:t xml:space="preserve">reflects </w:t>
      </w:r>
      <w:r w:rsidR="00454BFA">
        <w:t xml:space="preserve">ways of perceiving reality in societies.  </w:t>
      </w:r>
      <w:bookmarkStart w:id="240" w:name="_Toc90318042"/>
      <w:bookmarkStart w:id="241" w:name="_Toc90374467"/>
      <w:bookmarkStart w:id="242" w:name="_Toc90376074"/>
      <w:bookmarkStart w:id="243" w:name="_Toc90376159"/>
      <w:bookmarkStart w:id="244" w:name="_Toc90381226"/>
      <w:bookmarkStart w:id="245" w:name="_Toc90318043"/>
      <w:bookmarkStart w:id="246" w:name="_Toc90374468"/>
      <w:bookmarkStart w:id="247" w:name="_Toc90376075"/>
      <w:bookmarkStart w:id="248" w:name="_Toc90376160"/>
      <w:bookmarkStart w:id="249" w:name="_Toc90381227"/>
      <w:bookmarkStart w:id="250" w:name="_Toc90318044"/>
      <w:bookmarkStart w:id="251" w:name="_Toc90374469"/>
      <w:bookmarkStart w:id="252" w:name="_Toc90376076"/>
      <w:bookmarkStart w:id="253" w:name="_Toc90376161"/>
      <w:bookmarkStart w:id="254" w:name="_Toc90381228"/>
      <w:bookmarkStart w:id="255" w:name="_Toc90318045"/>
      <w:bookmarkStart w:id="256" w:name="_Toc90374470"/>
      <w:bookmarkStart w:id="257" w:name="_Toc90376077"/>
      <w:bookmarkStart w:id="258" w:name="_Toc90376162"/>
      <w:bookmarkStart w:id="259" w:name="_Toc90381229"/>
      <w:bookmarkStart w:id="260" w:name="_Toc90318046"/>
      <w:bookmarkStart w:id="261" w:name="_Toc90374471"/>
      <w:bookmarkStart w:id="262" w:name="_Toc90376078"/>
      <w:bookmarkStart w:id="263" w:name="_Toc90376163"/>
      <w:bookmarkStart w:id="264" w:name="_Toc90381230"/>
      <w:bookmarkStart w:id="265" w:name="_Toc90318047"/>
      <w:bookmarkStart w:id="266" w:name="_Toc90374472"/>
      <w:bookmarkStart w:id="267" w:name="_Toc90376079"/>
      <w:bookmarkStart w:id="268" w:name="_Toc90376164"/>
      <w:bookmarkStart w:id="269" w:name="_Toc90381231"/>
      <w:bookmarkStart w:id="270" w:name="_Toc90318048"/>
      <w:bookmarkStart w:id="271" w:name="_Toc90374473"/>
      <w:bookmarkStart w:id="272" w:name="_Toc90376080"/>
      <w:bookmarkStart w:id="273" w:name="_Toc90376165"/>
      <w:bookmarkStart w:id="274" w:name="_Toc90381232"/>
      <w:bookmarkStart w:id="275" w:name="_Toc90318049"/>
      <w:bookmarkStart w:id="276" w:name="_Toc90374474"/>
      <w:bookmarkStart w:id="277" w:name="_Toc90376081"/>
      <w:bookmarkStart w:id="278" w:name="_Toc90376166"/>
      <w:bookmarkStart w:id="279" w:name="_Toc90381233"/>
      <w:bookmarkStart w:id="280" w:name="_Toc90318050"/>
      <w:bookmarkStart w:id="281" w:name="_Toc90374475"/>
      <w:bookmarkStart w:id="282" w:name="_Toc90376082"/>
      <w:bookmarkStart w:id="283" w:name="_Toc90376167"/>
      <w:bookmarkStart w:id="284" w:name="_Toc90381234"/>
      <w:bookmarkStart w:id="285" w:name="_Toc90318051"/>
      <w:bookmarkStart w:id="286" w:name="_Toc90374476"/>
      <w:bookmarkStart w:id="287" w:name="_Toc90376083"/>
      <w:bookmarkStart w:id="288" w:name="_Toc90376168"/>
      <w:bookmarkStart w:id="289" w:name="_Toc90381235"/>
      <w:bookmarkStart w:id="290" w:name="_Toc90318052"/>
      <w:bookmarkStart w:id="291" w:name="_Toc90374477"/>
      <w:bookmarkStart w:id="292" w:name="_Toc90376084"/>
      <w:bookmarkStart w:id="293" w:name="_Toc90376169"/>
      <w:bookmarkStart w:id="294" w:name="_Toc90381236"/>
      <w:bookmarkStart w:id="295" w:name="_Toc90318053"/>
      <w:bookmarkStart w:id="296" w:name="_Toc90374478"/>
      <w:bookmarkStart w:id="297" w:name="_Toc90376085"/>
      <w:bookmarkStart w:id="298" w:name="_Toc90376170"/>
      <w:bookmarkStart w:id="299" w:name="_Toc90381237"/>
      <w:bookmarkStart w:id="300" w:name="_Toc90318054"/>
      <w:bookmarkStart w:id="301" w:name="_Toc90374479"/>
      <w:bookmarkStart w:id="302" w:name="_Toc90376086"/>
      <w:bookmarkStart w:id="303" w:name="_Toc90376171"/>
      <w:bookmarkStart w:id="304" w:name="_Toc90381238"/>
      <w:bookmarkStart w:id="305" w:name="_Toc90318055"/>
      <w:bookmarkStart w:id="306" w:name="_Toc90374480"/>
      <w:bookmarkStart w:id="307" w:name="_Toc90376087"/>
      <w:bookmarkStart w:id="308" w:name="_Toc90376172"/>
      <w:bookmarkStart w:id="309" w:name="_Toc90381239"/>
      <w:bookmarkStart w:id="310" w:name="_Toc90318056"/>
      <w:bookmarkStart w:id="311" w:name="_Toc90374481"/>
      <w:bookmarkStart w:id="312" w:name="_Toc90376088"/>
      <w:bookmarkStart w:id="313" w:name="_Toc90376173"/>
      <w:bookmarkStart w:id="314" w:name="_Toc90381240"/>
      <w:bookmarkStart w:id="315" w:name="_Toc90318057"/>
      <w:bookmarkStart w:id="316" w:name="_Toc90374482"/>
      <w:bookmarkStart w:id="317" w:name="_Toc90376089"/>
      <w:bookmarkStart w:id="318" w:name="_Toc90376174"/>
      <w:bookmarkStart w:id="319" w:name="_Toc90381241"/>
      <w:bookmarkStart w:id="320" w:name="_Toc90318058"/>
      <w:bookmarkStart w:id="321" w:name="_Toc90374483"/>
      <w:bookmarkStart w:id="322" w:name="_Toc90376090"/>
      <w:bookmarkStart w:id="323" w:name="_Toc90376175"/>
      <w:bookmarkStart w:id="324" w:name="_Toc90381242"/>
      <w:bookmarkStart w:id="325" w:name="_Toc90318059"/>
      <w:bookmarkStart w:id="326" w:name="_Toc90374484"/>
      <w:bookmarkStart w:id="327" w:name="_Toc90376091"/>
      <w:bookmarkStart w:id="328" w:name="_Toc90376176"/>
      <w:bookmarkStart w:id="329" w:name="_Toc90381243"/>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p>
    <w:p w14:paraId="74E3A70F" w14:textId="2E8E6403" w:rsidR="001D0BF8" w:rsidDel="00FA56F1" w:rsidRDefault="008C5CD1">
      <w:pPr>
        <w:pStyle w:val="NoSpacing"/>
        <w:spacing w:line="480" w:lineRule="auto"/>
        <w:rPr>
          <w:del w:id="330" w:author="Elizabeth Ann Storm" w:date="2022-04-20T16:47:00Z"/>
        </w:rPr>
      </w:pPr>
      <w:del w:id="331" w:author="Elizabeth Ann Storm" w:date="2022-04-20T16:47:00Z">
        <w:r w:rsidDel="00FA56F1">
          <w:delText>(put mcluhan here with changing perspective and thinking-pattern from medium in the message MIT press essay excerpt)</w:delText>
        </w:r>
      </w:del>
    </w:p>
    <w:p w14:paraId="10CD743B" w14:textId="77777777" w:rsidR="00583CAE" w:rsidRDefault="00583CAE" w:rsidP="00681B40">
      <w:pPr>
        <w:pStyle w:val="NoSpacing"/>
        <w:keepNext/>
        <w:spacing w:line="480" w:lineRule="auto"/>
        <w:ind w:firstLine="0"/>
        <w:jc w:val="center"/>
      </w:pPr>
      <w:r>
        <w:rPr>
          <w:noProof/>
        </w:rPr>
        <w:drawing>
          <wp:inline distT="0" distB="0" distL="0" distR="0" wp14:anchorId="7594C587" wp14:editId="7AD17355">
            <wp:extent cx="5943600" cy="3343275"/>
            <wp:effectExtent l="0" t="0" r="0" b="9525"/>
            <wp:docPr id="13" name="Picture 13" descr="A collage of a person riding a hor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llage of a person riding a horse&#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4188EB9" w14:textId="661B0F52" w:rsidR="00583CAE" w:rsidRPr="00681B40" w:rsidRDefault="00583CAE" w:rsidP="00681B40">
      <w:pPr>
        <w:pStyle w:val="Caption"/>
        <w:spacing w:after="240"/>
        <w:ind w:firstLine="0"/>
        <w:jc w:val="center"/>
        <w:rPr>
          <w:bCs w:val="0"/>
          <w:szCs w:val="22"/>
        </w:rPr>
      </w:pPr>
      <w:bookmarkStart w:id="332" w:name="_Toc101359842"/>
      <w:r>
        <w:t xml:space="preserve">Figure </w:t>
      </w:r>
      <w:ins w:id="333" w:author="Elizabeth Ann Storm" w:date="2022-04-20T17:45:00Z">
        <w:r w:rsidR="00D362E0">
          <w:fldChar w:fldCharType="begin"/>
        </w:r>
        <w:r w:rsidR="00D362E0">
          <w:instrText xml:space="preserve"> SEQ Figure \* ARABIC </w:instrText>
        </w:r>
      </w:ins>
      <w:r w:rsidR="00D362E0">
        <w:fldChar w:fldCharType="separate"/>
      </w:r>
      <w:ins w:id="334" w:author="Elizabeth Ann Storm" w:date="2022-04-20T17:45:00Z">
        <w:r w:rsidR="00D362E0">
          <w:rPr>
            <w:noProof/>
          </w:rPr>
          <w:t>8</w:t>
        </w:r>
        <w:r w:rsidR="00D362E0">
          <w:fldChar w:fldCharType="end"/>
        </w:r>
      </w:ins>
      <w:del w:id="335" w:author="Elizabeth Ann Storm" w:date="2022-04-20T17:45:00Z">
        <w:r w:rsidR="002D39EC" w:rsidDel="00D362E0">
          <w:fldChar w:fldCharType="begin"/>
        </w:r>
        <w:r w:rsidR="002D39EC" w:rsidDel="00D362E0">
          <w:delInstrText xml:space="preserve"> SEQ Figure \* ARABIC </w:delInstrText>
        </w:r>
        <w:r w:rsidR="002D39EC" w:rsidDel="00D362E0">
          <w:fldChar w:fldCharType="separate"/>
        </w:r>
        <w:r w:rsidR="00A91C2E" w:rsidDel="00D362E0">
          <w:rPr>
            <w:noProof/>
          </w:rPr>
          <w:delText>10</w:delText>
        </w:r>
        <w:r w:rsidR="002D39EC" w:rsidDel="00D362E0">
          <w:rPr>
            <w:noProof/>
          </w:rPr>
          <w:fldChar w:fldCharType="end"/>
        </w:r>
      </w:del>
      <w:r>
        <w:t xml:space="preserve">. Muybridge early stop-motion 1878 placeholder </w:t>
      </w:r>
      <w:proofErr w:type="spellStart"/>
      <w:r>
        <w:t>iamge</w:t>
      </w:r>
      <w:bookmarkEnd w:id="332"/>
      <w:proofErr w:type="spellEnd"/>
    </w:p>
    <w:p w14:paraId="37230181" w14:textId="0B2DA9E0" w:rsidR="0073027E" w:rsidRDefault="00B23C0E" w:rsidP="00681B40">
      <w:pPr>
        <w:pStyle w:val="EndNoteBibliography"/>
        <w:spacing w:line="480" w:lineRule="auto"/>
      </w:pPr>
      <w:bookmarkStart w:id="336" w:name="_Toc90318061"/>
      <w:bookmarkStart w:id="337" w:name="_Toc90374486"/>
      <w:bookmarkStart w:id="338" w:name="_Toc90376093"/>
      <w:bookmarkStart w:id="339" w:name="_Toc90376178"/>
      <w:bookmarkStart w:id="340" w:name="_Toc90381245"/>
      <w:bookmarkStart w:id="341" w:name="_Toc100588217"/>
      <w:bookmarkStart w:id="342" w:name="_Toc101198076"/>
      <w:bookmarkStart w:id="343" w:name="_Toc90318062"/>
      <w:bookmarkStart w:id="344" w:name="_Toc90374487"/>
      <w:bookmarkStart w:id="345" w:name="_Toc90376094"/>
      <w:bookmarkStart w:id="346" w:name="_Toc90376179"/>
      <w:bookmarkStart w:id="347" w:name="_Toc90381246"/>
      <w:bookmarkStart w:id="348" w:name="_Toc100588218"/>
      <w:bookmarkStart w:id="349" w:name="_Toc101198077"/>
      <w:bookmarkStart w:id="350" w:name="_Toc90318063"/>
      <w:bookmarkStart w:id="351" w:name="_Toc90374488"/>
      <w:bookmarkStart w:id="352" w:name="_Toc90376095"/>
      <w:bookmarkStart w:id="353" w:name="_Toc90376180"/>
      <w:bookmarkStart w:id="354" w:name="_Toc90381247"/>
      <w:bookmarkStart w:id="355" w:name="_Toc100588219"/>
      <w:bookmarkStart w:id="356" w:name="_Toc101198078"/>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r>
        <w:rPr>
          <w:noProof w:val="0"/>
        </w:rPr>
        <w:t>Something that has always followed me through my development as an artist has been an exploration of image-making as it relates to visualizations of hidden or novel realities.</w:t>
      </w:r>
      <w:r w:rsidR="00F11B97">
        <w:rPr>
          <w:noProof w:val="0"/>
        </w:rPr>
        <w:t xml:space="preserve"> </w:t>
      </w:r>
      <w:r w:rsidRPr="007A2142">
        <w:t xml:space="preserve">My earliest graduate work was grappling with </w:t>
      </w:r>
      <w:r w:rsidR="00454BFA">
        <w:t>the line between objective and non-objective abstraction through an</w:t>
      </w:r>
      <w:r w:rsidRPr="007A2142">
        <w:t xml:space="preserve"> expanded vision of drawing. </w:t>
      </w:r>
      <w:del w:id="357" w:author="Elizabeth Ann Storm" w:date="2022-04-20T16:49:00Z">
        <w:r w:rsidRPr="007A2142" w:rsidDel="00FA56F1">
          <w:delText xml:space="preserve">I tried to imagine what </w:delText>
        </w:r>
        <w:r w:rsidR="00454BFA" w:rsidDel="00FA56F1">
          <w:delText xml:space="preserve">written </w:delText>
        </w:r>
        <w:r w:rsidRPr="007A2142" w:rsidDel="00FA56F1">
          <w:delText>language might look like to a pre-symbolic consciousness, a consciousness that hadn’t fully grasped a</w:delText>
        </w:r>
        <w:r w:rsidDel="00FA56F1">
          <w:delText xml:space="preserve"> working knowledge </w:delText>
        </w:r>
        <w:r w:rsidRPr="007A2142" w:rsidDel="00FA56F1">
          <w:delText xml:space="preserve">of abstraction, but which nonetheless attempted to behold the mysteries of existence. </w:delText>
        </w:r>
      </w:del>
      <w:r w:rsidRPr="007A2142">
        <w:t xml:space="preserve">I was cognizant of cave painting and hieroglyphics, illuminated manuscripts, </w:t>
      </w:r>
      <w:del w:id="358" w:author="Elizabeth Ann Storm" w:date="2022-04-20T16:49:00Z">
        <w:r w:rsidRPr="007A2142" w:rsidDel="00FA56F1">
          <w:delText xml:space="preserve">and </w:delText>
        </w:r>
      </w:del>
      <w:r w:rsidRPr="007A2142">
        <w:t>algebra</w:t>
      </w:r>
      <w:ins w:id="359" w:author="Elizabeth Ann Storm" w:date="2022-04-20T16:49:00Z">
        <w:r w:rsidR="00FA56F1">
          <w:t xml:space="preserve">, calligraphy, the writing/drawing dichotomy, and </w:t>
        </w:r>
        <w:r w:rsidR="00FA56F1">
          <w:lastRenderedPageBreak/>
          <w:t xml:space="preserve">I was beginning to </w:t>
        </w:r>
      </w:ins>
      <w:ins w:id="360" w:author="Elizabeth Ann Storm" w:date="2022-04-20T16:50:00Z">
        <w:r w:rsidR="00FA56F1">
          <w:t>invite chance to my practice</w:t>
        </w:r>
      </w:ins>
      <w:r w:rsidRPr="007A2142">
        <w:t>. I experimented with the paper sheet as a register for simple linear forms interacting with forces in space by using rubbings and monoprint. This practice of recording a unique instance of a loop of string took on the character of a sort of divination. What was the loop responding to in its transit through space from my hand to the surface where it landed below?</w:t>
      </w:r>
      <w:r w:rsidR="00883BB4">
        <w:t xml:space="preserve"> (</w:t>
      </w:r>
      <w:r w:rsidR="00883BB4">
        <w:fldChar w:fldCharType="begin"/>
      </w:r>
      <w:r w:rsidR="00883BB4">
        <w:instrText xml:space="preserve"> REF _Ref101262359 \h </w:instrText>
      </w:r>
      <w:r w:rsidR="00883BB4">
        <w:fldChar w:fldCharType="separate"/>
      </w:r>
      <w:r w:rsidR="00883BB4">
        <w:t>Figure 11</w:t>
      </w:r>
      <w:r w:rsidR="00883BB4">
        <w:fldChar w:fldCharType="end"/>
      </w:r>
      <w:r w:rsidR="00883BB4">
        <w:t>)</w:t>
      </w:r>
    </w:p>
    <w:p w14:paraId="6FEF74E2" w14:textId="77777777" w:rsidR="00B565A0" w:rsidRDefault="00B23C0E" w:rsidP="00681B40">
      <w:pPr>
        <w:keepNext/>
        <w:ind w:firstLine="0"/>
        <w:jc w:val="center"/>
      </w:pPr>
      <w:r>
        <w:rPr>
          <w:noProof/>
        </w:rPr>
        <w:drawing>
          <wp:inline distT="0" distB="0" distL="0" distR="0" wp14:anchorId="2E52A6BE" wp14:editId="33D39D91">
            <wp:extent cx="5486400" cy="3291840"/>
            <wp:effectExtent l="0" t="0" r="0" b="3810"/>
            <wp:docPr id="1" name="Picture 1" descr="A close-up of a draw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drawing&#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486400" cy="3291840"/>
                    </a:xfrm>
                    <a:prstGeom prst="rect">
                      <a:avLst/>
                    </a:prstGeom>
                  </pic:spPr>
                </pic:pic>
              </a:graphicData>
            </a:graphic>
          </wp:inline>
        </w:drawing>
      </w:r>
    </w:p>
    <w:p w14:paraId="6168EA52" w14:textId="79A4CCA5" w:rsidR="00B23C0E" w:rsidRDefault="00B565A0" w:rsidP="00681B40">
      <w:pPr>
        <w:pStyle w:val="Caption"/>
        <w:ind w:firstLine="0"/>
        <w:jc w:val="center"/>
      </w:pPr>
      <w:bookmarkStart w:id="361" w:name="_Ref101262359"/>
      <w:bookmarkStart w:id="362" w:name="_Toc101359843"/>
      <w:r>
        <w:t xml:space="preserve">Figure </w:t>
      </w:r>
      <w:ins w:id="363" w:author="Elizabeth Ann Storm" w:date="2022-04-20T17:45:00Z">
        <w:r w:rsidR="00D362E0">
          <w:fldChar w:fldCharType="begin"/>
        </w:r>
        <w:r w:rsidR="00D362E0">
          <w:instrText xml:space="preserve"> SEQ Figure \* ARABIC </w:instrText>
        </w:r>
      </w:ins>
      <w:r w:rsidR="00D362E0">
        <w:fldChar w:fldCharType="separate"/>
      </w:r>
      <w:ins w:id="364" w:author="Elizabeth Ann Storm" w:date="2022-04-20T17:45:00Z">
        <w:r w:rsidR="00D362E0">
          <w:rPr>
            <w:noProof/>
          </w:rPr>
          <w:t>9</w:t>
        </w:r>
        <w:r w:rsidR="00D362E0">
          <w:fldChar w:fldCharType="end"/>
        </w:r>
      </w:ins>
      <w:del w:id="365" w:author="Elizabeth Ann Storm" w:date="2022-04-20T17:45:00Z">
        <w:r w:rsidR="002D39EC" w:rsidDel="00D362E0">
          <w:fldChar w:fldCharType="begin"/>
        </w:r>
        <w:r w:rsidR="002D39EC" w:rsidDel="00D362E0">
          <w:delInstrText xml:space="preserve"> SEQ Figure \* ARABIC </w:delInstrText>
        </w:r>
        <w:r w:rsidR="002D39EC" w:rsidDel="00D362E0">
          <w:fldChar w:fldCharType="separate"/>
        </w:r>
        <w:r w:rsidR="00A91C2E" w:rsidDel="00D362E0">
          <w:rPr>
            <w:noProof/>
          </w:rPr>
          <w:delText>11</w:delText>
        </w:r>
        <w:r w:rsidR="002D39EC" w:rsidDel="00D362E0">
          <w:rPr>
            <w:noProof/>
          </w:rPr>
          <w:fldChar w:fldCharType="end"/>
        </w:r>
      </w:del>
      <w:bookmarkEnd w:id="361"/>
      <w:r>
        <w:t xml:space="preserve">. </w:t>
      </w:r>
      <w:r w:rsidR="00883BB4">
        <w:t>“</w:t>
      </w:r>
      <w:proofErr w:type="gramStart"/>
      <w:r w:rsidR="00883BB4">
        <w:t>entangled</w:t>
      </w:r>
      <w:proofErr w:type="gramEnd"/>
      <w:r w:rsidR="00883BB4">
        <w:t xml:space="preserve"> beginnings 1” Lizzy Storm, acrylic, </w:t>
      </w:r>
      <w:proofErr w:type="spellStart"/>
      <w:r w:rsidR="00883BB4">
        <w:t>india</w:t>
      </w:r>
      <w:proofErr w:type="spellEnd"/>
      <w:r w:rsidR="00883BB4">
        <w:t xml:space="preserve"> ink, and pastel on found paper, </w:t>
      </w:r>
      <w:r w:rsidR="00F630D8">
        <w:t>6 x 12 inches, 2020</w:t>
      </w:r>
      <w:bookmarkEnd w:id="362"/>
    </w:p>
    <w:p w14:paraId="58AC6CEC" w14:textId="77777777" w:rsidR="00B565A0" w:rsidRDefault="00B565A0">
      <w:pPr>
        <w:pStyle w:val="EndNoteBibliography"/>
        <w:spacing w:line="480" w:lineRule="auto"/>
      </w:pPr>
    </w:p>
    <w:p w14:paraId="25FA7F56" w14:textId="4409BB4C" w:rsidR="00883BB4" w:rsidRDefault="00883BB4" w:rsidP="00883BB4">
      <w:r w:rsidRPr="007A2142">
        <w:t>I thought of Duchamp’s Standard Stoppages</w:t>
      </w:r>
      <w:r>
        <w:rPr>
          <w:rStyle w:val="FootnoteReference"/>
        </w:rPr>
        <w:footnoteReference w:id="10"/>
      </w:r>
      <w:r w:rsidRPr="007A2142">
        <w:t>, and Max Ernst’s surrealis</w:t>
      </w:r>
      <w:r>
        <w:t>t</w:t>
      </w:r>
      <w:r w:rsidRPr="007A2142">
        <w:t xml:space="preserve"> </w:t>
      </w:r>
      <w:r w:rsidRPr="000F018B">
        <w:rPr>
          <w:i/>
          <w:iCs/>
        </w:rPr>
        <w:t>frottages</w:t>
      </w:r>
      <w:r>
        <w:rPr>
          <w:rStyle w:val="FootnoteReference"/>
          <w:i/>
          <w:iCs/>
        </w:rPr>
        <w:footnoteReference w:id="11"/>
      </w:r>
      <w:r w:rsidRPr="007A2142">
        <w:t>, and Pollack’s drip paintings</w:t>
      </w:r>
      <w:r>
        <w:rPr>
          <w:rStyle w:val="FootnoteReference"/>
        </w:rPr>
        <w:footnoteReference w:id="12"/>
      </w:r>
      <w:r w:rsidRPr="007A2142">
        <w:t>, but also of quantum uncertainty and chance. Tiny changes in position, air flow, force from my fingers, timing, and gravity, all coalescing to result in a</w:t>
      </w:r>
      <w:r>
        <w:t xml:space="preserve">n </w:t>
      </w:r>
      <w:r w:rsidRPr="007A2142">
        <w:t>instan</w:t>
      </w:r>
      <w:r>
        <w:t>ce, imaged with a crude transfer process in primitive materials</w:t>
      </w:r>
      <w:r w:rsidRPr="007A2142">
        <w:t xml:space="preserve">. </w:t>
      </w:r>
      <w:ins w:id="366" w:author="Elizabeth Ann Storm" w:date="2022-04-20T16:50:00Z">
        <w:r w:rsidR="00380FB1">
          <w:t xml:space="preserve">Taking the impression of the string </w:t>
        </w:r>
        <w:r w:rsidR="00380FB1">
          <w:lastRenderedPageBreak/>
          <w:t xml:space="preserve">solidifies </w:t>
        </w:r>
      </w:ins>
      <w:ins w:id="367" w:author="Elizabeth Ann Storm" w:date="2022-04-20T16:51:00Z">
        <w:r w:rsidR="00380FB1" w:rsidRPr="00380FB1">
          <w:rPr>
            <w:i/>
            <w:iCs/>
            <w:rPrChange w:id="368" w:author="Elizabeth Ann Storm" w:date="2022-04-20T16:51:00Z">
              <w:rPr/>
            </w:rPrChange>
          </w:rPr>
          <w:t>this</w:t>
        </w:r>
        <w:r w:rsidR="00380FB1">
          <w:t xml:space="preserve"> particular instance of the many superimposed possible configurations as real. </w:t>
        </w:r>
      </w:ins>
      <w:r w:rsidRPr="007A2142">
        <w:t xml:space="preserve">As the reader of these </w:t>
      </w:r>
      <w:r>
        <w:t xml:space="preserve">divinatory </w:t>
      </w:r>
      <w:r w:rsidRPr="007A2142">
        <w:t xml:space="preserve">casts, I could assign any meaning to them, or none. I recorded the outcomes as abstracted loop shapes signifying a character, letter, or word in a script from </w:t>
      </w:r>
      <w:r>
        <w:t>a parallel</w:t>
      </w:r>
      <w:r w:rsidRPr="007A2142">
        <w:t xml:space="preserve"> </w:t>
      </w:r>
      <w:r>
        <w:t>reality</w:t>
      </w:r>
      <w:r w:rsidRPr="007A2142">
        <w:t xml:space="preserve">. The two-dimensionally compressed shape of the three-dimensional divining loop was transferred through rubbing onto a sheet of dyed, found paper. Being of the materials of drawing, dry marking medium on paper, I equated these pieces with drawing, while simultaneously confusing them with writing. </w:t>
      </w:r>
      <w:ins w:id="369" w:author="Elizabeth Ann Storm" w:date="2022-04-20T16:55:00Z">
        <w:r w:rsidR="000D3B76">
          <w:t xml:space="preserve">With this series, I started settling </w:t>
        </w:r>
      </w:ins>
      <w:ins w:id="370" w:author="Elizabeth Ann Storm" w:date="2022-04-20T16:56:00Z">
        <w:r w:rsidR="000D3B76">
          <w:t>into</w:t>
        </w:r>
      </w:ins>
      <w:ins w:id="371" w:author="Elizabeth Ann Storm" w:date="2022-04-20T16:55:00Z">
        <w:r w:rsidR="000D3B76">
          <w:t xml:space="preserve"> a palette of monochromatic black</w:t>
        </w:r>
      </w:ins>
      <w:ins w:id="372" w:author="Elizabeth Ann Storm" w:date="2022-04-20T16:56:00Z">
        <w:r w:rsidR="000D3B76">
          <w:t xml:space="preserve">s, greys, and whites with warm and cool undertones, and cultivating a practice using </w:t>
        </w:r>
      </w:ins>
      <w:ins w:id="373" w:author="Elizabeth Ann Storm" w:date="2022-04-20T16:57:00Z">
        <w:r w:rsidR="000D3B76">
          <w:t xml:space="preserve">the limited material kit of paper, ink, charcoal, and other dry marking media like </w:t>
        </w:r>
      </w:ins>
      <w:ins w:id="374" w:author="Elizabeth Ann Storm" w:date="2022-04-20T17:08:00Z">
        <w:r w:rsidR="00A0512A">
          <w:t xml:space="preserve">wax </w:t>
        </w:r>
      </w:ins>
      <w:ins w:id="375" w:author="Elizabeth Ann Storm" w:date="2022-04-20T16:57:00Z">
        <w:r w:rsidR="000D3B76">
          <w:t xml:space="preserve">crayons, graphite, and </w:t>
        </w:r>
      </w:ins>
      <w:ins w:id="376" w:author="Elizabeth Ann Storm" w:date="2022-04-20T17:07:00Z">
        <w:r w:rsidR="00A0512A">
          <w:t>carbon pigment</w:t>
        </w:r>
      </w:ins>
      <w:ins w:id="377" w:author="Elizabeth Ann Storm" w:date="2022-04-20T16:57:00Z">
        <w:r w:rsidR="000D3B76">
          <w:t xml:space="preserve"> pastels</w:t>
        </w:r>
      </w:ins>
      <w:ins w:id="378" w:author="Elizabeth Ann Storm" w:date="2022-04-20T16:56:00Z">
        <w:r w:rsidR="000D3B76">
          <w:t>.</w:t>
        </w:r>
      </w:ins>
      <w:ins w:id="379" w:author="Elizabeth Ann Storm" w:date="2022-04-20T17:01:00Z">
        <w:r w:rsidR="006161A3">
          <w:t xml:space="preserve"> I think part of why I chose to start working monochromatically </w:t>
        </w:r>
      </w:ins>
      <w:ins w:id="380" w:author="Elizabeth Ann Storm" w:date="2022-04-20T17:03:00Z">
        <w:r w:rsidR="006161A3">
          <w:t>was</w:t>
        </w:r>
      </w:ins>
      <w:ins w:id="381" w:author="Elizabeth Ann Storm" w:date="2022-04-20T17:01:00Z">
        <w:r w:rsidR="006161A3">
          <w:t xml:space="preserve"> to reduce </w:t>
        </w:r>
      </w:ins>
      <w:ins w:id="382" w:author="Elizabeth Ann Storm" w:date="2022-04-20T17:02:00Z">
        <w:r w:rsidR="006161A3">
          <w:t>the variables of what I was presenting to have a focus on texture</w:t>
        </w:r>
      </w:ins>
      <w:ins w:id="383" w:author="Elizabeth Ann Storm" w:date="2022-04-20T17:03:00Z">
        <w:r w:rsidR="006161A3">
          <w:t>,</w:t>
        </w:r>
      </w:ins>
      <w:ins w:id="384" w:author="Elizabeth Ann Storm" w:date="2022-04-20T17:02:00Z">
        <w:r w:rsidR="006161A3">
          <w:t xml:space="preserve"> pattern, </w:t>
        </w:r>
      </w:ins>
      <w:ins w:id="385" w:author="Elizabeth Ann Storm" w:date="2022-04-20T17:03:00Z">
        <w:r w:rsidR="006161A3">
          <w:t xml:space="preserve">gestalt </w:t>
        </w:r>
      </w:ins>
      <w:ins w:id="386" w:author="Elizabeth Ann Storm" w:date="2022-04-20T17:02:00Z">
        <w:r w:rsidR="006161A3">
          <w:t xml:space="preserve">shape, and linear gesture. </w:t>
        </w:r>
      </w:ins>
      <w:r w:rsidRPr="007A2142">
        <w:t xml:space="preserve">This series was a way for me to </w:t>
      </w:r>
      <w:ins w:id="387" w:author="Elizabeth Ann Storm" w:date="2022-04-20T16:53:00Z">
        <w:r w:rsidR="00380FB1">
          <w:t>break out of old habits of creating abstractions with</w:t>
        </w:r>
      </w:ins>
      <w:ins w:id="388" w:author="Elizabeth Ann Storm" w:date="2022-04-20T16:54:00Z">
        <w:r w:rsidR="00380FB1">
          <w:t xml:space="preserve"> a dependence on</w:t>
        </w:r>
      </w:ins>
      <w:ins w:id="389" w:author="Elizabeth Ann Storm" w:date="2022-04-20T16:53:00Z">
        <w:r w:rsidR="00380FB1">
          <w:t xml:space="preserve"> illusionistic space</w:t>
        </w:r>
      </w:ins>
      <w:ins w:id="390" w:author="Elizabeth Ann Storm" w:date="2022-04-20T16:54:00Z">
        <w:r w:rsidR="00380FB1">
          <w:t xml:space="preserve">. It also </w:t>
        </w:r>
      </w:ins>
      <w:ins w:id="391" w:author="Elizabeth Ann Storm" w:date="2022-04-20T17:09:00Z">
        <w:r w:rsidR="00A0512A">
          <w:t>gave me a chance</w:t>
        </w:r>
      </w:ins>
      <w:ins w:id="392" w:author="Elizabeth Ann Storm" w:date="2022-04-20T16:54:00Z">
        <w:r w:rsidR="00380FB1">
          <w:t xml:space="preserve"> to find ways to create totally non-objective forms</w:t>
        </w:r>
      </w:ins>
      <w:ins w:id="393" w:author="Elizabeth Ann Storm" w:date="2022-04-20T17:08:00Z">
        <w:r w:rsidR="00A0512A">
          <w:t xml:space="preserve"> that are somehow still linked to nature and natural processes</w:t>
        </w:r>
      </w:ins>
      <w:ins w:id="394" w:author="Elizabeth Ann Storm" w:date="2022-04-20T16:55:00Z">
        <w:r w:rsidR="00380FB1">
          <w:t xml:space="preserve">. </w:t>
        </w:r>
      </w:ins>
      <w:ins w:id="395" w:author="Elizabeth Ann Storm" w:date="2022-04-20T16:54:00Z">
        <w:r w:rsidR="00380FB1">
          <w:t xml:space="preserve"> </w:t>
        </w:r>
      </w:ins>
      <w:del w:id="396" w:author="Elizabeth Ann Storm" w:date="2022-04-20T16:53:00Z">
        <w:r w:rsidDel="00380FB1">
          <w:delText>have a working knowledge</w:delText>
        </w:r>
      </w:del>
      <w:del w:id="397" w:author="Elizabeth Ann Storm" w:date="2022-04-20T16:54:00Z">
        <w:r w:rsidDel="00380FB1">
          <w:delText xml:space="preserve"> of the</w:delText>
        </w:r>
        <w:r w:rsidRPr="007A2142" w:rsidDel="00380FB1">
          <w:delText xml:space="preserve"> materials and mediums </w:delText>
        </w:r>
        <w:r w:rsidDel="00380FB1">
          <w:delText xml:space="preserve">of drawing </w:delText>
        </w:r>
        <w:r w:rsidRPr="007A2142" w:rsidDel="00380FB1">
          <w:delText xml:space="preserve">enough to explore process. </w:delText>
        </w:r>
      </w:del>
    </w:p>
    <w:p w14:paraId="26DEAF11" w14:textId="77777777" w:rsidR="00D362E0" w:rsidRDefault="008F0B9C" w:rsidP="00D362E0">
      <w:pPr>
        <w:rPr>
          <w:ins w:id="398" w:author="Elizabeth Ann Storm" w:date="2022-04-20T17:44:00Z"/>
        </w:rPr>
        <w:pPrChange w:id="399" w:author="Elizabeth Ann Storm" w:date="2022-04-20T17:44:00Z">
          <w:pPr>
            <w:pStyle w:val="EndNoteBibliography"/>
            <w:spacing w:line="480" w:lineRule="auto"/>
            <w:jc w:val="center"/>
          </w:pPr>
        </w:pPrChange>
      </w:pPr>
      <w:r>
        <w:t xml:space="preserve">In addition to thinking of materials, I also thought about process. The </w:t>
      </w:r>
      <w:r w:rsidR="00B23C0E" w:rsidRPr="007A2142">
        <w:t xml:space="preserve">process of mark making can take many forms, some of which are as simple as </w:t>
      </w:r>
      <w:r w:rsidR="00B23C0E">
        <w:t xml:space="preserve">literally </w:t>
      </w:r>
      <w:r w:rsidR="00B23C0E" w:rsidRPr="007A2142">
        <w:t>dra</w:t>
      </w:r>
      <w:r w:rsidR="0089117F">
        <w:t>gging</w:t>
      </w:r>
      <w:r w:rsidR="00B23C0E">
        <w:t xml:space="preserve"> </w:t>
      </w:r>
      <w:ins w:id="400" w:author="Elizabeth Ann Storm" w:date="2022-04-20T17:11:00Z">
        <w:r w:rsidR="00E56E7E">
          <w:t xml:space="preserve">(drawing) </w:t>
        </w:r>
      </w:ins>
      <w:r w:rsidR="00B23C0E" w:rsidRPr="007A2142">
        <w:t>a marking tool across a surface</w:t>
      </w:r>
      <w:ins w:id="401" w:author="Elizabeth Ann Storm" w:date="2022-04-20T17:11:00Z">
        <w:r w:rsidR="00E56E7E">
          <w:t xml:space="preserve">, or a </w:t>
        </w:r>
      </w:ins>
      <w:del w:id="402" w:author="Elizabeth Ann Storm" w:date="2022-04-20T17:11:00Z">
        <w:r w:rsidR="00B23C0E" w:rsidRPr="007A2142" w:rsidDel="00E56E7E">
          <w:delText xml:space="preserve">. </w:delText>
        </w:r>
        <w:r w:rsidR="00B23C0E" w:rsidDel="00E56E7E">
          <w:delText xml:space="preserve">A </w:delText>
        </w:r>
      </w:del>
      <w:r w:rsidR="00B23C0E">
        <w:t>stick in the sand</w:t>
      </w:r>
      <w:ins w:id="403" w:author="Elizabeth Ann Storm" w:date="2022-04-20T17:12:00Z">
        <w:r w:rsidR="00E56E7E">
          <w:t xml:space="preserve">, a </w:t>
        </w:r>
      </w:ins>
      <w:del w:id="404" w:author="Elizabeth Ann Storm" w:date="2022-04-20T17:12:00Z">
        <w:r w:rsidR="00B23C0E" w:rsidDel="00E56E7E">
          <w:delText xml:space="preserve">. A </w:delText>
        </w:r>
      </w:del>
      <w:r w:rsidR="00B23C0E">
        <w:t>wet foot on a stone</w:t>
      </w:r>
      <w:ins w:id="405" w:author="Elizabeth Ann Storm" w:date="2022-04-20T17:12:00Z">
        <w:r w:rsidR="00E56E7E">
          <w:t>, c</w:t>
        </w:r>
      </w:ins>
      <w:del w:id="406" w:author="Elizabeth Ann Storm" w:date="2022-04-20T17:12:00Z">
        <w:r w:rsidR="00B23C0E" w:rsidDel="00E56E7E">
          <w:delText>. C</w:delText>
        </w:r>
      </w:del>
      <w:r w:rsidR="00B23C0E">
        <w:t xml:space="preserve">olored dust smudged with a finger. </w:t>
      </w:r>
      <w:r w:rsidR="00C40A1B">
        <w:t xml:space="preserve">Or </w:t>
      </w:r>
      <w:ins w:id="407" w:author="Elizabeth Ann Storm" w:date="2022-04-20T17:12:00Z">
        <w:r w:rsidR="000833F8">
          <w:t xml:space="preserve">it could be </w:t>
        </w:r>
      </w:ins>
      <w:r w:rsidR="00C40A1B">
        <w:t>as elaborate as a prepared surface</w:t>
      </w:r>
      <w:r w:rsidR="009D1D30">
        <w:t xml:space="preserve"> </w:t>
      </w:r>
      <w:r w:rsidR="00C40A1B">
        <w:t>of finely ground and sifted marble dust suspended in skin glue medium marked with .999 percent fine silver.</w:t>
      </w:r>
      <w:r w:rsidR="00C40A1B">
        <w:rPr>
          <w:rStyle w:val="FootnoteReference"/>
        </w:rPr>
        <w:footnoteReference w:id="13"/>
      </w:r>
      <w:r w:rsidR="00C40A1B">
        <w:t xml:space="preserve"> </w:t>
      </w:r>
      <w:r w:rsidR="00B23C0E" w:rsidRPr="007A2142">
        <w:t xml:space="preserve">Certain surfaces do their recording better, or with a different quality, than others do. </w:t>
      </w:r>
      <w:r w:rsidR="00F630D8">
        <w:t>(</w:t>
      </w:r>
      <w:r w:rsidR="00F630D8" w:rsidRPr="00681B40">
        <w:rPr>
          <w:i/>
          <w:iCs/>
        </w:rPr>
        <w:t>illustration here of ink on vellum vs silverpoint – could be da Vinci</w:t>
      </w:r>
      <w:r w:rsidR="00F630D8">
        <w:t xml:space="preserve">?) </w:t>
      </w:r>
      <w:r w:rsidR="00B23C0E" w:rsidRPr="007A2142">
        <w:t xml:space="preserve">Whereas I used to take the drawing mediums for </w:t>
      </w:r>
      <w:r w:rsidR="00B23C0E" w:rsidRPr="007A2142">
        <w:lastRenderedPageBreak/>
        <w:t xml:space="preserve">granted, I now arrive at ideas about materials in </w:t>
      </w:r>
      <w:r w:rsidR="009D1D30">
        <w:t>a</w:t>
      </w:r>
      <w:r w:rsidR="00B23C0E" w:rsidRPr="007A2142">
        <w:t xml:space="preserve"> subjective, relational way. </w:t>
      </w:r>
      <w:r w:rsidR="00B23C0E">
        <w:t>What can I allow my materials to say by allowing them to be themselves?</w:t>
      </w:r>
      <w:r w:rsidR="009D1D30">
        <w:t xml:space="preserve"> Why say something in silverpoint when charcoal would do better? What other processes can I allude to and incorporate into my drawing practice by augmenting my approach to the medium?</w:t>
      </w:r>
    </w:p>
    <w:p w14:paraId="71D7505C" w14:textId="77777777" w:rsidR="00D362E0" w:rsidRDefault="00D362E0" w:rsidP="00D362E0">
      <w:pPr>
        <w:pStyle w:val="EndNoteBibliography"/>
        <w:keepNext/>
        <w:spacing w:line="480" w:lineRule="auto"/>
        <w:jc w:val="center"/>
        <w:rPr>
          <w:ins w:id="408" w:author="Elizabeth Ann Storm" w:date="2022-04-20T17:46:00Z"/>
        </w:rPr>
        <w:pPrChange w:id="409" w:author="Elizabeth Ann Storm" w:date="2022-04-20T17:46:00Z">
          <w:pPr>
            <w:pStyle w:val="EndNoteBibliography"/>
            <w:spacing w:line="480" w:lineRule="auto"/>
            <w:jc w:val="center"/>
          </w:pPr>
        </w:pPrChange>
      </w:pPr>
      <w:ins w:id="410" w:author="Elizabeth Ann Storm" w:date="2022-04-20T17:44:00Z">
        <w:r>
          <w:drawing>
            <wp:inline distT="0" distB="0" distL="0" distR="0" wp14:anchorId="790B7A01" wp14:editId="38168481">
              <wp:extent cx="4465265" cy="52833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65265" cy="5283376"/>
                      </a:xfrm>
                      <a:prstGeom prst="rect">
                        <a:avLst/>
                      </a:prstGeom>
                    </pic:spPr>
                  </pic:pic>
                </a:graphicData>
              </a:graphic>
            </wp:inline>
          </w:drawing>
        </w:r>
      </w:ins>
    </w:p>
    <w:p w14:paraId="189D9A50" w14:textId="0BD7A74F" w:rsidR="00D362E0" w:rsidRDefault="00D362E0" w:rsidP="00D362E0">
      <w:pPr>
        <w:pStyle w:val="Caption"/>
        <w:jc w:val="center"/>
        <w:rPr>
          <w:ins w:id="411" w:author="Elizabeth Ann Storm" w:date="2022-04-20T17:46:00Z"/>
        </w:rPr>
      </w:pPr>
      <w:ins w:id="412" w:author="Elizabeth Ann Storm" w:date="2022-04-20T17:46:00Z">
        <w:r>
          <w:t xml:space="preserve">Figure </w:t>
        </w:r>
        <w:r>
          <w:fldChar w:fldCharType="begin"/>
        </w:r>
        <w:r>
          <w:instrText xml:space="preserve"> SEQ Figure \* ARABIC </w:instrText>
        </w:r>
      </w:ins>
      <w:r>
        <w:fldChar w:fldCharType="separate"/>
      </w:r>
      <w:ins w:id="413" w:author="Elizabeth Ann Storm" w:date="2022-04-20T17:46:00Z">
        <w:r>
          <w:rPr>
            <w:noProof/>
          </w:rPr>
          <w:t>10</w:t>
        </w:r>
        <w:r>
          <w:fldChar w:fldCharType="end"/>
        </w:r>
        <w:r>
          <w:t xml:space="preserve"> Leonardo da Vinci silverpoint drawing</w:t>
        </w:r>
      </w:ins>
    </w:p>
    <w:p w14:paraId="6B3A3758" w14:textId="77777777" w:rsidR="00D362E0" w:rsidRPr="00D362E0" w:rsidRDefault="00D362E0" w:rsidP="00D362E0">
      <w:pPr>
        <w:rPr>
          <w:rPrChange w:id="414" w:author="Elizabeth Ann Storm" w:date="2022-04-20T17:46:00Z">
            <w:rPr/>
          </w:rPrChange>
        </w:rPr>
        <w:pPrChange w:id="415" w:author="Elizabeth Ann Storm" w:date="2022-04-20T17:46:00Z">
          <w:pPr>
            <w:pStyle w:val="EndNoteBibliography"/>
            <w:spacing w:line="480" w:lineRule="auto"/>
          </w:pPr>
        </w:pPrChange>
      </w:pPr>
    </w:p>
    <w:p w14:paraId="79764698" w14:textId="27EFD0BF" w:rsidR="008F0B9C" w:rsidRPr="007A2142" w:rsidRDefault="00707C00" w:rsidP="00681B40">
      <w:pPr>
        <w:pStyle w:val="EndNoteBibliography"/>
        <w:spacing w:line="480" w:lineRule="auto"/>
      </w:pPr>
      <w:r>
        <w:t xml:space="preserve">The process of texture rubbing or </w:t>
      </w:r>
      <w:r w:rsidRPr="00681B40">
        <w:rPr>
          <w:i/>
          <w:iCs/>
        </w:rPr>
        <w:t>frottage</w:t>
      </w:r>
      <w:r w:rsidR="0031566C">
        <w:t xml:space="preserve"> was instrumental to a shift that happened in my studio practice as I became more critical of the model of reality I was projecting through my </w:t>
      </w:r>
      <w:r w:rsidR="0031566C">
        <w:lastRenderedPageBreak/>
        <w:t>work. There was a previous dependence on illusionistic space that was liberated through an exploration of</w:t>
      </w:r>
      <w:r w:rsidR="00DC3A20">
        <w:t xml:space="preserve"> the concept of the trace through</w:t>
      </w:r>
      <w:r w:rsidR="0031566C">
        <w:t xml:space="preserve"> </w:t>
      </w:r>
      <w:r w:rsidR="0029004D">
        <w:t xml:space="preserve">gesture, action, and </w:t>
      </w:r>
      <w:r w:rsidR="0031566C">
        <w:t xml:space="preserve">texture. </w:t>
      </w:r>
      <w:r w:rsidR="00DC3A20">
        <w:t>The trace</w:t>
      </w:r>
      <w:r w:rsidR="00CB22CD">
        <w:t xml:space="preserve"> </w:t>
      </w:r>
      <w:r w:rsidR="0029004D">
        <w:t>is</w:t>
      </w:r>
      <w:r w:rsidR="00CB22CD">
        <w:t xml:space="preserve"> a sign of an object through its imprint, </w:t>
      </w:r>
      <w:r w:rsidR="00A50EE0">
        <w:t>“t</w:t>
      </w:r>
      <w:r w:rsidR="00CB22CD">
        <w:t xml:space="preserve">he footprint, </w:t>
      </w:r>
      <w:r w:rsidR="00405FC8">
        <w:t>the death mask, the photograph</w:t>
      </w:r>
      <w:r w:rsidR="00A50EE0">
        <w:t>…”.</w:t>
      </w:r>
      <w:r w:rsidR="00A50EE0">
        <w:rPr>
          <w:rStyle w:val="FootnoteReference"/>
        </w:rPr>
        <w:footnoteReference w:id="14"/>
      </w:r>
      <w:ins w:id="419" w:author="Elizabeth Ann Storm" w:date="2022-04-20T17:55:00Z">
        <w:r w:rsidR="009170A7">
          <w:t xml:space="preserve"> </w:t>
        </w:r>
      </w:ins>
      <w:del w:id="420" w:author="Elizabeth Ann Storm" w:date="2022-04-20T17:55:00Z">
        <w:r w:rsidR="0088419D" w:rsidDel="009170A7">
          <w:delText xml:space="preserve"> </w:delText>
        </w:r>
        <w:r w:rsidR="0014146B" w:rsidDel="009170A7">
          <w:delText>As a concept, it</w:delText>
        </w:r>
        <w:r w:rsidR="0029004D" w:rsidDel="009170A7">
          <w:delText xml:space="preserve"> was elaborated</w:delText>
        </w:r>
        <w:r w:rsidR="00F630D8" w:rsidDel="009170A7">
          <w:delText xml:space="preserve"> on</w:delText>
        </w:r>
        <w:r w:rsidR="0029004D" w:rsidDel="009170A7">
          <w:delText xml:space="preserve"> </w:delText>
        </w:r>
        <w:r w:rsidR="0014146B" w:rsidDel="009170A7">
          <w:delText xml:space="preserve">linguistically </w:delText>
        </w:r>
        <w:r w:rsidR="0029004D" w:rsidDel="009170A7">
          <w:delText xml:space="preserve">by Charles Sanders Peirce in </w:delText>
        </w:r>
        <w:r w:rsidR="00501A45" w:rsidDel="009170A7">
          <w:rPr>
            <w:i/>
            <w:iCs/>
          </w:rPr>
          <w:delText>Theory of Signs</w:delText>
        </w:r>
        <w:r w:rsidR="00527973" w:rsidDel="009170A7">
          <w:delText xml:space="preserve"> in the late 19</w:delText>
        </w:r>
        <w:r w:rsidR="00527973" w:rsidRPr="00681B40" w:rsidDel="009170A7">
          <w:rPr>
            <w:vertAlign w:val="superscript"/>
          </w:rPr>
          <w:delText>th</w:delText>
        </w:r>
        <w:r w:rsidR="00527973" w:rsidDel="009170A7">
          <w:delText xml:space="preserve"> century</w:delText>
        </w:r>
        <w:r w:rsidR="0029004D" w:rsidDel="009170A7">
          <w:delText>, and became adopte</w:delText>
        </w:r>
        <w:r w:rsidR="0014146B" w:rsidDel="009170A7">
          <w:delText>d as a</w:delText>
        </w:r>
        <w:r w:rsidR="00F630D8" w:rsidDel="009170A7">
          <w:delText xml:space="preserve">n enduring </w:delText>
        </w:r>
        <w:r w:rsidR="0029004D" w:rsidDel="009170A7">
          <w:delText xml:space="preserve">term in </w:delText>
        </w:r>
        <w:r w:rsidR="0014146B" w:rsidDel="009170A7">
          <w:delText>the humanities in the decades following</w:delText>
        </w:r>
        <w:r w:rsidR="00583913" w:rsidDel="009170A7">
          <w:delText xml:space="preserve">. </w:delText>
        </w:r>
      </w:del>
      <w:ins w:id="421" w:author="Elizabeth Ann Storm" w:date="2022-04-20T17:50:00Z">
        <w:r w:rsidR="00C36411">
          <w:t xml:space="preserve">This term encompasses </w:t>
        </w:r>
      </w:ins>
      <w:ins w:id="422" w:author="Elizabeth Ann Storm" w:date="2022-04-20T17:52:00Z">
        <w:r w:rsidR="009170A7">
          <w:t xml:space="preserve">a lot of the things I like to include in my work; </w:t>
        </w:r>
      </w:ins>
      <w:ins w:id="423" w:author="Elizabeth Ann Storm" w:date="2022-04-20T17:53:00Z">
        <w:r w:rsidR="009170A7">
          <w:t xml:space="preserve">referring to physicality, action, impression, transfer, compression, emergence, embeddedness, multi-dimensionality, </w:t>
        </w:r>
      </w:ins>
      <w:ins w:id="424" w:author="Elizabeth Ann Storm" w:date="2022-04-20T17:54:00Z">
        <w:r w:rsidR="009170A7">
          <w:t xml:space="preserve">and </w:t>
        </w:r>
      </w:ins>
      <w:ins w:id="425" w:author="Elizabeth Ann Storm" w:date="2022-04-20T17:53:00Z">
        <w:r w:rsidR="009170A7">
          <w:t>translation</w:t>
        </w:r>
      </w:ins>
      <w:ins w:id="426" w:author="Elizabeth Ann Storm" w:date="2022-04-20T17:54:00Z">
        <w:r w:rsidR="009170A7">
          <w:t xml:space="preserve">. </w:t>
        </w:r>
      </w:ins>
    </w:p>
    <w:p w14:paraId="20689E68" w14:textId="5CA4912B" w:rsidR="00650EE1" w:rsidRDefault="00D63621" w:rsidP="00650EE1">
      <w:pPr>
        <w:pStyle w:val="Heading2"/>
        <w:spacing w:before="0"/>
        <w:rPr>
          <w:szCs w:val="24"/>
        </w:rPr>
      </w:pPr>
      <w:bookmarkStart w:id="427" w:name="_Toc101198080"/>
      <w:r>
        <w:rPr>
          <w:szCs w:val="24"/>
        </w:rPr>
        <w:t>Modernism</w:t>
      </w:r>
      <w:ins w:id="428" w:author="Elizabeth Ann Storm" w:date="2022-04-20T18:13:00Z">
        <w:r w:rsidR="00470208">
          <w:rPr>
            <w:szCs w:val="24"/>
          </w:rPr>
          <w:t xml:space="preserve">: </w:t>
        </w:r>
      </w:ins>
      <w:del w:id="429" w:author="Elizabeth Ann Storm" w:date="2022-04-20T18:13:00Z">
        <w:r w:rsidDel="00470208">
          <w:rPr>
            <w:szCs w:val="24"/>
          </w:rPr>
          <w:delText xml:space="preserve"> and </w:delText>
        </w:r>
      </w:del>
      <w:ins w:id="430" w:author="Elizabeth Ann Storm" w:date="2022-04-20T18:13:00Z">
        <w:r w:rsidR="00470208">
          <w:rPr>
            <w:szCs w:val="24"/>
          </w:rPr>
          <w:t>medium,</w:t>
        </w:r>
        <w:r w:rsidR="00470208">
          <w:rPr>
            <w:szCs w:val="24"/>
          </w:rPr>
          <w:t xml:space="preserve"> </w:t>
        </w:r>
      </w:ins>
      <w:r>
        <w:rPr>
          <w:szCs w:val="24"/>
        </w:rPr>
        <w:t>materiality</w:t>
      </w:r>
      <w:bookmarkEnd w:id="427"/>
    </w:p>
    <w:p w14:paraId="1776D861" w14:textId="4A8AFC98" w:rsidR="00650EE1" w:rsidRPr="007A2142" w:rsidRDefault="005622BC">
      <w:r>
        <w:t xml:space="preserve">The larger </w:t>
      </w:r>
      <w:r w:rsidR="00650EE1" w:rsidRPr="007A2142">
        <w:t xml:space="preserve">questions </w:t>
      </w:r>
      <w:r>
        <w:t xml:space="preserve">surrounding my work </w:t>
      </w:r>
      <w:r w:rsidR="00650EE1" w:rsidRPr="007A2142">
        <w:t>come down to how my works speak to a record of expressions or impressions</w:t>
      </w:r>
      <w:r w:rsidR="00330829">
        <w:t xml:space="preserve"> based on lived observation</w:t>
      </w:r>
      <w:r w:rsidR="00650EE1" w:rsidRPr="007A2142">
        <w:t>,</w:t>
      </w:r>
      <w:r w:rsidR="00B26189">
        <w:t xml:space="preserve"> following a long line of artists who contemplate phenomena.</w:t>
      </w:r>
      <w:r w:rsidR="00650EE1" w:rsidRPr="007A2142">
        <w:t xml:space="preserve"> </w:t>
      </w:r>
      <w:ins w:id="431" w:author="Elizabeth Ann Storm" w:date="2022-04-20T18:10:00Z">
        <w:r w:rsidR="00470208">
          <w:t xml:space="preserve">Rather than rely on verisimilitude as a rubric, rather than strive to create pictures of a </w:t>
        </w:r>
      </w:ins>
      <w:ins w:id="432" w:author="Elizabeth Ann Storm" w:date="2022-04-20T18:11:00Z">
        <w:r w:rsidR="00470208">
          <w:t xml:space="preserve">scene or how an experience </w:t>
        </w:r>
        <w:r w:rsidR="00470208" w:rsidRPr="00470208">
          <w:rPr>
            <w:i/>
            <w:rPrChange w:id="433" w:author="Elizabeth Ann Storm" w:date="2022-04-20T18:11:00Z">
              <w:rPr>
                <w:i/>
                <w:iCs/>
              </w:rPr>
            </w:rPrChange>
          </w:rPr>
          <w:t>looks</w:t>
        </w:r>
        <w:r w:rsidR="00470208">
          <w:rPr>
            <w:iCs/>
          </w:rPr>
          <w:t xml:space="preserve">, I wonder what else I can record. </w:t>
        </w:r>
      </w:ins>
      <w:r w:rsidR="00B26189" w:rsidRPr="00470208">
        <w:rPr>
          <w:rPrChange w:id="434" w:author="Elizabeth Ann Storm" w:date="2022-04-20T18:11:00Z">
            <w:rPr/>
          </w:rPrChange>
        </w:rPr>
        <w:t>H</w:t>
      </w:r>
      <w:r w:rsidR="00650EE1" w:rsidRPr="00470208">
        <w:rPr>
          <w:rPrChange w:id="435" w:author="Elizabeth Ann Storm" w:date="2022-04-20T18:11:00Z">
            <w:rPr/>
          </w:rPrChange>
        </w:rPr>
        <w:t>ow</w:t>
      </w:r>
      <w:r w:rsidR="00650EE1" w:rsidRPr="007A2142">
        <w:t>, as artifacts recording physical action, can</w:t>
      </w:r>
      <w:r>
        <w:t xml:space="preserve"> my work</w:t>
      </w:r>
      <w:r w:rsidR="000B491D">
        <w:t>s</w:t>
      </w:r>
      <w:r w:rsidR="00650EE1" w:rsidRPr="007A2142">
        <w:t xml:space="preserve"> speak to the manifestation of the process they record</w:t>
      </w:r>
      <w:r w:rsidR="000B491D">
        <w:t xml:space="preserve">, how can they speak to </w:t>
      </w:r>
      <w:r w:rsidR="00263ABD">
        <w:t xml:space="preserve">growth, change, and </w:t>
      </w:r>
      <w:r w:rsidR="000B491D">
        <w:t xml:space="preserve">time? </w:t>
      </w:r>
      <w:r w:rsidR="00650EE1" w:rsidRPr="007A2142">
        <w:t xml:space="preserve">What are the processes saying through the materials, and what are the materials saying through the process? </w:t>
      </w:r>
      <w:r w:rsidR="00F13EC8">
        <w:t>How do I reconcile my foundation of early modern epistemology with those that are up-to-date?</w:t>
      </w:r>
    </w:p>
    <w:p w14:paraId="274A4C6C" w14:textId="73205406" w:rsidR="007548D5" w:rsidRDefault="00B23C0E" w:rsidP="007548D5">
      <w:r>
        <w:t>These questions are in alignment with a larger conversation in the humanities of materiality</w:t>
      </w:r>
      <w:r w:rsidR="007548D5">
        <w:t>.</w:t>
      </w:r>
      <w:r w:rsidR="007548D5" w:rsidRPr="007A2142">
        <w:t xml:space="preserve"> Marshall McLuhan</w:t>
      </w:r>
      <w:r w:rsidR="007548D5">
        <w:t xml:space="preserve"> </w:t>
      </w:r>
      <w:r w:rsidR="007548D5" w:rsidRPr="007A2142">
        <w:t>was a 20th century philosopher who</w:t>
      </w:r>
      <w:r w:rsidR="007548D5">
        <w:t xml:space="preserve">se </w:t>
      </w:r>
      <w:r w:rsidR="007548D5" w:rsidRPr="007A2142">
        <w:t xml:space="preserve">work laid much of the groundwork for today’s media studies. </w:t>
      </w:r>
      <w:r w:rsidR="007548D5">
        <w:t>The</w:t>
      </w:r>
      <w:r w:rsidR="007548D5" w:rsidRPr="007A2142">
        <w:t xml:space="preserve"> 1967 </w:t>
      </w:r>
      <w:r w:rsidR="0089117F">
        <w:t xml:space="preserve">book </w:t>
      </w:r>
      <w:r w:rsidR="007548D5" w:rsidRPr="007A2142">
        <w:t>“The Medium is the Massage”</w:t>
      </w:r>
      <w:r w:rsidR="00F47ABE">
        <w:t>, designed by Quentin Fiore and</w:t>
      </w:r>
      <w:r w:rsidR="007548D5" w:rsidRPr="007A2142">
        <w:t xml:space="preserve"> </w:t>
      </w:r>
      <w:r w:rsidR="007548D5">
        <w:t>contain</w:t>
      </w:r>
      <w:r w:rsidR="00F47ABE">
        <w:t xml:space="preserve">ing </w:t>
      </w:r>
      <w:r w:rsidR="007548D5">
        <w:t xml:space="preserve">quotes by </w:t>
      </w:r>
      <w:r w:rsidR="00F47ABE">
        <w:t xml:space="preserve">McLuhan, </w:t>
      </w:r>
      <w:r w:rsidR="007548D5" w:rsidRPr="007A2142">
        <w:t xml:space="preserve">is an amazing combination of written media and visual design in a book format that explores what it means to present and perceive information in material form in the technological age. </w:t>
      </w:r>
      <w:r w:rsidR="00F13EC8">
        <w:t>(</w:t>
      </w:r>
      <w:r w:rsidR="00F13EC8">
        <w:fldChar w:fldCharType="begin"/>
      </w:r>
      <w:r w:rsidR="00F13EC8">
        <w:instrText xml:space="preserve"> REF _Ref100579556 \h </w:instrText>
      </w:r>
      <w:r w:rsidR="00F13EC8">
        <w:fldChar w:fldCharType="separate"/>
      </w:r>
      <w:ins w:id="436" w:author="Elizabeth Ann Storm" w:date="2022-04-20T18:12:00Z">
        <w:r w:rsidR="00470208">
          <w:t xml:space="preserve">Figure </w:t>
        </w:r>
        <w:r w:rsidR="00470208">
          <w:rPr>
            <w:noProof/>
          </w:rPr>
          <w:t>10</w:t>
        </w:r>
      </w:ins>
      <w:del w:id="437" w:author="Elizabeth Ann Storm" w:date="2022-04-20T18:12:00Z">
        <w:r w:rsidR="00F13EC8" w:rsidDel="00470208">
          <w:delText xml:space="preserve">Figure </w:delText>
        </w:r>
        <w:r w:rsidR="00F13EC8" w:rsidDel="00470208">
          <w:rPr>
            <w:noProof/>
          </w:rPr>
          <w:delText>12</w:delText>
        </w:r>
      </w:del>
      <w:r w:rsidR="00F13EC8">
        <w:fldChar w:fldCharType="end"/>
      </w:r>
      <w:r w:rsidR="00F13EC8">
        <w:t>)</w:t>
      </w:r>
    </w:p>
    <w:p w14:paraId="27F4562B" w14:textId="77777777" w:rsidR="00583CAE" w:rsidRDefault="00583CAE" w:rsidP="00681B40">
      <w:pPr>
        <w:keepNext/>
        <w:ind w:firstLine="0"/>
        <w:jc w:val="center"/>
      </w:pPr>
      <w:r>
        <w:rPr>
          <w:noProof/>
        </w:rPr>
        <w:lastRenderedPageBreak/>
        <w:drawing>
          <wp:inline distT="0" distB="0" distL="0" distR="0" wp14:anchorId="1FDD7862" wp14:editId="2F2EA172">
            <wp:extent cx="5495544" cy="7690104"/>
            <wp:effectExtent l="0" t="0" r="0" b="0"/>
            <wp:docPr id="14" name="Picture 14" descr="A close-up of a person's ey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up of a person's eye&#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5495544" cy="7690104"/>
                    </a:xfrm>
                    <a:prstGeom prst="rect">
                      <a:avLst/>
                    </a:prstGeom>
                  </pic:spPr>
                </pic:pic>
              </a:graphicData>
            </a:graphic>
          </wp:inline>
        </w:drawing>
      </w:r>
    </w:p>
    <w:p w14:paraId="6AA944C4" w14:textId="6F1C3684" w:rsidR="00583CAE" w:rsidRDefault="00583CAE" w:rsidP="00681B40">
      <w:pPr>
        <w:pStyle w:val="Caption"/>
        <w:spacing w:after="240"/>
        <w:ind w:firstLine="0"/>
        <w:jc w:val="center"/>
      </w:pPr>
      <w:bookmarkStart w:id="438" w:name="_Ref100579556"/>
      <w:bookmarkStart w:id="439" w:name="_Ref100579523"/>
      <w:bookmarkStart w:id="440" w:name="_Toc101359844"/>
      <w:r>
        <w:t xml:space="preserve">Figure </w:t>
      </w:r>
      <w:ins w:id="441" w:author="Elizabeth Ann Storm" w:date="2022-04-20T17:45:00Z">
        <w:r w:rsidR="00D362E0">
          <w:fldChar w:fldCharType="begin"/>
        </w:r>
        <w:r w:rsidR="00D362E0">
          <w:instrText xml:space="preserve"> SEQ Figure \* ARABIC </w:instrText>
        </w:r>
      </w:ins>
      <w:r w:rsidR="00D362E0">
        <w:fldChar w:fldCharType="separate"/>
      </w:r>
      <w:ins w:id="442" w:author="Elizabeth Ann Storm" w:date="2022-04-20T17:45:00Z">
        <w:r w:rsidR="00D362E0">
          <w:rPr>
            <w:noProof/>
          </w:rPr>
          <w:t>10</w:t>
        </w:r>
        <w:r w:rsidR="00D362E0">
          <w:fldChar w:fldCharType="end"/>
        </w:r>
      </w:ins>
      <w:del w:id="443" w:author="Elizabeth Ann Storm" w:date="2022-04-20T17:45:00Z">
        <w:r w:rsidR="002D39EC" w:rsidDel="00D362E0">
          <w:fldChar w:fldCharType="begin"/>
        </w:r>
        <w:r w:rsidR="002D39EC" w:rsidDel="00D362E0">
          <w:delInstrText xml:space="preserve"> SEQ Figure \* ARABIC </w:delInstrText>
        </w:r>
        <w:r w:rsidR="002D39EC" w:rsidDel="00D362E0">
          <w:fldChar w:fldCharType="separate"/>
        </w:r>
        <w:r w:rsidR="00A91C2E" w:rsidDel="00D362E0">
          <w:rPr>
            <w:noProof/>
          </w:rPr>
          <w:delText>12</w:delText>
        </w:r>
        <w:r w:rsidR="002D39EC" w:rsidDel="00D362E0">
          <w:rPr>
            <w:noProof/>
          </w:rPr>
          <w:fldChar w:fldCharType="end"/>
        </w:r>
      </w:del>
      <w:bookmarkEnd w:id="438"/>
      <w:r>
        <w:t>. McLuhan book placeholder image</w:t>
      </w:r>
      <w:bookmarkEnd w:id="439"/>
      <w:bookmarkEnd w:id="440"/>
    </w:p>
    <w:p w14:paraId="0B6D5A92" w14:textId="607353EA" w:rsidR="00E62E51" w:rsidRDefault="00054904" w:rsidP="00681B40">
      <w:r>
        <w:rPr>
          <w:i/>
          <w:iCs/>
        </w:rPr>
        <w:lastRenderedPageBreak/>
        <w:t>The Medium is the Massage</w:t>
      </w:r>
      <w:r w:rsidR="002B7610" w:rsidRPr="002B7610">
        <w:t xml:space="preserve"> attests to the beauty of direct experience in its material form and speaks to issues of the (then newfound) simultaneity of communication</w:t>
      </w:r>
      <w:r w:rsidR="002B7610">
        <w:t xml:space="preserve"> and the study of media itself. “The past went that-a-way. </w:t>
      </w:r>
      <w:r w:rsidR="006E3FC1">
        <w:t>When faced with a totally new situation, we tend to always attach ourselves to the objects, to the flavor of the most recent past. We look at the present through a rear-view mirror. We march backwards into the future.”</w:t>
      </w:r>
      <w:r w:rsidR="006E3FC1">
        <w:rPr>
          <w:rStyle w:val="FootnoteReference"/>
        </w:rPr>
        <w:footnoteReference w:id="15"/>
      </w:r>
      <w:r w:rsidR="00583CAE">
        <w:rPr>
          <w:noProof/>
        </w:rPr>
        <w:drawing>
          <wp:inline distT="0" distB="0" distL="0" distR="0" wp14:anchorId="541E27F8" wp14:editId="0734BA35">
            <wp:extent cx="5943600" cy="5229225"/>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rotWithShape="1">
                    <a:blip r:embed="rId30">
                      <a:extLst>
                        <a:ext uri="{28A0092B-C50C-407E-A947-70E740481C1C}">
                          <a14:useLocalDpi xmlns:a14="http://schemas.microsoft.com/office/drawing/2010/main" val="0"/>
                        </a:ext>
                      </a:extLst>
                    </a:blip>
                    <a:srcRect b="819"/>
                    <a:stretch/>
                  </pic:blipFill>
                  <pic:spPr bwMode="auto">
                    <a:xfrm>
                      <a:off x="0" y="0"/>
                      <a:ext cx="5943600" cy="5229225"/>
                    </a:xfrm>
                    <a:prstGeom prst="rect">
                      <a:avLst/>
                    </a:prstGeom>
                    <a:ln>
                      <a:noFill/>
                    </a:ln>
                    <a:effectLst/>
                    <a:extLst>
                      <a:ext uri="{53640926-AAD7-44D8-BBD7-CCE9431645EC}">
                        <a14:shadowObscured xmlns:a14="http://schemas.microsoft.com/office/drawing/2010/main"/>
                      </a:ext>
                    </a:extLst>
                  </pic:spPr>
                </pic:pic>
              </a:graphicData>
            </a:graphic>
          </wp:inline>
        </w:drawing>
      </w:r>
    </w:p>
    <w:p w14:paraId="2A05D4A7" w14:textId="583F6EFF" w:rsidR="00583CAE" w:rsidRDefault="00E62E51" w:rsidP="00681B40">
      <w:pPr>
        <w:pStyle w:val="Caption"/>
        <w:spacing w:after="240"/>
        <w:ind w:firstLine="0"/>
        <w:jc w:val="center"/>
      </w:pPr>
      <w:bookmarkStart w:id="444" w:name="_Toc101359845"/>
      <w:r>
        <w:t xml:space="preserve">Figure </w:t>
      </w:r>
      <w:ins w:id="445" w:author="Elizabeth Ann Storm" w:date="2022-04-20T17:45:00Z">
        <w:r w:rsidR="00D362E0">
          <w:fldChar w:fldCharType="begin"/>
        </w:r>
        <w:r w:rsidR="00D362E0">
          <w:instrText xml:space="preserve"> SEQ Figure \* ARABIC </w:instrText>
        </w:r>
      </w:ins>
      <w:r w:rsidR="00D362E0">
        <w:fldChar w:fldCharType="separate"/>
      </w:r>
      <w:ins w:id="446" w:author="Elizabeth Ann Storm" w:date="2022-04-20T17:45:00Z">
        <w:r w:rsidR="00D362E0">
          <w:rPr>
            <w:noProof/>
          </w:rPr>
          <w:t>11</w:t>
        </w:r>
        <w:r w:rsidR="00D362E0">
          <w:fldChar w:fldCharType="end"/>
        </w:r>
      </w:ins>
      <w:del w:id="447" w:author="Elizabeth Ann Storm" w:date="2022-04-20T17:45:00Z">
        <w:r w:rsidR="002D39EC" w:rsidDel="00D362E0">
          <w:fldChar w:fldCharType="begin"/>
        </w:r>
        <w:r w:rsidR="002D39EC" w:rsidDel="00D362E0">
          <w:delInstrText xml:space="preserve"> SEQ Figure \* ARABIC </w:delInstrText>
        </w:r>
        <w:r w:rsidR="002D39EC" w:rsidDel="00D362E0">
          <w:fldChar w:fldCharType="separate"/>
        </w:r>
        <w:r w:rsidR="00A91C2E" w:rsidDel="00D362E0">
          <w:rPr>
            <w:noProof/>
          </w:rPr>
          <w:delText>13</w:delText>
        </w:r>
        <w:r w:rsidR="002D39EC" w:rsidDel="00D362E0">
          <w:rPr>
            <w:noProof/>
          </w:rPr>
          <w:fldChar w:fldCharType="end"/>
        </w:r>
      </w:del>
      <w:r>
        <w:t>. McLuhan book spread placeholder image 2</w:t>
      </w:r>
      <w:bookmarkEnd w:id="444"/>
    </w:p>
    <w:p w14:paraId="28B91B18" w14:textId="0A15AB2B" w:rsidR="0094226F" w:rsidRDefault="00D34259" w:rsidP="00681B40">
      <w:pPr>
        <w:pStyle w:val="EndNoteBibliography"/>
        <w:spacing w:line="480" w:lineRule="auto"/>
      </w:pPr>
      <w:r>
        <w:rPr>
          <w:noProof w:val="0"/>
        </w:rPr>
        <w:lastRenderedPageBreak/>
        <w:t xml:space="preserve">As a visual, kinesthetic learner, encountering this book </w:t>
      </w:r>
      <w:r w:rsidR="007548D5" w:rsidRPr="007A2142">
        <w:rPr>
          <w:noProof w:val="0"/>
        </w:rPr>
        <w:t>summarize</w:t>
      </w:r>
      <w:r w:rsidR="0011214C">
        <w:rPr>
          <w:noProof w:val="0"/>
        </w:rPr>
        <w:t>d</w:t>
      </w:r>
      <w:r w:rsidR="007548D5" w:rsidRPr="007A2142">
        <w:rPr>
          <w:noProof w:val="0"/>
        </w:rPr>
        <w:t xml:space="preserve"> many of my concepts about media, medium, and material that were hard for me to put into words, but which I had in mind when I thought of my work as the record of a process rather than a fixed, stable image-message</w:t>
      </w:r>
      <w:r w:rsidR="007548D5">
        <w:rPr>
          <w:noProof w:val="0"/>
        </w:rPr>
        <w:t xml:space="preserve">. </w:t>
      </w:r>
    </w:p>
    <w:p w14:paraId="761CF965" w14:textId="77777777" w:rsidR="0094226F" w:rsidRPr="003551CE" w:rsidRDefault="0094226F">
      <w:pPr>
        <w:ind w:left="720"/>
        <w:pPrChange w:id="448" w:author="Elizabeth" w:date="2022-04-19T13:53:00Z">
          <w:pPr>
            <w:pStyle w:val="ListParagraph"/>
          </w:pPr>
        </w:pPrChange>
      </w:pPr>
      <w:r w:rsidRPr="003551CE">
        <w:t>Ours is a brand-new world of all-at-</w:t>
      </w:r>
      <w:proofErr w:type="spellStart"/>
      <w:r w:rsidRPr="003551CE">
        <w:t>onceness</w:t>
      </w:r>
      <w:proofErr w:type="spellEnd"/>
      <w:r w:rsidRPr="003551CE">
        <w:t xml:space="preserve">. ‘Time’ has ceased, ‘space’ has vanished. We now live in a global village… a simultaneous happening. We are back in acoustic space. We have begun again to structure the primordial feeling, the tribal emotions from which a few centuries of literacy divorced us… </w:t>
      </w:r>
    </w:p>
    <w:p w14:paraId="50988323" w14:textId="77777777" w:rsidR="0094226F" w:rsidRPr="003551CE" w:rsidRDefault="0094226F" w:rsidP="0094226F">
      <w:pPr>
        <w:pStyle w:val="ListParagraph"/>
      </w:pPr>
      <w:r w:rsidRPr="003551CE">
        <w:t>At the high speed of electric communication, purely visual means of apprehending the world are no longer possible; they are just too slow to be relevant or effective…</w:t>
      </w:r>
    </w:p>
    <w:p w14:paraId="0CBD5494" w14:textId="497D10F7" w:rsidR="007548D5" w:rsidRDefault="0094226F" w:rsidP="00681B40">
      <w:pPr>
        <w:pStyle w:val="ListParagraph"/>
      </w:pPr>
      <w:r w:rsidRPr="003551CE">
        <w:t xml:space="preserve">…Information pours upon us, instantaneously and continuously… Our electrically-configured world has forced us to move from the habit of data classification to the mode of pattern recognition… </w:t>
      </w:r>
      <w:r>
        <w:rPr>
          <w:rStyle w:val="FootnoteReference"/>
        </w:rPr>
        <w:footnoteReference w:id="16"/>
      </w:r>
      <w:r w:rsidR="007548D5" w:rsidRPr="007A2142">
        <w:t xml:space="preserve"> </w:t>
      </w:r>
    </w:p>
    <w:p w14:paraId="6C659FF4" w14:textId="6A528D2C" w:rsidR="001926E1" w:rsidRDefault="00EB46DC" w:rsidP="001926E1">
      <w:pPr>
        <w:ind w:firstLine="0"/>
      </w:pPr>
      <w:r>
        <w:tab/>
      </w:r>
      <w:r w:rsidR="00263ABD">
        <w:t xml:space="preserve">When purely visual means of apprehending the world are no longer possible, </w:t>
      </w:r>
      <w:r w:rsidR="009D5D4B">
        <w:t>McLuhan provides a solution. We move to “the mode of pattern recognition”.</w:t>
      </w:r>
      <w:ins w:id="449" w:author="Elizabeth Ann Storm" w:date="2022-04-20T18:13:00Z">
        <w:r w:rsidR="00470208">
          <w:t xml:space="preserve"> This book snapped me into a kind of pre</w:t>
        </w:r>
      </w:ins>
      <w:ins w:id="450" w:author="Elizabeth Ann Storm" w:date="2022-04-20T18:14:00Z">
        <w:r w:rsidR="00470208">
          <w:t>sent moment with myself that I couldn’t anticipate. Suddenly the progression of all of this history of vision, of visual art, of media snapped together in a sort of epiphany</w:t>
        </w:r>
      </w:ins>
      <w:ins w:id="451" w:author="Elizabeth Ann Storm" w:date="2022-04-20T18:16:00Z">
        <w:r w:rsidR="000E483C">
          <w:t>.</w:t>
        </w:r>
      </w:ins>
      <w:ins w:id="452" w:author="Elizabeth Ann Storm" w:date="2022-04-20T18:17:00Z">
        <w:r w:rsidR="000E483C">
          <w:t xml:space="preserve"> “</w:t>
        </w:r>
      </w:ins>
      <w:ins w:id="453" w:author="Elizabeth Ann Storm" w:date="2022-04-20T18:21:00Z">
        <w:r w:rsidR="003E29C6">
          <w:t>T</w:t>
        </w:r>
      </w:ins>
      <w:ins w:id="454" w:author="Elizabeth Ann Storm" w:date="2022-04-20T18:17:00Z">
        <w:r w:rsidR="000E483C">
          <w:t>he book is an extension of the eye…”</w:t>
        </w:r>
      </w:ins>
      <w:del w:id="455" w:author="Elizabeth Ann Storm" w:date="2022-04-20T18:16:00Z">
        <w:r w:rsidR="009D5D4B" w:rsidDel="000E483C">
          <w:delText xml:space="preserve"> </w:delText>
        </w:r>
      </w:del>
      <w:ins w:id="456" w:author="Elizabeth Ann Storm" w:date="2022-04-20T18:20:00Z">
        <w:r w:rsidR="000E483C">
          <w:t xml:space="preserve">, and the </w:t>
        </w:r>
        <w:r w:rsidR="003E29C6">
          <w:t xml:space="preserve">poster, the billboard, the film, the television, the </w:t>
        </w:r>
      </w:ins>
      <w:ins w:id="457" w:author="Elizabeth Ann Storm" w:date="2022-04-20T18:21:00Z">
        <w:r w:rsidR="003E29C6">
          <w:t xml:space="preserve">LED screen, </w:t>
        </w:r>
        <w:r w:rsidR="003E29C6">
          <w:rPr>
            <w:i/>
            <w:iCs/>
          </w:rPr>
          <w:t xml:space="preserve">the </w:t>
        </w:r>
        <w:r w:rsidR="003E29C6" w:rsidRPr="003E29C6">
          <w:rPr>
            <w:i/>
            <w:iCs/>
            <w:rPrChange w:id="458" w:author="Elizabeth Ann Storm" w:date="2022-04-20T18:22:00Z">
              <w:rPr>
                <w:i/>
                <w:iCs/>
              </w:rPr>
            </w:rPrChange>
          </w:rPr>
          <w:t>painting</w:t>
        </w:r>
        <w:r w:rsidR="003E29C6">
          <w:t xml:space="preserve"> </w:t>
        </w:r>
        <w:r w:rsidR="003E29C6" w:rsidRPr="003E29C6">
          <w:rPr>
            <w:rPrChange w:id="459" w:author="Elizabeth Ann Storm" w:date="2022-04-20T18:21:00Z">
              <w:rPr/>
            </w:rPrChange>
          </w:rPr>
          <w:t>and</w:t>
        </w:r>
        <w:r w:rsidR="003E29C6">
          <w:t xml:space="preserve"> so on… </w:t>
        </w:r>
      </w:ins>
      <w:del w:id="460" w:author="Elizabeth Ann Storm" w:date="2022-04-20T18:20:00Z">
        <w:r w:rsidR="00263ABD" w:rsidDel="000E483C">
          <w:delText xml:space="preserve"> </w:delText>
        </w:r>
        <w:r w:rsidDel="000E483C">
          <w:delText>(Is there anything else I want to say here? What is the point of this section – to link from the beginning to the next chapter…)</w:delText>
        </w:r>
      </w:del>
    </w:p>
    <w:p w14:paraId="1762BDC2" w14:textId="51531E0E" w:rsidR="001926E1" w:rsidDel="003E29C6" w:rsidRDefault="001926E1" w:rsidP="00681B40">
      <w:pPr>
        <w:rPr>
          <w:del w:id="461" w:author="Elizabeth Ann Storm" w:date="2022-04-20T18:22:00Z"/>
        </w:rPr>
      </w:pPr>
      <w:bookmarkStart w:id="462" w:name="_Toc101198081"/>
      <w:del w:id="463" w:author="Elizabeth Ann Storm" w:date="2022-04-20T18:22:00Z">
        <w:r w:rsidDel="003E29C6">
          <w:delText>Medium and materiality through makin</w:delText>
        </w:r>
        <w:bookmarkEnd w:id="462"/>
        <w:r w:rsidR="00F11B97" w:rsidDel="003E29C6">
          <w:delText>g section</w:delText>
        </w:r>
      </w:del>
    </w:p>
    <w:p w14:paraId="61098A39" w14:textId="4091122B" w:rsidR="008B0D5C" w:rsidRPr="00B12A62" w:rsidRDefault="00EB46DC" w:rsidP="00681B40">
      <w:del w:id="464" w:author="Elizabeth Ann Storm" w:date="2022-04-20T18:22:00Z">
        <w:r w:rsidDel="003E29C6">
          <w:delText>My practice blah blah arriving at ideas and speculations on medium through making linked to materiality.</w:delText>
        </w:r>
      </w:del>
      <w:r>
        <w:t xml:space="preserve"> </w:t>
      </w:r>
    </w:p>
    <w:p w14:paraId="291A1551" w14:textId="77777777" w:rsidR="00480235" w:rsidRPr="007548D5" w:rsidRDefault="00480235" w:rsidP="00681B40">
      <w:pPr>
        <w:pStyle w:val="TableofFigures"/>
        <w:rPr>
          <w:rFonts w:eastAsia="Times New Roman"/>
          <w:szCs w:val="24"/>
        </w:rPr>
      </w:pPr>
      <w:r w:rsidRPr="007548D5">
        <w:rPr>
          <w:szCs w:val="24"/>
        </w:rPr>
        <w:br w:type="page"/>
      </w:r>
    </w:p>
    <w:p w14:paraId="68B09652" w14:textId="0BF7297D" w:rsidR="00846DE4" w:rsidRDefault="00E74BFC" w:rsidP="00574AFB">
      <w:pPr>
        <w:pStyle w:val="Heading1"/>
        <w:numPr>
          <w:ilvl w:val="0"/>
          <w:numId w:val="2"/>
        </w:numPr>
        <w:spacing w:before="0" w:after="0"/>
        <w:rPr>
          <w:szCs w:val="24"/>
        </w:rPr>
      </w:pPr>
      <w:bookmarkStart w:id="465" w:name="_Toc101198082"/>
      <w:r>
        <w:rPr>
          <w:szCs w:val="24"/>
        </w:rPr>
        <w:lastRenderedPageBreak/>
        <w:t>New Media</w:t>
      </w:r>
      <w:bookmarkEnd w:id="465"/>
    </w:p>
    <w:p w14:paraId="3D5D51BF" w14:textId="42B8D86C" w:rsidR="00F52531" w:rsidRPr="00F52531" w:rsidRDefault="00F84ECB" w:rsidP="00681B40">
      <w:pPr>
        <w:pStyle w:val="EndNoteBibliography"/>
        <w:spacing w:line="480" w:lineRule="auto"/>
      </w:pPr>
      <w:r>
        <w:rPr>
          <w:noProof w:val="0"/>
        </w:rPr>
        <w:t xml:space="preserve">What does it mean to desire to capture an experience? </w:t>
      </w:r>
      <w:r w:rsidR="00C46E77">
        <w:rPr>
          <w:noProof w:val="0"/>
        </w:rPr>
        <w:t>As my practice develops out of a foundation of visual and extended sensory observation, and I introduce a more critical angle to my conceptual foundation,</w:t>
      </w:r>
      <w:r w:rsidR="00AE633C">
        <w:rPr>
          <w:noProof w:val="0"/>
        </w:rPr>
        <w:t xml:space="preserve"> I wonder how my use of the medium of drawing and painting </w:t>
      </w:r>
      <w:r w:rsidR="00A97705">
        <w:rPr>
          <w:noProof w:val="0"/>
        </w:rPr>
        <w:t>can accommodate the ubiquity of photographic and lens-based technologies</w:t>
      </w:r>
      <w:ins w:id="466" w:author="Elizabeth Ann Storm" w:date="2022-04-20T18:24:00Z">
        <w:r w:rsidR="003E29C6">
          <w:rPr>
            <w:noProof w:val="0"/>
          </w:rPr>
          <w:t xml:space="preserve"> and representations</w:t>
        </w:r>
      </w:ins>
      <w:r w:rsidR="00F92CB0">
        <w:rPr>
          <w:noProof w:val="0"/>
        </w:rPr>
        <w:t xml:space="preserve">. If I desire to capture an experience, why not </w:t>
      </w:r>
      <w:proofErr w:type="gramStart"/>
      <w:r w:rsidR="00F92CB0">
        <w:rPr>
          <w:noProof w:val="0"/>
        </w:rPr>
        <w:t>make</w:t>
      </w:r>
      <w:proofErr w:type="gramEnd"/>
      <w:r w:rsidR="00F92CB0">
        <w:rPr>
          <w:noProof w:val="0"/>
        </w:rPr>
        <w:t xml:space="preserve"> a photograph? For me, I built my artistic practice on a foundation of observational drawing, to which photography was always supplemental. I did not think about the ways the photographic had already leaked into my conception of drawing until </w:t>
      </w:r>
      <w:r w:rsidR="00A65027">
        <w:rPr>
          <w:noProof w:val="0"/>
        </w:rPr>
        <w:t>later</w:t>
      </w:r>
      <w:r w:rsidR="00F92CB0">
        <w:rPr>
          <w:noProof w:val="0"/>
        </w:rPr>
        <w:t xml:space="preserve">. I am still </w:t>
      </w:r>
      <w:del w:id="467" w:author="Elizabeth Ann Storm" w:date="2022-04-20T18:25:00Z">
        <w:r w:rsidR="00F92CB0" w:rsidDel="003E29C6">
          <w:rPr>
            <w:noProof w:val="0"/>
          </w:rPr>
          <w:delText>attempting to reconcile</w:delText>
        </w:r>
      </w:del>
      <w:ins w:id="468" w:author="Elizabeth Ann Storm" w:date="2022-04-20T18:25:00Z">
        <w:r w:rsidR="003E29C6">
          <w:rPr>
            <w:noProof w:val="0"/>
          </w:rPr>
          <w:t>reconciling</w:t>
        </w:r>
      </w:ins>
      <w:r w:rsidR="00AE633C">
        <w:rPr>
          <w:noProof w:val="0"/>
        </w:rPr>
        <w:t xml:space="preserve"> </w:t>
      </w:r>
      <w:r w:rsidR="00A65027">
        <w:rPr>
          <w:noProof w:val="0"/>
        </w:rPr>
        <w:t>my</w:t>
      </w:r>
      <w:r w:rsidR="00F92CB0">
        <w:rPr>
          <w:noProof w:val="0"/>
        </w:rPr>
        <w:t xml:space="preserve"> dynamic perceptual experience with the static image representation</w:t>
      </w:r>
      <w:r w:rsidR="00D63621">
        <w:rPr>
          <w:noProof w:val="0"/>
        </w:rPr>
        <w:t>, and</w:t>
      </w:r>
      <w:r w:rsidR="00F92CB0">
        <w:rPr>
          <w:noProof w:val="0"/>
        </w:rPr>
        <w:t xml:space="preserve"> with the image-as-sign translation in the mind of the observer</w:t>
      </w:r>
      <w:r w:rsidR="009D5D4B">
        <w:rPr>
          <w:noProof w:val="0"/>
        </w:rPr>
        <w:t xml:space="preserve">. </w:t>
      </w:r>
      <w:r w:rsidR="00A65027">
        <w:rPr>
          <w:noProof w:val="0"/>
        </w:rPr>
        <w:t>What my exploration has led to are theories of modern oculo-centric visuality that reach their zenith with mid-20</w:t>
      </w:r>
      <w:r w:rsidR="00A65027" w:rsidRPr="00681B40">
        <w:rPr>
          <w:noProof w:val="0"/>
          <w:vertAlign w:val="superscript"/>
        </w:rPr>
        <w:t>th</w:t>
      </w:r>
      <w:r w:rsidR="00A65027">
        <w:rPr>
          <w:noProof w:val="0"/>
        </w:rPr>
        <w:t xml:space="preserve"> century art in America</w:t>
      </w:r>
      <w:r w:rsidR="00DE57BD">
        <w:rPr>
          <w:noProof w:val="0"/>
        </w:rPr>
        <w:t>, fringe theories in postmodernist consciousness studies,</w:t>
      </w:r>
      <w:r w:rsidR="00D63621">
        <w:rPr>
          <w:noProof w:val="0"/>
        </w:rPr>
        <w:t xml:space="preserve"> </w:t>
      </w:r>
      <w:r w:rsidR="00DE57BD">
        <w:rPr>
          <w:noProof w:val="0"/>
        </w:rPr>
        <w:t>and</w:t>
      </w:r>
      <w:ins w:id="469" w:author="Elizabeth Ann Storm" w:date="2022-04-20T18:30:00Z">
        <w:r w:rsidR="008D1A85">
          <w:rPr>
            <w:noProof w:val="0"/>
          </w:rPr>
          <w:t xml:space="preserve"> </w:t>
        </w:r>
      </w:ins>
      <w:del w:id="470" w:author="Elizabeth Ann Storm" w:date="2022-04-20T18:30:00Z">
        <w:r w:rsidR="00DE57BD" w:rsidDel="008D1A85">
          <w:rPr>
            <w:noProof w:val="0"/>
          </w:rPr>
          <w:delText xml:space="preserve"> </w:delText>
        </w:r>
      </w:del>
      <w:r w:rsidR="00A65027">
        <w:rPr>
          <w:noProof w:val="0"/>
        </w:rPr>
        <w:t>contemporary theories of the “post-medium condition”.</w:t>
      </w:r>
      <w:r w:rsidR="00A65027">
        <w:rPr>
          <w:rStyle w:val="FootnoteReference"/>
          <w:noProof w:val="0"/>
        </w:rPr>
        <w:footnoteReference w:id="17"/>
      </w:r>
      <w:r w:rsidR="00A65027">
        <w:rPr>
          <w:noProof w:val="0"/>
        </w:rPr>
        <w:t xml:space="preserve"> </w:t>
      </w:r>
    </w:p>
    <w:p w14:paraId="372022DE" w14:textId="77777777" w:rsidR="007621B1" w:rsidRDefault="007621B1" w:rsidP="007621B1">
      <w:pPr>
        <w:pStyle w:val="Heading2"/>
        <w:rPr>
          <w:ins w:id="471" w:author="Elizabeth Ann Storm" w:date="2022-04-20T18:30:00Z"/>
        </w:rPr>
      </w:pPr>
      <w:bookmarkStart w:id="472" w:name="_Toc90059078"/>
      <w:bookmarkStart w:id="473" w:name="_Toc90059367"/>
      <w:bookmarkStart w:id="474" w:name="_Toc90309862"/>
      <w:bookmarkStart w:id="475" w:name="_Toc90318067"/>
      <w:bookmarkStart w:id="476" w:name="_Toc90374492"/>
      <w:bookmarkStart w:id="477" w:name="_Toc90376099"/>
      <w:bookmarkStart w:id="478" w:name="_Toc90376184"/>
      <w:bookmarkStart w:id="479" w:name="_Toc90381251"/>
      <w:bookmarkStart w:id="480" w:name="_Toc100588223"/>
      <w:bookmarkStart w:id="481" w:name="_Toc101198083"/>
      <w:bookmarkStart w:id="482" w:name="_Toc90059079"/>
      <w:bookmarkStart w:id="483" w:name="_Toc90059368"/>
      <w:bookmarkStart w:id="484" w:name="_Toc90309863"/>
      <w:bookmarkStart w:id="485" w:name="_Toc90318068"/>
      <w:bookmarkStart w:id="486" w:name="_Toc90374493"/>
      <w:bookmarkStart w:id="487" w:name="_Toc90376100"/>
      <w:bookmarkStart w:id="488" w:name="_Toc90376185"/>
      <w:bookmarkStart w:id="489" w:name="_Toc90381252"/>
      <w:bookmarkStart w:id="490" w:name="_Toc100588224"/>
      <w:bookmarkStart w:id="491" w:name="_Toc101198084"/>
      <w:bookmarkStart w:id="492" w:name="_Toc90059080"/>
      <w:bookmarkStart w:id="493" w:name="_Toc90059369"/>
      <w:bookmarkStart w:id="494" w:name="_Toc90309864"/>
      <w:bookmarkStart w:id="495" w:name="_Toc90318069"/>
      <w:bookmarkStart w:id="496" w:name="_Toc90374494"/>
      <w:bookmarkStart w:id="497" w:name="_Toc90376101"/>
      <w:bookmarkStart w:id="498" w:name="_Toc90376186"/>
      <w:bookmarkStart w:id="499" w:name="_Toc90381253"/>
      <w:bookmarkStart w:id="500" w:name="_Toc100588225"/>
      <w:bookmarkStart w:id="501" w:name="_Toc101198085"/>
      <w:bookmarkStart w:id="502" w:name="_Toc90059081"/>
      <w:bookmarkStart w:id="503" w:name="_Toc90059370"/>
      <w:bookmarkStart w:id="504" w:name="_Toc90309865"/>
      <w:bookmarkStart w:id="505" w:name="_Toc90318070"/>
      <w:bookmarkStart w:id="506" w:name="_Toc90374495"/>
      <w:bookmarkStart w:id="507" w:name="_Toc90376102"/>
      <w:bookmarkStart w:id="508" w:name="_Toc90376187"/>
      <w:bookmarkStart w:id="509" w:name="_Toc90381254"/>
      <w:bookmarkStart w:id="510" w:name="_Toc100588226"/>
      <w:bookmarkStart w:id="511" w:name="_Toc101198086"/>
      <w:bookmarkStart w:id="512" w:name="_Toc90059082"/>
      <w:bookmarkStart w:id="513" w:name="_Toc90059371"/>
      <w:bookmarkStart w:id="514" w:name="_Toc90309866"/>
      <w:bookmarkStart w:id="515" w:name="_Toc90318071"/>
      <w:bookmarkStart w:id="516" w:name="_Toc90374496"/>
      <w:bookmarkStart w:id="517" w:name="_Toc90376103"/>
      <w:bookmarkStart w:id="518" w:name="_Toc90376188"/>
      <w:bookmarkStart w:id="519" w:name="_Toc90381255"/>
      <w:bookmarkStart w:id="520" w:name="_Toc100588227"/>
      <w:bookmarkStart w:id="521" w:name="_Toc101198087"/>
      <w:bookmarkStart w:id="522" w:name="_Toc90059083"/>
      <w:bookmarkStart w:id="523" w:name="_Toc90059372"/>
      <w:bookmarkStart w:id="524" w:name="_Toc90309867"/>
      <w:bookmarkStart w:id="525" w:name="_Toc90318072"/>
      <w:bookmarkStart w:id="526" w:name="_Toc90374497"/>
      <w:bookmarkStart w:id="527" w:name="_Toc90376104"/>
      <w:bookmarkStart w:id="528" w:name="_Toc90376189"/>
      <w:bookmarkStart w:id="529" w:name="_Toc90381256"/>
      <w:bookmarkStart w:id="530" w:name="_Toc100588228"/>
      <w:bookmarkStart w:id="531" w:name="_Toc101198088"/>
      <w:bookmarkStart w:id="532" w:name="_Toc90059084"/>
      <w:bookmarkStart w:id="533" w:name="_Toc90059373"/>
      <w:bookmarkStart w:id="534" w:name="_Toc90309868"/>
      <w:bookmarkStart w:id="535" w:name="_Toc90318073"/>
      <w:bookmarkStart w:id="536" w:name="_Toc90374498"/>
      <w:bookmarkStart w:id="537" w:name="_Toc90376105"/>
      <w:bookmarkStart w:id="538" w:name="_Toc90376190"/>
      <w:bookmarkStart w:id="539" w:name="_Toc90381257"/>
      <w:bookmarkStart w:id="540" w:name="_Toc100588229"/>
      <w:bookmarkStart w:id="541" w:name="_Toc101198089"/>
      <w:bookmarkStart w:id="542" w:name="_Toc90059085"/>
      <w:bookmarkStart w:id="543" w:name="_Toc90059374"/>
      <w:bookmarkStart w:id="544" w:name="_Toc90309869"/>
      <w:bookmarkStart w:id="545" w:name="_Toc90318074"/>
      <w:bookmarkStart w:id="546" w:name="_Toc90374499"/>
      <w:bookmarkStart w:id="547" w:name="_Toc90376106"/>
      <w:bookmarkStart w:id="548" w:name="_Toc90376191"/>
      <w:bookmarkStart w:id="549" w:name="_Toc90381258"/>
      <w:bookmarkStart w:id="550" w:name="_Toc100588230"/>
      <w:bookmarkStart w:id="551" w:name="_Toc101198090"/>
      <w:bookmarkStart w:id="552" w:name="_Toc90059086"/>
      <w:bookmarkStart w:id="553" w:name="_Toc90059375"/>
      <w:bookmarkStart w:id="554" w:name="_Toc90309870"/>
      <w:bookmarkStart w:id="555" w:name="_Toc90318075"/>
      <w:bookmarkStart w:id="556" w:name="_Toc90374500"/>
      <w:bookmarkStart w:id="557" w:name="_Toc90376107"/>
      <w:bookmarkStart w:id="558" w:name="_Toc90376192"/>
      <w:bookmarkStart w:id="559" w:name="_Toc90381259"/>
      <w:bookmarkStart w:id="560" w:name="_Toc100588231"/>
      <w:bookmarkStart w:id="561" w:name="_Toc101198091"/>
      <w:bookmarkStart w:id="562" w:name="_Toc90059087"/>
      <w:bookmarkStart w:id="563" w:name="_Toc90059376"/>
      <w:bookmarkStart w:id="564" w:name="_Toc90309871"/>
      <w:bookmarkStart w:id="565" w:name="_Toc90318076"/>
      <w:bookmarkStart w:id="566" w:name="_Toc90374501"/>
      <w:bookmarkStart w:id="567" w:name="_Toc90376108"/>
      <w:bookmarkStart w:id="568" w:name="_Toc90376193"/>
      <w:bookmarkStart w:id="569" w:name="_Toc90381260"/>
      <w:bookmarkStart w:id="570" w:name="_Toc100588232"/>
      <w:bookmarkStart w:id="571" w:name="_Toc101198092"/>
      <w:bookmarkStart w:id="572" w:name="_Toc90059088"/>
      <w:bookmarkStart w:id="573" w:name="_Toc90059377"/>
      <w:bookmarkStart w:id="574" w:name="_Toc90309872"/>
      <w:bookmarkStart w:id="575" w:name="_Toc90318077"/>
      <w:bookmarkStart w:id="576" w:name="_Toc90374502"/>
      <w:bookmarkStart w:id="577" w:name="_Toc90376109"/>
      <w:bookmarkStart w:id="578" w:name="_Toc90376194"/>
      <w:bookmarkStart w:id="579" w:name="_Toc90381261"/>
      <w:bookmarkStart w:id="580" w:name="_Toc100588233"/>
      <w:bookmarkStart w:id="581" w:name="_Toc101198093"/>
      <w:bookmarkStart w:id="582" w:name="_Toc90059089"/>
      <w:bookmarkStart w:id="583" w:name="_Toc90059378"/>
      <w:bookmarkStart w:id="584" w:name="_Toc90309873"/>
      <w:bookmarkStart w:id="585" w:name="_Toc90318078"/>
      <w:bookmarkStart w:id="586" w:name="_Toc90374503"/>
      <w:bookmarkStart w:id="587" w:name="_Toc90376110"/>
      <w:bookmarkStart w:id="588" w:name="_Toc90376195"/>
      <w:bookmarkStart w:id="589" w:name="_Toc90381262"/>
      <w:bookmarkStart w:id="590" w:name="_Toc100588234"/>
      <w:bookmarkStart w:id="591" w:name="_Toc101198094"/>
      <w:bookmarkStart w:id="592" w:name="_Toc90059090"/>
      <w:bookmarkStart w:id="593" w:name="_Toc90059379"/>
      <w:bookmarkStart w:id="594" w:name="_Toc90309874"/>
      <w:bookmarkStart w:id="595" w:name="_Toc90318079"/>
      <w:bookmarkStart w:id="596" w:name="_Toc90374504"/>
      <w:bookmarkStart w:id="597" w:name="_Toc90376111"/>
      <w:bookmarkStart w:id="598" w:name="_Toc90376196"/>
      <w:bookmarkStart w:id="599" w:name="_Toc90381263"/>
      <w:bookmarkStart w:id="600" w:name="_Toc100588235"/>
      <w:bookmarkStart w:id="601" w:name="_Toc101198095"/>
      <w:bookmarkStart w:id="602" w:name="_Toc90059091"/>
      <w:bookmarkStart w:id="603" w:name="_Toc90059380"/>
      <w:bookmarkStart w:id="604" w:name="_Toc90309875"/>
      <w:bookmarkStart w:id="605" w:name="_Toc90318080"/>
      <w:bookmarkStart w:id="606" w:name="_Toc90374505"/>
      <w:bookmarkStart w:id="607" w:name="_Toc90376112"/>
      <w:bookmarkStart w:id="608" w:name="_Toc90376197"/>
      <w:bookmarkStart w:id="609" w:name="_Toc90381264"/>
      <w:bookmarkStart w:id="610" w:name="_Toc100588236"/>
      <w:bookmarkStart w:id="611" w:name="_Toc101198096"/>
      <w:bookmarkStart w:id="612" w:name="_Toc101198097"/>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ins w:id="613" w:author="Elizabeth Ann Storm" w:date="2022-04-20T18:30:00Z">
        <w:r>
          <w:t>Postmodern sensorium</w:t>
        </w:r>
      </w:ins>
    </w:p>
    <w:p w14:paraId="66E65D96" w14:textId="77777777" w:rsidR="007621B1" w:rsidRDefault="007621B1" w:rsidP="007621B1">
      <w:pPr>
        <w:rPr>
          <w:ins w:id="614" w:author="Elizabeth Ann Storm" w:date="2022-04-20T18:30:00Z"/>
        </w:rPr>
      </w:pPr>
      <w:ins w:id="615" w:author="Elizabeth Ann Storm" w:date="2022-04-20T18:30:00Z">
        <w:r>
          <w:t xml:space="preserve">When I look into nature, my perennial muse, I perceive the traces of processes happening at simultaneous physical and temporal scales. My intellectual mind wants to take over and rationalize everything down to atomic building blocks. But the certainty that Cartesian </w:t>
        </w:r>
        <w:proofErr w:type="spellStart"/>
        <w:r>
          <w:t>perspectivalism</w:t>
        </w:r>
        <w:proofErr w:type="spellEnd"/>
        <w:r>
          <w:t xml:space="preserve"> once offered my practice has been convoluted by the historical updates I’ve made (it never matched the </w:t>
        </w:r>
        <w:r>
          <w:rPr>
            <w:i/>
            <w:iCs/>
          </w:rPr>
          <w:t>feeling</w:t>
        </w:r>
        <w:r>
          <w:t xml:space="preserve"> of the real thing anyway). What medium, method, and materials can I use to create works that are more like a record, like an artifact of action that positions me as a kind of natural force? In the dynamic, chaotic formlessness of the </w:t>
        </w:r>
        <w:r>
          <w:lastRenderedPageBreak/>
          <w:t xml:space="preserve">contemporary lived experience of space, time, and matter, what can my work materialize and help us perceive as a common body? </w:t>
        </w:r>
      </w:ins>
    </w:p>
    <w:p w14:paraId="2EA13383" w14:textId="77777777" w:rsidR="007621B1" w:rsidRDefault="007621B1" w:rsidP="007621B1">
      <w:pPr>
        <w:ind w:firstLine="576"/>
        <w:rPr>
          <w:ins w:id="616" w:author="Elizabeth Ann Storm" w:date="2022-04-20T18:30:00Z"/>
        </w:rPr>
      </w:pPr>
      <w:ins w:id="617" w:author="Elizabeth Ann Storm" w:date="2022-04-20T18:30:00Z">
        <w:r>
          <w:t xml:space="preserve">To historically articulate the shift from modernism to postmodernism in art, I turn to Caroline A. Jones. </w:t>
        </w:r>
        <w:r w:rsidRPr="007A2142">
          <w:t>“The Mediated Sensorium”</w:t>
        </w:r>
        <w:r>
          <w:t xml:space="preserve">, an essay anchoring the volume </w:t>
        </w:r>
        <w:r w:rsidRPr="00F76039">
          <w:rPr>
            <w:i/>
            <w:iCs/>
          </w:rPr>
          <w:t>Sensorium</w:t>
        </w:r>
        <w:r>
          <w:rPr>
            <w:i/>
            <w:iCs/>
          </w:rPr>
          <w:t>: Embodied Experience, Technology, and Contemporary Art</w:t>
        </w:r>
        <w:r>
          <w:t xml:space="preserve">, an accompaniment to an exhibit of the same name. In it, she explores the </w:t>
        </w:r>
        <w:r w:rsidRPr="007A2142">
          <w:t>post-modernist</w:t>
        </w:r>
        <w:r>
          <w:t xml:space="preserve"> </w:t>
        </w:r>
        <w:r w:rsidRPr="007A2142">
          <w:t>and contemporary turn to new media</w:t>
        </w:r>
        <w:r>
          <w:t xml:space="preserve"> through the history of modernism. </w:t>
        </w:r>
        <w:r w:rsidRPr="007A2142">
          <w:t xml:space="preserve">Beginning from mid-century modernism in the </w:t>
        </w:r>
        <w:r>
          <w:t>United States</w:t>
        </w:r>
        <w:r w:rsidRPr="007A2142">
          <w:t xml:space="preserve">, </w:t>
        </w:r>
        <w:r>
          <w:t>Jones</w:t>
        </w:r>
        <w:r w:rsidRPr="007A2142">
          <w:t xml:space="preserve"> takes the example of Clement Greenberg’s art criticism as a cultural driver</w:t>
        </w:r>
        <w:r>
          <w:t xml:space="preserve"> </w:t>
        </w:r>
        <w:r w:rsidRPr="007A2142">
          <w:t>of the “sensory segmentation” that privileged painting and the visual sense from antiquity to postmodernism.</w:t>
        </w:r>
        <w:r>
          <w:rPr>
            <w:rStyle w:val="FootnoteReference"/>
          </w:rPr>
          <w:footnoteReference w:id="18"/>
        </w:r>
        <w:r w:rsidRPr="007A2142">
          <w:t xml:space="preserve"> </w:t>
        </w:r>
        <w:r>
          <w:t>The book’s introduction opens:</w:t>
        </w:r>
      </w:ins>
    </w:p>
    <w:p w14:paraId="7941F144" w14:textId="77777777" w:rsidR="007621B1" w:rsidRDefault="007621B1" w:rsidP="007621B1">
      <w:pPr>
        <w:ind w:left="576"/>
        <w:rPr>
          <w:ins w:id="620" w:author="Elizabeth Ann Storm" w:date="2022-04-20T18:30:00Z"/>
        </w:rPr>
      </w:pPr>
      <w:ins w:id="621" w:author="Elizabeth Ann Storm" w:date="2022-04-20T18:30:00Z">
        <w:r>
          <w:t>Now more than ever we need to think of the body’s utopian call to desire. Now more than ever we need to think the body, and embody our thoughts – now when that “cavern” and its visceral surroundings are studded with earphones, zooming in psychopharmaceuticals, extended with prostheses, dazzled by odorless tastes and tasteless odors, transported by new media, and buzzing with ideas.”</w:t>
        </w:r>
        <w:r>
          <w:rPr>
            <w:rStyle w:val="FootnoteReference"/>
          </w:rPr>
          <w:footnoteReference w:id="19"/>
        </w:r>
      </w:ins>
    </w:p>
    <w:p w14:paraId="7356272D" w14:textId="77777777" w:rsidR="006350D1" w:rsidRDefault="007621B1" w:rsidP="007621B1">
      <w:pPr>
        <w:ind w:firstLine="0"/>
        <w:rPr>
          <w:ins w:id="624" w:author="Elizabeth Ann Storm" w:date="2022-04-20T19:03:00Z"/>
        </w:rPr>
      </w:pPr>
      <w:ins w:id="625" w:author="Elizabeth Ann Storm" w:date="2022-04-20T18:30:00Z">
        <w:r>
          <w:t xml:space="preserve">I have sought to question the privileging of </w:t>
        </w:r>
      </w:ins>
      <w:ins w:id="626" w:author="Elizabeth Ann Storm" w:date="2022-04-20T18:37:00Z">
        <w:r w:rsidR="00170C2B">
          <w:t xml:space="preserve">sight </w:t>
        </w:r>
      </w:ins>
      <w:ins w:id="627" w:author="Elizabeth Ann Storm" w:date="2022-04-20T18:30:00Z">
        <w:r>
          <w:t>in my observation and image-making practice. “Not surprisingly, in developing the method subsequently known as “formalism,” this writer [Clement Greenberg] fetishized sight, which had traditionally been the sense capable of producing the most “distance” from the body.”</w:t>
        </w:r>
        <w:r>
          <w:rPr>
            <w:rStyle w:val="FootnoteReference"/>
          </w:rPr>
          <w:footnoteReference w:id="20"/>
        </w:r>
        <w:r>
          <w:t xml:space="preserve"> </w:t>
        </w:r>
        <w:r w:rsidRPr="007A2142">
          <w:t>Jones recounts the shift away from the 20</w:t>
        </w:r>
        <w:r w:rsidRPr="007A2142">
          <w:rPr>
            <w:szCs w:val="24"/>
          </w:rPr>
          <w:t>th</w:t>
        </w:r>
        <w:r w:rsidRPr="007A2142">
          <w:t xml:space="preserve"> century isolation and elevation of the visual sense, to a contemporary 21</w:t>
        </w:r>
        <w:r w:rsidRPr="007A2142">
          <w:rPr>
            <w:szCs w:val="24"/>
          </w:rPr>
          <w:t>st</w:t>
        </w:r>
        <w:r w:rsidRPr="007A2142">
          <w:t xml:space="preserve"> century exploration of the full sense hierarchy. The author’s identification of “the modernist sensorium” is useful for </w:t>
        </w:r>
        <w:r w:rsidRPr="007A2142">
          <w:lastRenderedPageBreak/>
          <w:t>my practice to conceptualize the foundation of late 20</w:t>
        </w:r>
        <w:r w:rsidRPr="007A2142">
          <w:rPr>
            <w:szCs w:val="24"/>
          </w:rPr>
          <w:t>th</w:t>
        </w:r>
        <w:r w:rsidRPr="007A2142">
          <w:t xml:space="preserve"> century art history and begin to imagine what comes next.</w:t>
        </w:r>
        <w:r>
          <w:rPr>
            <w:rStyle w:val="FootnoteReference"/>
          </w:rPr>
          <w:footnoteReference w:id="21"/>
        </w:r>
        <w:r>
          <w:t xml:space="preserve"> </w:t>
        </w:r>
      </w:ins>
      <w:ins w:id="632" w:author="Elizabeth Ann Storm" w:date="2022-04-20T19:03:00Z">
        <w:r w:rsidR="006350D1" w:rsidRPr="007A2142">
          <w:t>Her psycho-socio-political thesis asks</w:t>
        </w:r>
        <w:r w:rsidR="006350D1">
          <w:t>,</w:t>
        </w:r>
        <w:r w:rsidR="006350D1" w:rsidRPr="007A2142">
          <w:t xml:space="preserve"> “What do we gain by the deformations, exaggerations, or substitutions found in contemporary art?”, and answers, “… we are exposed to subliminal histories that we can choose to explore, alternatives to the sensory map bequeathed to us”</w:t>
        </w:r>
        <w:r w:rsidR="006350D1">
          <w:t>.</w:t>
        </w:r>
        <w:r w:rsidR="006350D1">
          <w:rPr>
            <w:rStyle w:val="FootnoteReference"/>
          </w:rPr>
          <w:footnoteReference w:id="22"/>
        </w:r>
        <w:r w:rsidR="006350D1">
          <w:t xml:space="preserve"> Pointing to these subliminal and alternative histories acknowledges the irreconcilable multiplicity of sensory realities that comprise the contemporary fragmented collective conscious. Through Jones’ thorough analysis of modernist sensory models of reality, I can begin to conceptualize the formless dynamism I witness in nature and approach materializing it in ways critical of the contemporary moment.</w:t>
        </w:r>
        <w:r w:rsidR="006350D1">
          <w:rPr>
            <w:rStyle w:val="FootnoteReference"/>
          </w:rPr>
          <w:footnoteReference w:id="23"/>
        </w:r>
      </w:ins>
    </w:p>
    <w:p w14:paraId="75307BBF" w14:textId="1DB7C4C2" w:rsidR="00D16CD1" w:rsidRDefault="000E2F30" w:rsidP="006350D1">
      <w:pPr>
        <w:rPr>
          <w:ins w:id="637" w:author="Elizabeth Ann Storm" w:date="2022-04-20T18:49:00Z"/>
        </w:rPr>
        <w:pPrChange w:id="638" w:author="Elizabeth Ann Storm" w:date="2022-04-20T19:03:00Z">
          <w:pPr>
            <w:ind w:firstLine="0"/>
          </w:pPr>
        </w:pPrChange>
      </w:pPr>
      <w:ins w:id="639" w:author="Elizabeth Ann Storm" w:date="2022-04-20T18:45:00Z">
        <w:r>
          <w:t>We are now in a model of reality where</w:t>
        </w:r>
      </w:ins>
      <w:ins w:id="640" w:author="Elizabeth Ann Storm" w:date="2022-04-20T18:39:00Z">
        <w:r w:rsidR="00170C2B">
          <w:t xml:space="preserve"> vision i</w:t>
        </w:r>
      </w:ins>
      <w:ins w:id="641" w:author="Elizabeth Ann Storm" w:date="2022-04-20T18:40:00Z">
        <w:r w:rsidR="00170C2B">
          <w:t xml:space="preserve">s no longer isolated and privileged </w:t>
        </w:r>
      </w:ins>
      <w:ins w:id="642" w:author="Elizabeth Ann Storm" w:date="2022-04-20T18:44:00Z">
        <w:r>
          <w:t>in</w:t>
        </w:r>
      </w:ins>
      <w:ins w:id="643" w:author="Elizabeth Ann Storm" w:date="2022-04-20T18:40:00Z">
        <w:r w:rsidR="00170C2B">
          <w:t xml:space="preserve"> the </w:t>
        </w:r>
        <w:r w:rsidR="00170C2B">
          <w:rPr>
            <w:i/>
            <w:iCs/>
          </w:rPr>
          <w:t>sensus communus</w:t>
        </w:r>
      </w:ins>
      <w:ins w:id="644" w:author="Elizabeth Ann Storm" w:date="2022-04-20T18:45:00Z">
        <w:r>
          <w:t>. The technological model for our age may have yet to emerge, as the camera obscura did</w:t>
        </w:r>
        <w:r w:rsidR="00D16CD1">
          <w:t xml:space="preserve"> for </w:t>
        </w:r>
      </w:ins>
      <w:ins w:id="645" w:author="Elizabeth Ann Storm" w:date="2022-04-20T18:46:00Z">
        <w:r w:rsidR="00D16CD1">
          <w:t xml:space="preserve">early modernism, and cinema did for late modernism. </w:t>
        </w:r>
      </w:ins>
      <w:ins w:id="646" w:author="Elizabeth Ann Storm" w:date="2022-04-20T19:09:00Z">
        <w:r w:rsidR="0022671E">
          <w:t xml:space="preserve">Signs point to </w:t>
        </w:r>
      </w:ins>
      <w:ins w:id="647" w:author="Elizabeth Ann Storm" w:date="2022-04-20T19:10:00Z">
        <w:r w:rsidR="0022671E">
          <w:t>it not being an optical model at all. But one thing is sure, t</w:t>
        </w:r>
      </w:ins>
      <w:ins w:id="648" w:author="Elizabeth Ann Storm" w:date="2022-04-20T18:46:00Z">
        <w:r w:rsidR="00D16CD1">
          <w:t>he model is fragmented</w:t>
        </w:r>
      </w:ins>
      <w:ins w:id="649" w:author="Elizabeth Ann Storm" w:date="2022-04-20T18:47:00Z">
        <w:r w:rsidR="00D16CD1">
          <w:t xml:space="preserve">. </w:t>
        </w:r>
      </w:ins>
    </w:p>
    <w:p w14:paraId="1788F25B" w14:textId="294F8E8C" w:rsidR="007621B1" w:rsidRDefault="00D16CD1" w:rsidP="00D16CD1">
      <w:pPr>
        <w:ind w:left="720" w:firstLine="0"/>
        <w:rPr>
          <w:ins w:id="650" w:author="Elizabeth Ann Storm" w:date="2022-04-20T19:04:00Z"/>
        </w:rPr>
      </w:pPr>
      <w:ins w:id="651" w:author="Elizabeth Ann Storm" w:date="2022-04-20T18:47:00Z">
        <w:r>
          <w:t>The fragmentation and reassembling of the world effected by Pablo Picasso and Georges Braque in their Parisian cubism</w:t>
        </w:r>
      </w:ins>
      <w:ins w:id="652" w:author="Elizabeth Ann Storm" w:date="2022-04-20T18:48:00Z">
        <w:r>
          <w:t xml:space="preserve"> of 1909 to 1914 had allowed, encouraged, even goaded several artists… to push farther into a world of forms… The invention of these new kinds of abstract or ‘non-objective’ art coincided with the cataclysm of World War</w:t>
        </w:r>
      </w:ins>
      <w:ins w:id="653" w:author="Elizabeth Ann Storm" w:date="2022-04-20T18:49:00Z">
        <w:r>
          <w:t xml:space="preserve"> I, and the artists involved explained their in</w:t>
        </w:r>
      </w:ins>
      <w:ins w:id="654" w:author="Elizabeth Ann Storm" w:date="2022-04-20T18:50:00Z">
        <w:r>
          <w:t xml:space="preserve">novations in terms of contemporary revolutions in both society and consciousness, proposing in numerous manifestos that their art laid bare the </w:t>
        </w:r>
        <w:r>
          <w:lastRenderedPageBreak/>
          <w:t xml:space="preserve">fundamental, </w:t>
        </w:r>
        <w:proofErr w:type="gramStart"/>
        <w:r>
          <w:t>absolute</w:t>
        </w:r>
        <w:proofErr w:type="gramEnd"/>
        <w:r>
          <w:t xml:space="preserve"> and universal truths appropriate to a new </w:t>
        </w:r>
      </w:ins>
      <w:ins w:id="655" w:author="Elizabeth Ann Storm" w:date="2022-04-20T18:57:00Z">
        <w:r w:rsidR="005661DA">
          <w:t>spirituality</w:t>
        </w:r>
      </w:ins>
      <w:ins w:id="656" w:author="Elizabeth Ann Storm" w:date="2022-04-20T18:50:00Z">
        <w:r>
          <w:t>, to modern science or to the emergence of a changed human order.</w:t>
        </w:r>
        <w:r>
          <w:rPr>
            <w:rStyle w:val="FootnoteReference"/>
          </w:rPr>
          <w:footnoteReference w:id="24"/>
        </w:r>
      </w:ins>
    </w:p>
    <w:p w14:paraId="6C1C4C0D" w14:textId="37C48163" w:rsidR="006350D1" w:rsidRPr="00744E5F" w:rsidRDefault="004752BE" w:rsidP="004752BE">
      <w:pPr>
        <w:ind w:firstLine="0"/>
        <w:rPr>
          <w:ins w:id="661" w:author="Elizabeth Ann Storm" w:date="2022-04-20T18:30:00Z"/>
          <w:rPrChange w:id="662" w:author="Elizabeth Ann Storm" w:date="2022-04-20T19:26:00Z">
            <w:rPr>
              <w:ins w:id="663" w:author="Elizabeth Ann Storm" w:date="2022-04-20T18:30:00Z"/>
            </w:rPr>
          </w:rPrChange>
        </w:rPr>
        <w:pPrChange w:id="664" w:author="Elizabeth Ann Storm" w:date="2022-04-20T19:14:00Z">
          <w:pPr/>
        </w:pPrChange>
      </w:pPr>
      <w:ins w:id="665" w:author="Elizabeth Ann Storm" w:date="2022-04-20T19:11:00Z">
        <w:r>
          <w:t xml:space="preserve">Kirk </w:t>
        </w:r>
        <w:proofErr w:type="spellStart"/>
        <w:r>
          <w:t>Varnedoe’s</w:t>
        </w:r>
        <w:proofErr w:type="spellEnd"/>
        <w:r>
          <w:t xml:space="preserve"> series of A.W. Mellon Lectures gives an impre</w:t>
        </w:r>
      </w:ins>
      <w:ins w:id="666" w:author="Elizabeth Ann Storm" w:date="2022-04-20T19:12:00Z">
        <w:r>
          <w:t>ssive</w:t>
        </w:r>
      </w:ins>
      <w:ins w:id="667" w:author="Elizabeth Ann Storm" w:date="2022-04-20T19:13:00Z">
        <w:r>
          <w:t xml:space="preserve"> narrative </w:t>
        </w:r>
      </w:ins>
      <w:ins w:id="668" w:author="Elizabeth Ann Storm" w:date="2022-04-20T19:14:00Z">
        <w:r>
          <w:t>on</w:t>
        </w:r>
      </w:ins>
      <w:ins w:id="669" w:author="Elizabeth Ann Storm" w:date="2022-04-20T19:13:00Z">
        <w:r>
          <w:t xml:space="preserve"> </w:t>
        </w:r>
      </w:ins>
      <w:ins w:id="670" w:author="Elizabeth Ann Storm" w:date="2022-04-20T19:14:00Z">
        <w:r>
          <w:t>the origins of the</w:t>
        </w:r>
      </w:ins>
      <w:ins w:id="671" w:author="Elizabeth Ann Storm" w:date="2022-04-20T19:11:00Z">
        <w:r>
          <w:t xml:space="preserve"> </w:t>
        </w:r>
      </w:ins>
      <w:ins w:id="672" w:author="Elizabeth Ann Storm" w:date="2022-04-20T19:14:00Z">
        <w:r>
          <w:t>American mid-century abstraction</w:t>
        </w:r>
      </w:ins>
      <w:ins w:id="673" w:author="Elizabeth Ann Storm" w:date="2022-04-20T19:17:00Z">
        <w:r w:rsidR="008930F3">
          <w:t xml:space="preserve"> and its progression into the late century.</w:t>
        </w:r>
      </w:ins>
      <w:ins w:id="674" w:author="Elizabeth Ann Storm" w:date="2022-04-20T19:19:00Z">
        <w:r w:rsidR="008930F3">
          <w:t xml:space="preserve"> “In addition to all the ‘how’ stories…”, he says</w:t>
        </w:r>
      </w:ins>
      <w:ins w:id="675" w:author="Elizabeth Ann Storm" w:date="2022-04-20T19:20:00Z">
        <w:r w:rsidR="008930F3">
          <w:t xml:space="preserve">, “I feel obliged to ask some ‘why’ questions, including… </w:t>
        </w:r>
        <w:r w:rsidR="008930F3" w:rsidRPr="008317D2">
          <w:rPr>
            <w:i/>
            <w:iCs/>
            <w:rPrChange w:id="676" w:author="Elizabeth Ann Storm" w:date="2022-04-20T19:41:00Z">
              <w:rPr/>
            </w:rPrChange>
          </w:rPr>
          <w:t>Why abstraction? Why abstract art</w:t>
        </w:r>
      </w:ins>
      <w:ins w:id="677" w:author="Elizabeth Ann Storm" w:date="2022-04-20T19:21:00Z">
        <w:r w:rsidR="008930F3" w:rsidRPr="008317D2">
          <w:rPr>
            <w:i/>
            <w:iCs/>
            <w:rPrChange w:id="678" w:author="Elizabeth Ann Storm" w:date="2022-04-20T19:41:00Z">
              <w:rPr/>
            </w:rPrChange>
          </w:rPr>
          <w:t>?</w:t>
        </w:r>
      </w:ins>
      <w:ins w:id="679" w:author="Elizabeth Ann Storm" w:date="2022-04-20T19:23:00Z">
        <w:r w:rsidR="00744E5F" w:rsidRPr="008317D2">
          <w:rPr>
            <w:i/>
            <w:iCs/>
            <w:rPrChange w:id="680" w:author="Elizabeth Ann Storm" w:date="2022-04-20T19:41:00Z">
              <w:rPr/>
            </w:rPrChange>
          </w:rPr>
          <w:t>...</w:t>
        </w:r>
        <w:r w:rsidR="00744E5F">
          <w:t xml:space="preserve"> </w:t>
        </w:r>
      </w:ins>
      <w:ins w:id="681" w:author="Elizabeth Ann Storm" w:date="2022-04-20T19:21:00Z">
        <w:r w:rsidR="00744E5F">
          <w:t>What’s the use</w:t>
        </w:r>
      </w:ins>
      <w:ins w:id="682" w:author="Elizabeth Ann Storm" w:date="2022-04-20T19:22:00Z">
        <w:r w:rsidR="00744E5F">
          <w:t xml:space="preserve"> – for us as individuals, or for any society – of pictures of nothing?</w:t>
        </w:r>
      </w:ins>
      <w:ins w:id="683" w:author="Elizabeth Ann Storm" w:date="2022-04-20T19:23:00Z">
        <w:r w:rsidR="00744E5F">
          <w:t>”</w:t>
        </w:r>
        <w:r w:rsidR="00744E5F">
          <w:rPr>
            <w:rStyle w:val="FootnoteReference"/>
          </w:rPr>
          <w:footnoteReference w:id="25"/>
        </w:r>
      </w:ins>
      <w:ins w:id="686" w:author="Elizabeth Ann Storm" w:date="2022-04-20T19:24:00Z">
        <w:r w:rsidR="00744E5F">
          <w:t xml:space="preserve"> </w:t>
        </w:r>
        <w:proofErr w:type="spellStart"/>
        <w:r w:rsidR="00744E5F">
          <w:t>Vernadoe</w:t>
        </w:r>
        <w:proofErr w:type="spellEnd"/>
        <w:r w:rsidR="00744E5F">
          <w:t xml:space="preserve"> frames his answer</w:t>
        </w:r>
      </w:ins>
      <w:ins w:id="687" w:author="Elizabeth Ann Storm" w:date="2022-04-20T19:25:00Z">
        <w:r w:rsidR="00744E5F">
          <w:t xml:space="preserve"> </w:t>
        </w:r>
      </w:ins>
      <w:ins w:id="688" w:author="Elizabeth Ann Storm" w:date="2022-04-20T19:24:00Z">
        <w:r w:rsidR="00744E5F">
          <w:t xml:space="preserve">in </w:t>
        </w:r>
      </w:ins>
      <w:ins w:id="689" w:author="Elizabeth Ann Storm" w:date="2022-04-20T19:25:00Z">
        <w:r w:rsidR="00744E5F">
          <w:t xml:space="preserve">the </w:t>
        </w:r>
      </w:ins>
      <w:ins w:id="690" w:author="Elizabeth Ann Storm" w:date="2022-04-20T19:24:00Z">
        <w:r w:rsidR="00744E5F">
          <w:t>terms of E</w:t>
        </w:r>
      </w:ins>
      <w:ins w:id="691" w:author="Elizabeth Ann Storm" w:date="2022-04-20T19:25:00Z">
        <w:r w:rsidR="00744E5F">
          <w:t xml:space="preserve">.H. </w:t>
        </w:r>
        <w:proofErr w:type="spellStart"/>
        <w:r w:rsidR="00744E5F">
          <w:t>Gombrich</w:t>
        </w:r>
      </w:ins>
      <w:ins w:id="692" w:author="Elizabeth Ann Storm" w:date="2022-04-20T19:26:00Z">
        <w:r w:rsidR="00744E5F">
          <w:t>’s</w:t>
        </w:r>
        <w:proofErr w:type="spellEnd"/>
        <w:r w:rsidR="00744E5F">
          <w:t xml:space="preserve"> own Mellon Lectures-turned-book, </w:t>
        </w:r>
        <w:proofErr w:type="gramStart"/>
        <w:r w:rsidR="00744E5F">
          <w:rPr>
            <w:i/>
            <w:iCs/>
          </w:rPr>
          <w:t>Art</w:t>
        </w:r>
        <w:proofErr w:type="gramEnd"/>
        <w:r w:rsidR="00744E5F">
          <w:rPr>
            <w:i/>
            <w:iCs/>
          </w:rPr>
          <w:t xml:space="preserve"> and Illusion</w:t>
        </w:r>
        <w:r w:rsidR="00744E5F">
          <w:t xml:space="preserve">. </w:t>
        </w:r>
        <w:r w:rsidR="00744E5F">
          <w:rPr>
            <w:i/>
            <w:iCs/>
          </w:rPr>
          <w:t>Art and Illusion</w:t>
        </w:r>
        <w:r w:rsidR="00744E5F">
          <w:t xml:space="preserve">, according to </w:t>
        </w:r>
        <w:proofErr w:type="spellStart"/>
        <w:r w:rsidR="00744E5F">
          <w:t>Vernadoe</w:t>
        </w:r>
        <w:proofErr w:type="spellEnd"/>
        <w:r w:rsidR="00744E5F">
          <w:t xml:space="preserve"> “made the case for illusionism, </w:t>
        </w:r>
      </w:ins>
      <w:ins w:id="693" w:author="Elizabeth Ann Storm" w:date="2022-04-20T19:27:00Z">
        <w:r w:rsidR="00744E5F">
          <w:t>that would describe it… both as a legitimate reflection of the way we think individually and as a valid and valuable aspect of liberal society.”</w:t>
        </w:r>
        <w:r w:rsidR="00744E5F">
          <w:rPr>
            <w:rStyle w:val="FootnoteReference"/>
          </w:rPr>
          <w:footnoteReference w:id="26"/>
        </w:r>
      </w:ins>
      <w:ins w:id="696" w:author="Elizabeth Ann Storm" w:date="2022-04-20T19:28:00Z">
        <w:r w:rsidR="005864C5">
          <w:t xml:space="preserve"> </w:t>
        </w:r>
      </w:ins>
      <w:ins w:id="697" w:author="Elizabeth Ann Storm" w:date="2022-04-20T19:30:00Z">
        <w:r w:rsidR="005864C5">
          <w:t>Where illusionism, the visual-</w:t>
        </w:r>
      </w:ins>
      <w:ins w:id="698" w:author="Elizabeth Ann Storm" w:date="2022-04-20T19:31:00Z">
        <w:r w:rsidR="005864C5">
          <w:t xml:space="preserve">privileging mode </w:t>
        </w:r>
      </w:ins>
      <w:ins w:id="699" w:author="Elizabeth Ann Storm" w:date="2022-04-20T19:33:00Z">
        <w:r w:rsidR="00C44F3E">
          <w:t>hard won by</w:t>
        </w:r>
      </w:ins>
      <w:ins w:id="700" w:author="Elizabeth Ann Storm" w:date="2022-04-20T19:31:00Z">
        <w:r w:rsidR="005864C5">
          <w:t xml:space="preserve"> centuries of modern</w:t>
        </w:r>
      </w:ins>
      <w:ins w:id="701" w:author="Elizabeth Ann Storm" w:date="2022-04-20T19:33:00Z">
        <w:r w:rsidR="00C44F3E">
          <w:t>ity</w:t>
        </w:r>
      </w:ins>
      <w:ins w:id="702" w:author="Elizabeth Ann Storm" w:date="2022-04-20T19:31:00Z">
        <w:r w:rsidR="005864C5">
          <w:t xml:space="preserve">, is a triumph of the sensible, rationalistic, knowable universe, abstraction </w:t>
        </w:r>
      </w:ins>
      <w:ins w:id="703" w:author="Elizabeth Ann Storm" w:date="2022-04-20T19:32:00Z">
        <w:r w:rsidR="005864C5">
          <w:t xml:space="preserve">“by its very nature, </w:t>
        </w:r>
      </w:ins>
      <w:ins w:id="704" w:author="Elizabeth Ann Storm" w:date="2022-04-20T19:42:00Z">
        <w:r w:rsidR="008317D2">
          <w:t>willfully</w:t>
        </w:r>
      </w:ins>
      <w:ins w:id="705" w:author="Elizabeth Ann Storm" w:date="2022-04-20T19:32:00Z">
        <w:r w:rsidR="005864C5">
          <w:t xml:space="preserve"> and knowingly flirts with absurdity and emptiness, dancing on the knife edge of nonsense and beckoning us to come along.”</w:t>
        </w:r>
        <w:r w:rsidR="005864C5">
          <w:rPr>
            <w:rStyle w:val="FootnoteReference"/>
          </w:rPr>
          <w:footnoteReference w:id="27"/>
        </w:r>
      </w:ins>
      <w:ins w:id="708" w:author="Elizabeth Ann Storm" w:date="2022-04-20T19:33:00Z">
        <w:r w:rsidR="00C44F3E">
          <w:t xml:space="preserve"> </w:t>
        </w:r>
      </w:ins>
      <w:ins w:id="709" w:author="Elizabeth Ann Storm" w:date="2022-04-20T19:34:00Z">
        <w:r w:rsidR="00C44F3E">
          <w:t xml:space="preserve">His narrative frames the threshold between modernism and postmodernism as a porous exchange, not yet resolved, which resonates for me </w:t>
        </w:r>
      </w:ins>
      <w:ins w:id="710" w:author="Elizabeth Ann Storm" w:date="2022-04-20T19:35:00Z">
        <w:r w:rsidR="00C44F3E">
          <w:t xml:space="preserve">and my thoughts on the history of abstraction. </w:t>
        </w:r>
      </w:ins>
    </w:p>
    <w:p w14:paraId="7BC65942" w14:textId="752FF2A0" w:rsidR="007621B1" w:rsidRDefault="007621B1" w:rsidP="007621B1">
      <w:pPr>
        <w:ind w:firstLine="0"/>
        <w:rPr>
          <w:ins w:id="711" w:author="Elizabeth Ann Storm" w:date="2022-04-20T18:30:00Z"/>
        </w:rPr>
      </w:pPr>
      <w:ins w:id="712" w:author="Elizabeth Ann Storm" w:date="2022-04-20T18:30:00Z">
        <w:r>
          <w:tab/>
        </w:r>
      </w:ins>
    </w:p>
    <w:p w14:paraId="6F9D892B" w14:textId="2920CE13" w:rsidR="00950431" w:rsidRDefault="0026413F" w:rsidP="00950431">
      <w:pPr>
        <w:pStyle w:val="Heading2"/>
        <w:rPr>
          <w:ins w:id="713" w:author="Elizabeth Ann Storm" w:date="2022-04-20T18:28:00Z"/>
          <w:szCs w:val="24"/>
        </w:rPr>
      </w:pPr>
      <w:r>
        <w:rPr>
          <w:szCs w:val="24"/>
        </w:rPr>
        <w:t>Modern visions</w:t>
      </w:r>
      <w:bookmarkEnd w:id="612"/>
    </w:p>
    <w:p w14:paraId="6A8E6A18" w14:textId="3FB9E13D" w:rsidR="008D1A85" w:rsidRPr="008D1A85" w:rsidRDefault="008D1A85" w:rsidP="008D1A85">
      <w:pPr>
        <w:pStyle w:val="Quote"/>
        <w:ind w:left="0"/>
        <w:rPr>
          <w:rPrChange w:id="714" w:author="Elizabeth Ann Storm" w:date="2022-04-20T18:28:00Z">
            <w:rPr>
              <w:rFonts w:eastAsiaTheme="minorHAnsi"/>
            </w:rPr>
          </w:rPrChange>
        </w:rPr>
        <w:pPrChange w:id="715" w:author="Elizabeth Ann Storm" w:date="2022-04-20T18:29:00Z">
          <w:pPr>
            <w:pStyle w:val="Heading2"/>
          </w:pPr>
        </w:pPrChange>
      </w:pPr>
      <w:ins w:id="716" w:author="Elizabeth Ann Storm" w:date="2022-04-20T18:28:00Z">
        <w:r>
          <w:t>“We have begun again to structure the primordial feeling…”</w:t>
        </w:r>
      </w:ins>
    </w:p>
    <w:p w14:paraId="77790ED5" w14:textId="01750A33" w:rsidR="007771E0" w:rsidRDefault="007771E0" w:rsidP="00681B40">
      <w:pPr>
        <w:pStyle w:val="EndNoteBibliography"/>
        <w:spacing w:line="480" w:lineRule="auto"/>
      </w:pPr>
      <w:r>
        <w:rPr>
          <w:noProof w:val="0"/>
        </w:rPr>
        <w:lastRenderedPageBreak/>
        <w:t>Two psychonaut</w:t>
      </w:r>
      <w:ins w:id="717" w:author="Elizabeth" w:date="2022-04-19T13:02:00Z">
        <w:r w:rsidR="00CF5CED">
          <w:rPr>
            <w:rStyle w:val="FootnoteReference"/>
            <w:noProof w:val="0"/>
          </w:rPr>
          <w:footnoteReference w:id="28"/>
        </w:r>
      </w:ins>
      <w:r>
        <w:rPr>
          <w:noProof w:val="0"/>
        </w:rPr>
        <w:t xml:space="preserve"> philosophers </w:t>
      </w:r>
      <w:del w:id="725" w:author="Elizabeth" w:date="2022-04-19T13:06:00Z">
        <w:r w:rsidDel="001C18D3">
          <w:rPr>
            <w:noProof w:val="0"/>
          </w:rPr>
          <w:delText xml:space="preserve">are </w:delText>
        </w:r>
      </w:del>
      <w:r>
        <w:rPr>
          <w:noProof w:val="0"/>
        </w:rPr>
        <w:t>influential to my conceptualization of a shift from modernism to postmodernist rumblings</w:t>
      </w:r>
      <w:ins w:id="726" w:author="Elizabeth" w:date="2022-04-19T13:06:00Z">
        <w:r w:rsidR="001C18D3">
          <w:rPr>
            <w:noProof w:val="0"/>
          </w:rPr>
          <w:t xml:space="preserve"> are </w:t>
        </w:r>
      </w:ins>
      <w:del w:id="727" w:author="Elizabeth" w:date="2022-04-19T13:06:00Z">
        <w:r w:rsidDel="001C18D3">
          <w:rPr>
            <w:noProof w:val="0"/>
          </w:rPr>
          <w:delText xml:space="preserve">; </w:delText>
        </w:r>
      </w:del>
      <w:r>
        <w:rPr>
          <w:noProof w:val="0"/>
        </w:rPr>
        <w:t>Aldous Huxley and Terence McKenna. The message their writings and theories suggest is to first reconnect with reality through physical engagement, then second, begin to understand the conditions that shape contemporary reality are not inevitable.</w:t>
      </w:r>
      <w:r w:rsidR="009D5D4B">
        <w:rPr>
          <w:noProof w:val="0"/>
        </w:rPr>
        <w:t xml:space="preserve"> </w:t>
      </w:r>
      <w:r w:rsidR="00920504">
        <w:rPr>
          <w:noProof w:val="0"/>
        </w:rPr>
        <w:t>These thinkers are influential to me as links that bridge the span of 20</w:t>
      </w:r>
      <w:r w:rsidR="00920504" w:rsidRPr="00681B40">
        <w:rPr>
          <w:noProof w:val="0"/>
          <w:vertAlign w:val="superscript"/>
        </w:rPr>
        <w:t>th</w:t>
      </w:r>
      <w:r w:rsidR="00920504">
        <w:rPr>
          <w:noProof w:val="0"/>
        </w:rPr>
        <w:t xml:space="preserve"> century modernism and postmodernism through consciousness studies.</w:t>
      </w:r>
      <w:ins w:id="728" w:author="Elizabeth" w:date="2022-04-19T13:06:00Z">
        <w:r w:rsidR="001C18D3">
          <w:rPr>
            <w:noProof w:val="0"/>
          </w:rPr>
          <w:t xml:space="preserve"> Just as optical science in the 19</w:t>
        </w:r>
        <w:r w:rsidR="001C18D3" w:rsidRPr="001C18D3">
          <w:rPr>
            <w:noProof w:val="0"/>
            <w:vertAlign w:val="superscript"/>
            <w:rPrChange w:id="729" w:author="Elizabeth" w:date="2022-04-19T13:06:00Z">
              <w:rPr>
                <w:noProof w:val="0"/>
              </w:rPr>
            </w:rPrChange>
          </w:rPr>
          <w:t>th</w:t>
        </w:r>
        <w:r w:rsidR="001C18D3">
          <w:rPr>
            <w:noProof w:val="0"/>
          </w:rPr>
          <w:t xml:space="preserve"> century propelled shifts in epistemolog</w:t>
        </w:r>
      </w:ins>
      <w:ins w:id="730" w:author="Elizabeth" w:date="2022-04-19T13:07:00Z">
        <w:r w:rsidR="001C18D3">
          <w:rPr>
            <w:noProof w:val="0"/>
          </w:rPr>
          <w:t>y, so too have late 20</w:t>
        </w:r>
        <w:r w:rsidR="001C18D3" w:rsidRPr="001C18D3">
          <w:rPr>
            <w:noProof w:val="0"/>
            <w:vertAlign w:val="superscript"/>
            <w:rPrChange w:id="731" w:author="Elizabeth" w:date="2022-04-19T13:07:00Z">
              <w:rPr>
                <w:noProof w:val="0"/>
              </w:rPr>
            </w:rPrChange>
          </w:rPr>
          <w:t>th</w:t>
        </w:r>
        <w:r w:rsidR="001C18D3">
          <w:rPr>
            <w:noProof w:val="0"/>
          </w:rPr>
          <w:t xml:space="preserve"> century studies into the neuroscience of vision and perception and interdisciplinary consciousness studies. </w:t>
        </w:r>
      </w:ins>
    </w:p>
    <w:p w14:paraId="2F1C5312" w14:textId="13C209BA" w:rsidR="00E556D4" w:rsidRPr="007A2142" w:rsidRDefault="00E556D4" w:rsidP="00681B40">
      <w:pPr>
        <w:pStyle w:val="EndNoteBibliography"/>
        <w:spacing w:line="480" w:lineRule="auto"/>
        <w:rPr>
          <w:noProof w:val="0"/>
        </w:rPr>
      </w:pPr>
      <w:r>
        <w:rPr>
          <w:noProof w:val="0"/>
        </w:rPr>
        <w:t xml:space="preserve">Aldous </w:t>
      </w:r>
      <w:r w:rsidRPr="007A2142">
        <w:rPr>
          <w:noProof w:val="0"/>
        </w:rPr>
        <w:t xml:space="preserve">Huxley, 20th century </w:t>
      </w:r>
      <w:r w:rsidR="00A86899">
        <w:rPr>
          <w:noProof w:val="0"/>
        </w:rPr>
        <w:t xml:space="preserve">speculative fiction and non-fiction </w:t>
      </w:r>
      <w:r w:rsidRPr="007A2142">
        <w:rPr>
          <w:noProof w:val="0"/>
        </w:rPr>
        <w:t>author</w:t>
      </w:r>
      <w:ins w:id="732" w:author="Elizabeth" w:date="2022-04-19T13:17:00Z">
        <w:r w:rsidR="00FB51F7">
          <w:rPr>
            <w:noProof w:val="0"/>
          </w:rPr>
          <w:t xml:space="preserve"> and philosopher</w:t>
        </w:r>
      </w:ins>
      <w:r w:rsidR="00920504">
        <w:rPr>
          <w:noProof w:val="0"/>
        </w:rPr>
        <w:t>,</w:t>
      </w:r>
      <w:r w:rsidRPr="007A2142">
        <w:rPr>
          <w:noProof w:val="0"/>
        </w:rPr>
        <w:t xml:space="preserve"> </w:t>
      </w:r>
      <w:r>
        <w:rPr>
          <w:noProof w:val="0"/>
        </w:rPr>
        <w:t>w</w:t>
      </w:r>
      <w:r w:rsidRPr="007A2142">
        <w:rPr>
          <w:noProof w:val="0"/>
        </w:rPr>
        <w:t xml:space="preserve">rote </w:t>
      </w:r>
      <w:r w:rsidR="00960BAC">
        <w:rPr>
          <w:noProof w:val="0"/>
        </w:rPr>
        <w:t>an account of his professional experience of a dose of the psychedelic mescalin</w:t>
      </w:r>
      <w:r w:rsidR="003C4F5B">
        <w:rPr>
          <w:noProof w:val="0"/>
        </w:rPr>
        <w:t>e</w:t>
      </w:r>
      <w:r w:rsidR="00960BAC">
        <w:rPr>
          <w:noProof w:val="0"/>
        </w:rPr>
        <w:t xml:space="preserve"> </w:t>
      </w:r>
      <w:r w:rsidRPr="007A2142">
        <w:rPr>
          <w:noProof w:val="0"/>
        </w:rPr>
        <w:t xml:space="preserve">in </w:t>
      </w:r>
      <w:ins w:id="733" w:author="Elizabeth" w:date="2022-04-19T13:18:00Z">
        <w:r w:rsidR="00905477">
          <w:rPr>
            <w:noProof w:val="0"/>
          </w:rPr>
          <w:t xml:space="preserve">the 1960 </w:t>
        </w:r>
      </w:ins>
      <w:r w:rsidRPr="00681B40">
        <w:rPr>
          <w:i/>
          <w:iCs/>
          <w:noProof w:val="0"/>
        </w:rPr>
        <w:t>The Doors of Perception</w:t>
      </w:r>
      <w:r w:rsidR="00920504">
        <w:rPr>
          <w:noProof w:val="0"/>
        </w:rPr>
        <w:t xml:space="preserve"> that expresses a similar sentiment to McLuhan’s “simultaneous happening.”</w:t>
      </w:r>
      <w:r w:rsidR="003C4F5B">
        <w:rPr>
          <w:noProof w:val="0"/>
        </w:rPr>
        <w:t xml:space="preserve"> In the following passage, Huxley is attempting to reconcile with the novel visuo-spatial experience of mescaline (a synthesized form of the medicinal sacrament </w:t>
      </w:r>
      <w:r w:rsidR="003C4F5B" w:rsidRPr="00681B40">
        <w:rPr>
          <w:i/>
          <w:iCs/>
          <w:noProof w:val="0"/>
        </w:rPr>
        <w:t>peyote</w:t>
      </w:r>
      <w:r w:rsidR="00242E5B">
        <w:rPr>
          <w:noProof w:val="0"/>
        </w:rPr>
        <w:t xml:space="preserve"> traditional to the Indigenous people of the Americas</w:t>
      </w:r>
      <w:r w:rsidR="003C4F5B">
        <w:rPr>
          <w:noProof w:val="0"/>
        </w:rPr>
        <w:t xml:space="preserve">): </w:t>
      </w:r>
    </w:p>
    <w:p w14:paraId="6CABB4A6" w14:textId="77777777" w:rsidR="00E556D4" w:rsidRDefault="00E556D4">
      <w:pPr>
        <w:pStyle w:val="ListParagraph"/>
        <w:pPrChange w:id="734" w:author="Elizabeth" w:date="2022-04-19T13:54:00Z">
          <w:pPr>
            <w:pStyle w:val="ListParagraph"/>
            <w:ind w:firstLine="0"/>
          </w:pPr>
        </w:pPrChange>
      </w:pPr>
      <w:r w:rsidRPr="002C25F7">
        <w:t>At ordinary times the eye concerns itself with such problems as Where? – How far? – How situated in relation to what? In the mescalin ex</w:t>
      </w:r>
      <w:r w:rsidRPr="007A2142">
        <w:t>perience the implied questions to which the eye responds are of another order. Place and distance cease to be of much interest. The mind does its perceiving in terms of intensity of existence, profundity of significance, relationships within a pattern… Space was still there… The mind was primarily concerned, not with measures and locations, but with being and meaning.</w:t>
      </w:r>
      <w:r>
        <w:rPr>
          <w:rStyle w:val="FootnoteReference"/>
        </w:rPr>
        <w:footnoteReference w:id="29"/>
      </w:r>
    </w:p>
    <w:p w14:paraId="11C5E34B" w14:textId="29AE7BDC" w:rsidR="00242E5B" w:rsidRDefault="00E556D4" w:rsidP="00681B40">
      <w:pPr>
        <w:pStyle w:val="BodyText"/>
      </w:pPr>
      <w:r w:rsidRPr="007A2142">
        <w:lastRenderedPageBreak/>
        <w:t xml:space="preserve">Huxley’s account gave some credence to altered states of consciousness as an area to </w:t>
      </w:r>
      <w:r>
        <w:t>address</w:t>
      </w:r>
      <w:r w:rsidRPr="007A2142">
        <w:t xml:space="preserve"> when considering </w:t>
      </w:r>
      <w:r w:rsidR="00242E5B">
        <w:t>vision</w:t>
      </w:r>
      <w:ins w:id="735" w:author="Elizabeth" w:date="2022-04-19T13:19:00Z">
        <w:r w:rsidR="00360DBF">
          <w:t>, the body</w:t>
        </w:r>
      </w:ins>
      <w:r w:rsidR="00242E5B">
        <w:t>, perception,</w:t>
      </w:r>
      <w:r w:rsidRPr="007A2142">
        <w:t xml:space="preserve"> and society.</w:t>
      </w:r>
      <w:r w:rsidR="007208C5">
        <w:t xml:space="preserve"> As a reflection on that state, he was able to put into words</w:t>
      </w:r>
      <w:r>
        <w:t xml:space="preserve"> </w:t>
      </w:r>
      <w:r w:rsidR="007208C5">
        <w:t>the</w:t>
      </w:r>
      <w:r w:rsidR="00B07AE4">
        <w:t xml:space="preserve"> shift in interest from Cartesian “place and distance” to an archaic “being and meaning”.</w:t>
      </w:r>
      <w:r w:rsidR="007208C5">
        <w:t xml:space="preserve"> </w:t>
      </w:r>
      <w:r w:rsidR="00B07AE4">
        <w:t>Notably for my practice, Huxley points out the increased significance of “relationships within a pattern” under the mescalin influence</w:t>
      </w:r>
      <w:r w:rsidR="00242E5B">
        <w:t>, the same perhaps that McLuhan recognizes</w:t>
      </w:r>
      <w:r w:rsidR="00B07AE4">
        <w:t xml:space="preserve">. </w:t>
      </w:r>
    </w:p>
    <w:p w14:paraId="20D701B2" w14:textId="55D1D6AE" w:rsidR="00A91C2E" w:rsidRDefault="00E556D4">
      <w:pPr>
        <w:spacing w:before="240"/>
        <w:pPrChange w:id="736" w:author="Elizabeth" w:date="2022-04-19T13:23:00Z">
          <w:pPr/>
        </w:pPrChange>
      </w:pPr>
      <w:r w:rsidRPr="007A2142">
        <w:t>He articulate</w:t>
      </w:r>
      <w:r w:rsidR="007208C5">
        <w:t>s</w:t>
      </w:r>
      <w:r w:rsidRPr="007A2142">
        <w:t xml:space="preserve"> the state of the re-reflective experience with the curiosity of a philosopher, recalling philosopher-poet William Blake’s </w:t>
      </w:r>
      <w:r w:rsidRPr="00E57042">
        <w:rPr>
          <w:i/>
          <w:iCs/>
        </w:rPr>
        <w:t>The Marriage of Heaven and Hell</w:t>
      </w:r>
      <w:r w:rsidRPr="007A2142">
        <w:t xml:space="preserve"> in the book’s title.</w:t>
      </w:r>
      <w:r w:rsidR="00FF2473" w:rsidDel="00FF2473">
        <w:rPr>
          <w:rStyle w:val="FootnoteReference"/>
        </w:rPr>
        <w:t xml:space="preserve"> </w:t>
      </w:r>
      <w:r w:rsidR="00242E5B">
        <w:t xml:space="preserve">(see </w:t>
      </w:r>
      <w:r w:rsidR="00242E5B">
        <w:fldChar w:fldCharType="begin"/>
      </w:r>
      <w:r w:rsidR="00242E5B">
        <w:instrText xml:space="preserve"> REF _Ref101265236 \h </w:instrText>
      </w:r>
      <w:r w:rsidR="00242E5B">
        <w:fldChar w:fldCharType="separate"/>
      </w:r>
      <w:r w:rsidR="00242E5B">
        <w:t xml:space="preserve">Figure </w:t>
      </w:r>
      <w:r w:rsidR="00242E5B">
        <w:rPr>
          <w:noProof/>
        </w:rPr>
        <w:t>14</w:t>
      </w:r>
      <w:r w:rsidR="00242E5B">
        <w:fldChar w:fldCharType="end"/>
      </w:r>
      <w:r w:rsidR="00242E5B">
        <w:t>)</w:t>
      </w:r>
      <w:r w:rsidR="00FF2473">
        <w:t xml:space="preserve"> “If the doors of perception were cleansed everything would appear to man as it is, infinite.”</w:t>
      </w:r>
      <w:r w:rsidR="00FF2473">
        <w:rPr>
          <w:rStyle w:val="FootnoteReference"/>
        </w:rPr>
        <w:footnoteReference w:id="30"/>
      </w:r>
      <w:ins w:id="737" w:author="Elizabeth" w:date="2022-04-19T13:20:00Z">
        <w:r w:rsidR="00B70CBF">
          <w:t xml:space="preserve"> What must have struck Huxley under mescaline’s influence </w:t>
        </w:r>
      </w:ins>
      <w:ins w:id="738" w:author="Elizabeth" w:date="2022-04-19T13:21:00Z">
        <w:r w:rsidR="00B70CBF">
          <w:t>was</w:t>
        </w:r>
      </w:ins>
      <w:ins w:id="739" w:author="Elizabeth" w:date="2022-04-19T13:20:00Z">
        <w:r w:rsidR="00B70CBF">
          <w:t xml:space="preserve"> a</w:t>
        </w:r>
      </w:ins>
      <w:ins w:id="740" w:author="Elizabeth" w:date="2022-04-19T13:21:00Z">
        <w:r w:rsidR="00B70CBF">
          <w:t xml:space="preserve"> new awareness of the perceptual apparatus. (</w:t>
        </w:r>
        <w:proofErr w:type="gramStart"/>
        <w:r w:rsidR="00B70CBF">
          <w:t>go</w:t>
        </w:r>
        <w:proofErr w:type="gramEnd"/>
        <w:r w:rsidR="00B70CBF">
          <w:t xml:space="preserve"> into spigot thing from doors?</w:t>
        </w:r>
      </w:ins>
      <w:ins w:id="741" w:author="Elizabeth" w:date="2022-04-19T13:22:00Z">
        <w:r w:rsidR="00B70CBF">
          <w:t xml:space="preserve"> – if regular consciousness is regulated </w:t>
        </w:r>
      </w:ins>
      <w:ins w:id="742" w:author="Elizabeth" w:date="2022-04-19T13:23:00Z">
        <w:r w:rsidR="00B70CBF">
          <w:t>as if through</w:t>
        </w:r>
      </w:ins>
      <w:ins w:id="743" w:author="Elizabeth" w:date="2022-04-19T13:22:00Z">
        <w:r w:rsidR="00B70CBF">
          <w:t xml:space="preserve"> a spigot, and meditation can open the spigot all the way wide, mescaline eliminates the spigot and the threshold between consciousness and </w:t>
        </w:r>
      </w:ins>
      <w:ins w:id="744" w:author="Elizabeth" w:date="2022-04-19T13:23:00Z">
        <w:r w:rsidR="00B70CBF" w:rsidRPr="00B70CBF">
          <w:rPr>
            <w:i/>
            <w:iCs/>
            <w:rPrChange w:id="745" w:author="Elizabeth" w:date="2022-04-19T13:23:00Z">
              <w:rPr/>
            </w:rPrChange>
          </w:rPr>
          <w:t>everything</w:t>
        </w:r>
        <w:r w:rsidR="00B70CBF">
          <w:t xml:space="preserve"> (and nothing).) </w:t>
        </w:r>
      </w:ins>
    </w:p>
    <w:p w14:paraId="6545188D" w14:textId="77777777" w:rsidR="00A91C2E" w:rsidRDefault="00960BAC" w:rsidP="00681B40">
      <w:pPr>
        <w:keepNext/>
        <w:ind w:firstLine="0"/>
        <w:jc w:val="center"/>
      </w:pPr>
      <w:r>
        <w:rPr>
          <w:noProof/>
        </w:rPr>
        <w:drawing>
          <wp:inline distT="0" distB="0" distL="0" distR="0" wp14:anchorId="4B04E2D2" wp14:editId="12FC04FC">
            <wp:extent cx="5878195" cy="1665514"/>
            <wp:effectExtent l="0" t="0" r="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rotWithShape="1">
                    <a:blip r:embed="rId31">
                      <a:extLst>
                        <a:ext uri="{28A0092B-C50C-407E-A947-70E740481C1C}">
                          <a14:useLocalDpi xmlns:a14="http://schemas.microsoft.com/office/drawing/2010/main" val="0"/>
                        </a:ext>
                      </a:extLst>
                    </a:blip>
                    <a:srcRect t="75388" r="-186" b="5226"/>
                    <a:stretch/>
                  </pic:blipFill>
                  <pic:spPr bwMode="auto">
                    <a:xfrm>
                      <a:off x="0" y="0"/>
                      <a:ext cx="5880096" cy="1666053"/>
                    </a:xfrm>
                    <a:prstGeom prst="rect">
                      <a:avLst/>
                    </a:prstGeom>
                    <a:ln>
                      <a:noFill/>
                    </a:ln>
                    <a:extLst>
                      <a:ext uri="{53640926-AAD7-44D8-BBD7-CCE9431645EC}">
                        <a14:shadowObscured xmlns:a14="http://schemas.microsoft.com/office/drawing/2010/main"/>
                      </a:ext>
                    </a:extLst>
                  </pic:spPr>
                </pic:pic>
              </a:graphicData>
            </a:graphic>
          </wp:inline>
        </w:drawing>
      </w:r>
    </w:p>
    <w:p w14:paraId="123E3FB7" w14:textId="17B7DFAC" w:rsidR="00E556D4" w:rsidRDefault="00A91C2E" w:rsidP="00681B40">
      <w:pPr>
        <w:pStyle w:val="Caption"/>
        <w:spacing w:after="240"/>
        <w:ind w:firstLine="0"/>
        <w:jc w:val="center"/>
      </w:pPr>
      <w:bookmarkStart w:id="746" w:name="_Ref101265236"/>
      <w:bookmarkStart w:id="747" w:name="_Ref101265209"/>
      <w:bookmarkStart w:id="748" w:name="_Toc101359846"/>
      <w:r>
        <w:t xml:space="preserve">Figure </w:t>
      </w:r>
      <w:ins w:id="749" w:author="Elizabeth Ann Storm" w:date="2022-04-20T17:45:00Z">
        <w:r w:rsidR="00D362E0">
          <w:fldChar w:fldCharType="begin"/>
        </w:r>
        <w:r w:rsidR="00D362E0">
          <w:instrText xml:space="preserve"> SEQ Figure \* ARABIC </w:instrText>
        </w:r>
      </w:ins>
      <w:r w:rsidR="00D362E0">
        <w:fldChar w:fldCharType="separate"/>
      </w:r>
      <w:ins w:id="750" w:author="Elizabeth Ann Storm" w:date="2022-04-20T17:45:00Z">
        <w:r w:rsidR="00D362E0">
          <w:rPr>
            <w:noProof/>
          </w:rPr>
          <w:t>12</w:t>
        </w:r>
        <w:r w:rsidR="00D362E0">
          <w:fldChar w:fldCharType="end"/>
        </w:r>
      </w:ins>
      <w:del w:id="751" w:author="Elizabeth Ann Storm" w:date="2022-04-20T17:45:00Z">
        <w:r w:rsidR="002D39EC" w:rsidDel="00D362E0">
          <w:fldChar w:fldCharType="begin"/>
        </w:r>
        <w:r w:rsidR="002D39EC" w:rsidDel="00D362E0">
          <w:delInstrText xml:space="preserve"> SEQ Figure \* ARABIC </w:delInstrText>
        </w:r>
        <w:r w:rsidR="002D39EC" w:rsidDel="00D362E0">
          <w:fldChar w:fldCharType="separate"/>
        </w:r>
        <w:r w:rsidDel="00D362E0">
          <w:rPr>
            <w:noProof/>
          </w:rPr>
          <w:delText>14</w:delText>
        </w:r>
        <w:r w:rsidR="002D39EC" w:rsidDel="00D362E0">
          <w:rPr>
            <w:noProof/>
          </w:rPr>
          <w:fldChar w:fldCharType="end"/>
        </w:r>
      </w:del>
      <w:bookmarkEnd w:id="746"/>
      <w:r>
        <w:t>. Doors of perception Blake image placeholder</w:t>
      </w:r>
      <w:bookmarkEnd w:id="747"/>
      <w:bookmarkEnd w:id="748"/>
    </w:p>
    <w:p w14:paraId="4AACCC1D" w14:textId="1F5B045F" w:rsidR="0094226F" w:rsidRPr="007A2142" w:rsidRDefault="0098316A" w:rsidP="00681B40">
      <w:r w:rsidRPr="007A2142">
        <w:t>Ethnobotanist, author, and psychedelic mystic Terence McKenna,</w:t>
      </w:r>
      <w:r w:rsidR="0094226F">
        <w:t xml:space="preserve"> a late 20</w:t>
      </w:r>
      <w:r w:rsidR="0094226F" w:rsidRPr="00681B40">
        <w:rPr>
          <w:vertAlign w:val="superscript"/>
        </w:rPr>
        <w:t>th</w:t>
      </w:r>
      <w:r w:rsidR="0094226F">
        <w:t xml:space="preserve"> century contemporary of Huxley,</w:t>
      </w:r>
      <w:r w:rsidRPr="007A2142">
        <w:t xml:space="preserve"> in his characteristic mercurial and referential style, brings to mind </w:t>
      </w:r>
      <w:r w:rsidRPr="007A2142">
        <w:lastRenderedPageBreak/>
        <w:t>ideas around shifting ideologies, models of reality, phenomena, and cultural progress and decline in writings and un-scripted lectures.</w:t>
      </w:r>
      <w:r>
        <w:t xml:space="preserve"> </w:t>
      </w:r>
      <w:r w:rsidRPr="007A2142">
        <w:t>To summarize from his “History Ends in Green” lectures, in the relatively short period of time we as civilized humans have lived as boundary-enforcing, ego-centric individualists (following a deterministic</w:t>
      </w:r>
      <w:ins w:id="752" w:author="Elizabeth" w:date="2022-04-19T13:24:00Z">
        <w:r w:rsidR="00B70CBF">
          <w:t xml:space="preserve">, rationalistic </w:t>
        </w:r>
      </w:ins>
      <w:del w:id="753" w:author="Elizabeth" w:date="2022-04-19T13:24:00Z">
        <w:r w:rsidRPr="007A2142" w:rsidDel="00B70CBF">
          <w:delText xml:space="preserve"> </w:delText>
        </w:r>
      </w:del>
      <w:r w:rsidRPr="007A2142">
        <w:t>philosophy), we have caused cataclysmic and irreparable change to the ecosphere, not least in our constant and habitual pollution of water, air, and soil.</w:t>
      </w:r>
      <w:r>
        <w:rPr>
          <w:rStyle w:val="FootnoteReference"/>
        </w:rPr>
        <w:footnoteReference w:id="31"/>
      </w:r>
      <w:r w:rsidRPr="007A2142">
        <w:t xml:space="preserve"> </w:t>
      </w:r>
    </w:p>
    <w:p w14:paraId="0C5431F4" w14:textId="630D4FEA" w:rsidR="008B0D5C" w:rsidRDefault="0098316A" w:rsidP="00A91C2E">
      <w:r w:rsidRPr="007A2142">
        <w:t>In response to this, the evolution of the aesthetic experience of the 20</w:t>
      </w:r>
      <w:r w:rsidRPr="00B70CBF">
        <w:rPr>
          <w:vertAlign w:val="superscript"/>
          <w:rPrChange w:id="754" w:author="Elizabeth" w:date="2022-04-19T13:24:00Z">
            <w:rPr/>
          </w:rPrChange>
        </w:rPr>
        <w:t>th</w:t>
      </w:r>
      <w:ins w:id="755" w:author="Elizabeth" w:date="2022-04-19T13:24:00Z">
        <w:r w:rsidR="00B70CBF">
          <w:t xml:space="preserve"> </w:t>
        </w:r>
      </w:ins>
      <w:del w:id="756" w:author="Elizabeth" w:date="2022-04-19T13:24:00Z">
        <w:r w:rsidRPr="007A2142" w:rsidDel="00B70CBF">
          <w:delText xml:space="preserve"> </w:delText>
        </w:r>
      </w:del>
      <w:r w:rsidRPr="007A2142">
        <w:t>and early 21</w:t>
      </w:r>
      <w:r w:rsidRPr="00B70CBF">
        <w:rPr>
          <w:vertAlign w:val="superscript"/>
          <w:rPrChange w:id="757" w:author="Elizabeth" w:date="2022-04-19T13:24:00Z">
            <w:rPr/>
          </w:rPrChange>
        </w:rPr>
        <w:t>st</w:t>
      </w:r>
      <w:r w:rsidRPr="007A2142">
        <w:t xml:space="preserve"> centuries has led to a dissolution of boundary and form, where experience is felt in a constant state of flux. As the visual culture of the late 20th century suggests, McKenna muses, the collective is looking for new models to replace the deposed Cartesian sense of a world built from parts.</w:t>
      </w:r>
      <w:r>
        <w:rPr>
          <w:rStyle w:val="FootnoteReference"/>
        </w:rPr>
        <w:footnoteReference w:id="32"/>
      </w:r>
      <w:ins w:id="758" w:author="Elizabeth" w:date="2022-04-19T13:24:00Z">
        <w:r w:rsidR="00B70CBF">
          <w:t xml:space="preserve"> </w:t>
        </w:r>
      </w:ins>
      <w:ins w:id="759" w:author="Elizabeth" w:date="2022-04-19T13:25:00Z">
        <w:r w:rsidR="00006B3E">
          <w:t>My exposure to the ideas from these two thinkers in particular has had a huge impact on the way I approach my own conscious awareness, my own perception</w:t>
        </w:r>
      </w:ins>
      <w:ins w:id="760" w:author="Elizabeth" w:date="2022-04-19T13:27:00Z">
        <w:r w:rsidR="00006B3E">
          <w:t xml:space="preserve">. From them, I </w:t>
        </w:r>
      </w:ins>
      <w:ins w:id="761" w:author="Elizabeth" w:date="2022-04-19T13:25:00Z">
        <w:r w:rsidR="00006B3E">
          <w:t xml:space="preserve">know that </w:t>
        </w:r>
      </w:ins>
      <w:ins w:id="762" w:author="Elizabeth" w:date="2022-04-19T13:26:00Z">
        <w:r w:rsidR="00006B3E">
          <w:t xml:space="preserve">my </w:t>
        </w:r>
      </w:ins>
      <w:ins w:id="763" w:author="Elizabeth" w:date="2022-04-19T13:28:00Z">
        <w:r w:rsidR="00006B3E">
          <w:t>culturally conditioned</w:t>
        </w:r>
      </w:ins>
      <w:ins w:id="764" w:author="Elizabeth" w:date="2022-04-19T13:26:00Z">
        <w:r w:rsidR="00006B3E">
          <w:t xml:space="preserve"> perception</w:t>
        </w:r>
      </w:ins>
      <w:ins w:id="765" w:author="Elizabeth" w:date="2022-04-19T13:27:00Z">
        <w:r w:rsidR="00006B3E">
          <w:t>, regardless of</w:t>
        </w:r>
      </w:ins>
      <w:ins w:id="766" w:author="Elizabeth" w:date="2022-04-19T13:28:00Z">
        <w:r w:rsidR="00006B3E">
          <w:t xml:space="preserve"> the neuroscience of vision, </w:t>
        </w:r>
      </w:ins>
      <w:ins w:id="767" w:author="Elizabeth" w:date="2022-04-19T13:26:00Z">
        <w:r w:rsidR="00006B3E">
          <w:t xml:space="preserve">is </w:t>
        </w:r>
        <w:r w:rsidR="00006B3E" w:rsidRPr="00006B3E">
          <w:rPr>
            <w:i/>
            <w:iCs/>
            <w:rPrChange w:id="768" w:author="Elizabeth" w:date="2022-04-19T13:26:00Z">
              <w:rPr/>
            </w:rPrChange>
          </w:rPr>
          <w:t>not</w:t>
        </w:r>
        <w:r w:rsidR="00006B3E">
          <w:t xml:space="preserve"> representative of some truthful</w:t>
        </w:r>
      </w:ins>
      <w:r w:rsidRPr="007A2142">
        <w:t xml:space="preserve"> </w:t>
      </w:r>
      <w:ins w:id="769" w:author="Elizabeth" w:date="2022-04-19T13:26:00Z">
        <w:r w:rsidR="00006B3E">
          <w:t>pathway to knowledge about the universe (or my breakfast, for that matter).</w:t>
        </w:r>
      </w:ins>
      <w:ins w:id="770" w:author="Elizabeth" w:date="2022-04-19T13:28:00Z">
        <w:r w:rsidR="00006B3E">
          <w:t xml:space="preserve"> </w:t>
        </w:r>
      </w:ins>
      <w:ins w:id="771" w:author="Elizabeth" w:date="2022-04-19T13:30:00Z">
        <w:r w:rsidR="00006B3E">
          <w:t xml:space="preserve">This distinction </w:t>
        </w:r>
        <w:r w:rsidR="00DD0C19">
          <w:t>goes back to the very beginning of my curiosity towards the natural world</w:t>
        </w:r>
      </w:ins>
      <w:ins w:id="772" w:author="Elizabeth" w:date="2022-04-19T13:31:00Z">
        <w:r w:rsidR="00DD0C19">
          <w:t xml:space="preserve"> with the question of the tree. Are you seeing the same tree that I’m seeing?</w:t>
        </w:r>
      </w:ins>
      <w:ins w:id="773" w:author="Elizabeth" w:date="2022-04-19T13:32:00Z">
        <w:r w:rsidR="00DD0C19">
          <w:t xml:space="preserve"> </w:t>
        </w:r>
      </w:ins>
      <w:ins w:id="774" w:author="Elizabeth" w:date="2022-04-19T13:38:00Z">
        <w:r w:rsidR="008A1898">
          <w:t xml:space="preserve">(No.) </w:t>
        </w:r>
      </w:ins>
      <w:ins w:id="775" w:author="Elizabeth" w:date="2022-04-19T13:32:00Z">
        <w:r w:rsidR="00DD0C19">
          <w:t xml:space="preserve">Is there an essence of the tree that we can meet at </w:t>
        </w:r>
      </w:ins>
      <w:ins w:id="776" w:author="Elizabeth" w:date="2022-04-19T13:38:00Z">
        <w:r w:rsidR="008A1898">
          <w:t xml:space="preserve">(also no) </w:t>
        </w:r>
      </w:ins>
      <w:ins w:id="777" w:author="Elizabeth" w:date="2022-04-19T13:32:00Z">
        <w:r w:rsidR="00DD0C19">
          <w:t xml:space="preserve">or </w:t>
        </w:r>
      </w:ins>
      <w:ins w:id="778" w:author="Elizabeth" w:date="2022-04-19T13:33:00Z">
        <w:r w:rsidR="00DD0C19">
          <w:t xml:space="preserve">is it more of an issue of meeting </w:t>
        </w:r>
        <w:proofErr w:type="spellStart"/>
        <w:r w:rsidR="00DD0C19">
          <w:rPr>
            <w:i/>
            <w:iCs/>
          </w:rPr>
          <w:t>eachother</w:t>
        </w:r>
        <w:proofErr w:type="spellEnd"/>
        <w:r w:rsidR="00DD0C19">
          <w:t>?</w:t>
        </w:r>
      </w:ins>
      <w:del w:id="779" w:author="Elizabeth" w:date="2022-04-19T13:28:00Z">
        <w:r w:rsidR="00CA0944" w:rsidDel="00006B3E">
          <w:delText>(more here)</w:delText>
        </w:r>
        <w:r w:rsidR="007771E0" w:rsidDel="00006B3E">
          <w:delText xml:space="preserve"> (more references? Any ideas?) </w:delText>
        </w:r>
        <w:r w:rsidR="00475AF5" w:rsidDel="00006B3E">
          <w:delText>(link in with Crary and Krauss from Sensorium?)</w:delText>
        </w:r>
      </w:del>
    </w:p>
    <w:p w14:paraId="3DC8B1C7" w14:textId="3F4E0A51" w:rsidR="00D63621" w:rsidRPr="00DD0C19" w:rsidRDefault="00DD0C19" w:rsidP="00681B40">
      <w:pPr>
        <w:rPr>
          <w:i/>
          <w:iCs/>
          <w:rPrChange w:id="780" w:author="Elizabeth" w:date="2022-04-19T13:33:00Z">
            <w:rPr/>
          </w:rPrChange>
        </w:rPr>
      </w:pPr>
      <w:bookmarkStart w:id="781" w:name="_Toc101198098"/>
      <w:ins w:id="782" w:author="Elizabeth" w:date="2022-04-19T13:33:00Z">
        <w:r w:rsidRPr="00DD0C19">
          <w:rPr>
            <w:i/>
            <w:iCs/>
            <w:rPrChange w:id="783" w:author="Elizabeth" w:date="2022-04-19T13:33:00Z">
              <w:rPr/>
            </w:rPrChange>
          </w:rPr>
          <w:t>(</w:t>
        </w:r>
      </w:ins>
      <w:r w:rsidR="00D63621" w:rsidRPr="00DD0C19">
        <w:rPr>
          <w:i/>
          <w:iCs/>
          <w:rPrChange w:id="784" w:author="Elizabeth" w:date="2022-04-19T13:33:00Z">
            <w:rPr/>
          </w:rPrChange>
        </w:rPr>
        <w:t>My Modern practice</w:t>
      </w:r>
      <w:bookmarkEnd w:id="781"/>
      <w:r w:rsidR="00F11B97" w:rsidRPr="00DD0C19">
        <w:rPr>
          <w:i/>
          <w:iCs/>
          <w:rPrChange w:id="785" w:author="Elizabeth" w:date="2022-04-19T13:33:00Z">
            <w:rPr/>
          </w:rPrChange>
        </w:rPr>
        <w:t xml:space="preserve"> section</w:t>
      </w:r>
      <w:ins w:id="786" w:author="Elizabeth" w:date="2022-04-19T13:33:00Z">
        <w:r w:rsidRPr="00DD0C19">
          <w:rPr>
            <w:i/>
            <w:iCs/>
            <w:rPrChange w:id="787" w:author="Elizabeth" w:date="2022-04-19T13:33:00Z">
              <w:rPr/>
            </w:rPrChange>
          </w:rPr>
          <w:t>)</w:t>
        </w:r>
      </w:ins>
    </w:p>
    <w:p w14:paraId="28286681" w14:textId="5842A155" w:rsidR="00D63621" w:rsidRPr="00D63621" w:rsidDel="00DD0C19" w:rsidRDefault="00D63621">
      <w:pPr>
        <w:rPr>
          <w:del w:id="788" w:author="Elizabeth" w:date="2022-04-19T13:32:00Z"/>
        </w:rPr>
      </w:pPr>
      <w:del w:id="789" w:author="Elizabeth" w:date="2022-04-19T13:32:00Z">
        <w:r w:rsidDel="00DD0C19">
          <w:lastRenderedPageBreak/>
          <w:delText>Show</w:delText>
        </w:r>
        <w:r w:rsidR="000A7221" w:rsidDel="00DD0C19">
          <w:delText xml:space="preserve"> paper knot maquettes and</w:delText>
        </w:r>
        <w:r w:rsidDel="00DD0C19">
          <w:delText xml:space="preserve"> piece from </w:delText>
        </w:r>
        <w:r w:rsidR="000A7221" w:rsidDel="00DD0C19">
          <w:delText>Temporary Art Center</w:delText>
        </w:r>
      </w:del>
    </w:p>
    <w:p w14:paraId="5EA18F55" w14:textId="641B1CB8" w:rsidR="002425EC" w:rsidDel="008D1A85" w:rsidRDefault="0026413F" w:rsidP="00A91C2E">
      <w:pPr>
        <w:pStyle w:val="Heading2"/>
        <w:rPr>
          <w:del w:id="790" w:author="Elizabeth Ann Storm" w:date="2022-04-20T18:30:00Z"/>
        </w:rPr>
      </w:pPr>
      <w:bookmarkStart w:id="791" w:name="_Toc101198099"/>
      <w:bookmarkStart w:id="792" w:name="_Toc90318083"/>
      <w:bookmarkStart w:id="793" w:name="_Toc90374508"/>
      <w:bookmarkStart w:id="794" w:name="_Toc90376115"/>
      <w:bookmarkStart w:id="795" w:name="_Toc90376200"/>
      <w:bookmarkStart w:id="796" w:name="_Toc90381267"/>
      <w:bookmarkStart w:id="797" w:name="_Toc100588239"/>
      <w:bookmarkStart w:id="798" w:name="_Toc101198100"/>
      <w:bookmarkStart w:id="799" w:name="_Toc101198101"/>
      <w:bookmarkEnd w:id="791"/>
      <w:bookmarkEnd w:id="792"/>
      <w:bookmarkEnd w:id="793"/>
      <w:bookmarkEnd w:id="794"/>
      <w:bookmarkEnd w:id="795"/>
      <w:bookmarkEnd w:id="796"/>
      <w:bookmarkEnd w:id="797"/>
      <w:bookmarkEnd w:id="798"/>
      <w:del w:id="800" w:author="Elizabeth Ann Storm" w:date="2022-04-20T18:30:00Z">
        <w:r w:rsidDel="008D1A85">
          <w:delText>Postmodern sensorium</w:delText>
        </w:r>
        <w:bookmarkEnd w:id="799"/>
      </w:del>
    </w:p>
    <w:p w14:paraId="0701E37A" w14:textId="0ABBCD73" w:rsidR="00BE2642" w:rsidDel="008D1A85" w:rsidRDefault="005338DC">
      <w:pPr>
        <w:rPr>
          <w:del w:id="801" w:author="Elizabeth Ann Storm" w:date="2022-04-20T18:30:00Z"/>
        </w:rPr>
        <w:pPrChange w:id="802" w:author="Elizabeth" w:date="2022-04-19T13:43:00Z">
          <w:pPr>
            <w:ind w:firstLine="576"/>
          </w:pPr>
        </w:pPrChange>
      </w:pPr>
      <w:del w:id="803" w:author="Elizabeth Ann Storm" w:date="2022-04-20T18:30:00Z">
        <w:r w:rsidDel="008D1A85">
          <w:delText xml:space="preserve">To </w:delText>
        </w:r>
        <w:r w:rsidR="00475AF5" w:rsidDel="008D1A85">
          <w:delText>articulate</w:delText>
        </w:r>
        <w:r w:rsidDel="008D1A85">
          <w:delText xml:space="preserve"> the shift from modernism to postmodernism in art, I turn to Caroline A. Jones. </w:delText>
        </w:r>
        <w:r w:rsidRPr="007A2142" w:rsidDel="008D1A85">
          <w:delText>“The Mediated Sensorium”</w:delText>
        </w:r>
        <w:r w:rsidDel="008D1A85">
          <w:delText xml:space="preserve">, an essay anchoring </w:delText>
        </w:r>
        <w:r w:rsidRPr="00F76039" w:rsidDel="008D1A85">
          <w:rPr>
            <w:i/>
            <w:iCs/>
          </w:rPr>
          <w:delText>Sensorium</w:delText>
        </w:r>
        <w:r w:rsidR="00475AF5" w:rsidDel="008D1A85">
          <w:rPr>
            <w:i/>
            <w:iCs/>
          </w:rPr>
          <w:delText>: Embodied Experience, Technology, and Contemporary Art</w:delText>
        </w:r>
        <w:r w:rsidR="00475AF5" w:rsidDel="008D1A85">
          <w:delText>. In it, she explores</w:delText>
        </w:r>
        <w:r w:rsidDel="008D1A85">
          <w:delText xml:space="preserve"> the </w:delText>
        </w:r>
        <w:r w:rsidRPr="007A2142" w:rsidDel="008D1A85">
          <w:delText>post-modernist and contemporary turn to new media</w:delText>
        </w:r>
        <w:r w:rsidR="00475AF5" w:rsidDel="008D1A85">
          <w:delText xml:space="preserve"> (expand)</w:delText>
        </w:r>
        <w:r w:rsidRPr="007A2142" w:rsidDel="008D1A85">
          <w:delText xml:space="preserve">. </w:delText>
        </w:r>
      </w:del>
      <w:ins w:id="804" w:author="Elizabeth" w:date="2022-04-19T13:34:00Z">
        <w:del w:id="805" w:author="Elizabeth Ann Storm" w:date="2022-04-20T18:30:00Z">
          <w:r w:rsidR="00DD0C19" w:rsidDel="008D1A85">
            <w:delText xml:space="preserve">When </w:delText>
          </w:r>
        </w:del>
      </w:ins>
      <w:ins w:id="806" w:author="Elizabeth" w:date="2022-04-19T13:35:00Z">
        <w:del w:id="807" w:author="Elizabeth Ann Storm" w:date="2022-04-20T18:30:00Z">
          <w:r w:rsidR="00DD0C19" w:rsidDel="008D1A85">
            <w:delText xml:space="preserve">I look into nature, my perennial muse, </w:delText>
          </w:r>
          <w:r w:rsidR="008A1898" w:rsidDel="008D1A85">
            <w:delText xml:space="preserve">I </w:delText>
          </w:r>
        </w:del>
      </w:ins>
      <w:ins w:id="808" w:author="Elizabeth" w:date="2022-04-19T13:36:00Z">
        <w:del w:id="809" w:author="Elizabeth Ann Storm" w:date="2022-04-20T18:30:00Z">
          <w:r w:rsidR="008A1898" w:rsidDel="008D1A85">
            <w:delText>perceive</w:delText>
          </w:r>
        </w:del>
      </w:ins>
      <w:ins w:id="810" w:author="Elizabeth" w:date="2022-04-19T13:35:00Z">
        <w:del w:id="811" w:author="Elizabeth Ann Storm" w:date="2022-04-20T18:30:00Z">
          <w:r w:rsidR="008A1898" w:rsidDel="008D1A85">
            <w:delText xml:space="preserve"> the trace</w:delText>
          </w:r>
        </w:del>
      </w:ins>
      <w:ins w:id="812" w:author="Elizabeth" w:date="2022-04-19T14:12:00Z">
        <w:del w:id="813" w:author="Elizabeth Ann Storm" w:date="2022-04-20T18:30:00Z">
          <w:r w:rsidR="0010474F" w:rsidDel="008D1A85">
            <w:delText>s</w:delText>
          </w:r>
        </w:del>
      </w:ins>
      <w:ins w:id="814" w:author="Elizabeth" w:date="2022-04-19T13:35:00Z">
        <w:del w:id="815" w:author="Elizabeth Ann Storm" w:date="2022-04-20T18:30:00Z">
          <w:r w:rsidR="008A1898" w:rsidDel="008D1A85">
            <w:delText xml:space="preserve"> of processes happening at simultaneous</w:delText>
          </w:r>
        </w:del>
      </w:ins>
      <w:ins w:id="816" w:author="Elizabeth" w:date="2022-04-19T13:36:00Z">
        <w:del w:id="817" w:author="Elizabeth Ann Storm" w:date="2022-04-20T18:30:00Z">
          <w:r w:rsidR="008A1898" w:rsidDel="008D1A85">
            <w:delText xml:space="preserve"> physical and temporal scales. </w:delText>
          </w:r>
        </w:del>
      </w:ins>
      <w:ins w:id="818" w:author="Elizabeth" w:date="2022-04-19T13:43:00Z">
        <w:del w:id="819" w:author="Elizabeth Ann Storm" w:date="2022-04-20T18:30:00Z">
          <w:r w:rsidR="00CB00BD" w:rsidDel="008D1A85">
            <w:delText xml:space="preserve">My intellectual mind wants to take over and rationalize </w:delText>
          </w:r>
        </w:del>
      </w:ins>
      <w:ins w:id="820" w:author="Elizabeth" w:date="2022-04-19T13:44:00Z">
        <w:del w:id="821" w:author="Elizabeth Ann Storm" w:date="2022-04-20T18:30:00Z">
          <w:r w:rsidR="00CB00BD" w:rsidDel="008D1A85">
            <w:delText xml:space="preserve">everything down to atomic building blocks. But the certainty that Cartesian perspectivalism once offered </w:delText>
          </w:r>
        </w:del>
      </w:ins>
      <w:ins w:id="822" w:author="Elizabeth" w:date="2022-04-19T13:45:00Z">
        <w:del w:id="823" w:author="Elizabeth Ann Storm" w:date="2022-04-20T18:30:00Z">
          <w:r w:rsidR="00CB00BD" w:rsidDel="008D1A85">
            <w:delText>my</w:delText>
          </w:r>
        </w:del>
      </w:ins>
      <w:ins w:id="824" w:author="Elizabeth" w:date="2022-04-19T13:44:00Z">
        <w:del w:id="825" w:author="Elizabeth Ann Storm" w:date="2022-04-20T18:30:00Z">
          <w:r w:rsidR="00CB00BD" w:rsidDel="008D1A85">
            <w:delText xml:space="preserve"> practice has been convoluted by the </w:delText>
          </w:r>
        </w:del>
      </w:ins>
      <w:ins w:id="826" w:author="Elizabeth" w:date="2022-04-19T13:45:00Z">
        <w:del w:id="827" w:author="Elizabeth Ann Storm" w:date="2022-04-20T18:30:00Z">
          <w:r w:rsidR="00CB00BD" w:rsidDel="008D1A85">
            <w:delText>historical updates I’ve made</w:delText>
          </w:r>
        </w:del>
      </w:ins>
      <w:ins w:id="828" w:author="Elizabeth" w:date="2022-04-19T14:12:00Z">
        <w:del w:id="829" w:author="Elizabeth Ann Storm" w:date="2022-04-20T18:30:00Z">
          <w:r w:rsidR="0010474F" w:rsidDel="008D1A85">
            <w:delText xml:space="preserve"> (it never matched the </w:delText>
          </w:r>
          <w:r w:rsidR="0010474F" w:rsidDel="008D1A85">
            <w:rPr>
              <w:i/>
              <w:iCs/>
            </w:rPr>
            <w:delText>feeling</w:delText>
          </w:r>
          <w:r w:rsidR="0010474F" w:rsidDel="008D1A85">
            <w:delText xml:space="preserve"> of the real thing anyway)</w:delText>
          </w:r>
        </w:del>
      </w:ins>
      <w:ins w:id="830" w:author="Elizabeth" w:date="2022-04-19T13:45:00Z">
        <w:del w:id="831" w:author="Elizabeth Ann Storm" w:date="2022-04-20T18:30:00Z">
          <w:r w:rsidR="00CB00BD" w:rsidDel="008D1A85">
            <w:delText>. What medium</w:delText>
          </w:r>
        </w:del>
      </w:ins>
      <w:ins w:id="832" w:author="Elizabeth" w:date="2022-04-19T13:46:00Z">
        <w:del w:id="833" w:author="Elizabeth Ann Storm" w:date="2022-04-20T18:30:00Z">
          <w:r w:rsidR="001F31BE" w:rsidDel="008D1A85">
            <w:delText>, method, and materials</w:delText>
          </w:r>
        </w:del>
      </w:ins>
      <w:ins w:id="834" w:author="Elizabeth" w:date="2022-04-19T13:45:00Z">
        <w:del w:id="835" w:author="Elizabeth Ann Storm" w:date="2022-04-20T18:30:00Z">
          <w:r w:rsidR="00CB00BD" w:rsidDel="008D1A85">
            <w:delText xml:space="preserve"> can I use to </w:delText>
          </w:r>
          <w:r w:rsidR="001F31BE" w:rsidDel="008D1A85">
            <w:delText>create works that are more like a record</w:delText>
          </w:r>
        </w:del>
      </w:ins>
      <w:ins w:id="836" w:author="Elizabeth" w:date="2022-04-19T13:46:00Z">
        <w:del w:id="837" w:author="Elizabeth Ann Storm" w:date="2022-04-20T18:30:00Z">
          <w:r w:rsidR="001F31BE" w:rsidDel="008D1A85">
            <w:delText>, like an artifact of action that positions me as a kind of natural force?</w:delText>
          </w:r>
        </w:del>
      </w:ins>
      <w:ins w:id="838" w:author="Elizabeth" w:date="2022-04-19T13:45:00Z">
        <w:del w:id="839" w:author="Elizabeth Ann Storm" w:date="2022-04-20T18:30:00Z">
          <w:r w:rsidR="00CB00BD" w:rsidDel="008D1A85">
            <w:delText xml:space="preserve"> </w:delText>
          </w:r>
        </w:del>
      </w:ins>
      <w:ins w:id="840" w:author="Elizabeth" w:date="2022-04-19T13:47:00Z">
        <w:del w:id="841" w:author="Elizabeth Ann Storm" w:date="2022-04-20T18:30:00Z">
          <w:r w:rsidR="001F31BE" w:rsidDel="008D1A85">
            <w:delText xml:space="preserve">In the dynamic, chaotic formlessness of the contemporary lived experience of space, time, and matter, what can </w:delText>
          </w:r>
        </w:del>
      </w:ins>
      <w:ins w:id="842" w:author="Elizabeth" w:date="2022-04-19T13:48:00Z">
        <w:del w:id="843" w:author="Elizabeth Ann Storm" w:date="2022-04-20T18:30:00Z">
          <w:r w:rsidR="001F31BE" w:rsidDel="008D1A85">
            <w:delText xml:space="preserve">my work </w:delText>
          </w:r>
        </w:del>
      </w:ins>
      <w:ins w:id="844" w:author="Elizabeth" w:date="2022-04-19T13:47:00Z">
        <w:del w:id="845" w:author="Elizabeth Ann Storm" w:date="2022-04-20T18:30:00Z">
          <w:r w:rsidR="001F31BE" w:rsidDel="008D1A85">
            <w:delText>materialize</w:delText>
          </w:r>
        </w:del>
      </w:ins>
      <w:ins w:id="846" w:author="Elizabeth" w:date="2022-04-19T14:13:00Z">
        <w:del w:id="847" w:author="Elizabeth Ann Storm" w:date="2022-04-20T18:30:00Z">
          <w:r w:rsidR="0010474F" w:rsidDel="008D1A85">
            <w:delText xml:space="preserve"> and help us perceive as a common body</w:delText>
          </w:r>
        </w:del>
      </w:ins>
      <w:ins w:id="848" w:author="Elizabeth" w:date="2022-04-19T13:47:00Z">
        <w:del w:id="849" w:author="Elizabeth Ann Storm" w:date="2022-04-20T18:30:00Z">
          <w:r w:rsidR="001F31BE" w:rsidDel="008D1A85">
            <w:delText xml:space="preserve">? </w:delText>
          </w:r>
        </w:del>
      </w:ins>
      <w:del w:id="850" w:author="Elizabeth Ann Storm" w:date="2022-04-20T18:30:00Z">
        <w:r w:rsidR="00475AF5" w:rsidDel="008D1A85">
          <w:delText>(Tie into my interests and questions</w:delText>
        </w:r>
        <w:r w:rsidR="00DE57BD" w:rsidDel="008D1A85">
          <w:delText xml:space="preserve"> – how is my art a record, an artifact of an action that same way that nature’s forms are the result of a dynamic process – in order to convey the chaotic, formlessness of the lived experience of space, time, and material as described by nature</w:delText>
        </w:r>
        <w:r w:rsidR="00475AF5" w:rsidDel="008D1A85">
          <w:delText>)</w:delText>
        </w:r>
      </w:del>
    </w:p>
    <w:p w14:paraId="788D3210" w14:textId="143A385E" w:rsidR="00C6195F" w:rsidDel="008D1A85" w:rsidRDefault="006D510C" w:rsidP="005338DC">
      <w:pPr>
        <w:ind w:firstLine="576"/>
        <w:rPr>
          <w:ins w:id="851" w:author="Elizabeth" w:date="2022-04-19T13:52:00Z"/>
          <w:del w:id="852" w:author="Elizabeth Ann Storm" w:date="2022-04-20T18:30:00Z"/>
        </w:rPr>
      </w:pPr>
      <w:ins w:id="853" w:author="Elizabeth" w:date="2022-04-19T13:57:00Z">
        <w:del w:id="854" w:author="Elizabeth Ann Storm" w:date="2022-04-20T18:30:00Z">
          <w:r w:rsidDel="008D1A85">
            <w:delText xml:space="preserve">To </w:delText>
          </w:r>
        </w:del>
      </w:ins>
      <w:ins w:id="855" w:author="Elizabeth" w:date="2022-04-19T13:58:00Z">
        <w:del w:id="856" w:author="Elizabeth Ann Storm" w:date="2022-04-20T18:30:00Z">
          <w:r w:rsidDel="008D1A85">
            <w:delText xml:space="preserve">historically </w:delText>
          </w:r>
        </w:del>
      </w:ins>
      <w:ins w:id="857" w:author="Elizabeth" w:date="2022-04-19T13:57:00Z">
        <w:del w:id="858" w:author="Elizabeth Ann Storm" w:date="2022-04-20T18:30:00Z">
          <w:r w:rsidDel="008D1A85">
            <w:delText xml:space="preserve">articulate the shift from modernism to postmodernism in art, I turn to Caroline A. Jones. </w:delText>
          </w:r>
          <w:r w:rsidRPr="007A2142" w:rsidDel="008D1A85">
            <w:delText>“The Mediated Sensorium”</w:delText>
          </w:r>
          <w:r w:rsidDel="008D1A85">
            <w:delText>, an essay anchoring</w:delText>
          </w:r>
        </w:del>
      </w:ins>
      <w:ins w:id="859" w:author="Elizabeth" w:date="2022-04-19T13:58:00Z">
        <w:del w:id="860" w:author="Elizabeth Ann Storm" w:date="2022-04-20T18:30:00Z">
          <w:r w:rsidDel="008D1A85">
            <w:delText xml:space="preserve"> the volume</w:delText>
          </w:r>
        </w:del>
      </w:ins>
      <w:ins w:id="861" w:author="Elizabeth" w:date="2022-04-19T13:57:00Z">
        <w:del w:id="862" w:author="Elizabeth Ann Storm" w:date="2022-04-20T18:30:00Z">
          <w:r w:rsidDel="008D1A85">
            <w:delText xml:space="preserve"> </w:delText>
          </w:r>
          <w:r w:rsidRPr="00F76039" w:rsidDel="008D1A85">
            <w:rPr>
              <w:i/>
              <w:iCs/>
            </w:rPr>
            <w:delText>Sensorium</w:delText>
          </w:r>
          <w:r w:rsidDel="008D1A85">
            <w:rPr>
              <w:i/>
              <w:iCs/>
            </w:rPr>
            <w:delText>: Embodied Experience, Technology, and Contemporary Art</w:delText>
          </w:r>
        </w:del>
      </w:ins>
      <w:ins w:id="863" w:author="Elizabeth" w:date="2022-04-19T13:58:00Z">
        <w:del w:id="864" w:author="Elizabeth Ann Storm" w:date="2022-04-20T18:30:00Z">
          <w:r w:rsidDel="008D1A85">
            <w:delText>, an accompaniment to an exhibit of the same name.</w:delText>
          </w:r>
        </w:del>
      </w:ins>
      <w:ins w:id="865" w:author="Elizabeth" w:date="2022-04-19T13:57:00Z">
        <w:del w:id="866" w:author="Elizabeth Ann Storm" w:date="2022-04-20T18:30:00Z">
          <w:r w:rsidDel="008D1A85">
            <w:delText xml:space="preserve"> In it, she explores the </w:delText>
          </w:r>
          <w:r w:rsidRPr="007A2142" w:rsidDel="008D1A85">
            <w:delText>post-modernist</w:delText>
          </w:r>
          <w:r w:rsidDel="008D1A85">
            <w:delText xml:space="preserve"> </w:delText>
          </w:r>
          <w:r w:rsidRPr="007A2142" w:rsidDel="008D1A85">
            <w:delText>and contemporary turn to new media</w:delText>
          </w:r>
          <w:r w:rsidDel="008D1A85">
            <w:delText xml:space="preserve"> through the history of modernism.</w:delText>
          </w:r>
        </w:del>
      </w:ins>
      <w:ins w:id="867" w:author="Elizabeth" w:date="2022-04-19T13:58:00Z">
        <w:del w:id="868" w:author="Elizabeth Ann Storm" w:date="2022-04-20T18:30:00Z">
          <w:r w:rsidDel="008D1A85">
            <w:delText xml:space="preserve"> </w:delText>
          </w:r>
        </w:del>
      </w:ins>
      <w:del w:id="869" w:author="Elizabeth Ann Storm" w:date="2022-04-20T18:30:00Z">
        <w:r w:rsidR="005338DC" w:rsidRPr="007A2142" w:rsidDel="008D1A85">
          <w:delText>Beginning from mid-century modernism in the US</w:delText>
        </w:r>
      </w:del>
      <w:ins w:id="870" w:author="Elizabeth" w:date="2022-04-19T13:48:00Z">
        <w:del w:id="871" w:author="Elizabeth Ann Storm" w:date="2022-04-20T18:30:00Z">
          <w:r w:rsidR="001F31BE" w:rsidDel="008D1A85">
            <w:delText>United States</w:delText>
          </w:r>
        </w:del>
      </w:ins>
      <w:del w:id="872" w:author="Elizabeth Ann Storm" w:date="2022-04-20T18:30:00Z">
        <w:r w:rsidR="005338DC" w:rsidRPr="007A2142" w:rsidDel="008D1A85">
          <w:delText xml:space="preserve">, </w:delText>
        </w:r>
        <w:r w:rsidR="005338DC" w:rsidDel="008D1A85">
          <w:delText>she</w:delText>
        </w:r>
        <w:r w:rsidR="005338DC" w:rsidRPr="007A2142" w:rsidDel="008D1A85">
          <w:delText xml:space="preserve"> </w:delText>
        </w:r>
      </w:del>
      <w:ins w:id="873" w:author="Elizabeth" w:date="2022-04-19T13:48:00Z">
        <w:del w:id="874" w:author="Elizabeth Ann Storm" w:date="2022-04-20T18:30:00Z">
          <w:r w:rsidR="001F31BE" w:rsidDel="008D1A85">
            <w:delText>Jones</w:delText>
          </w:r>
          <w:r w:rsidR="001F31BE" w:rsidRPr="007A2142" w:rsidDel="008D1A85">
            <w:delText xml:space="preserve"> </w:delText>
          </w:r>
        </w:del>
      </w:ins>
      <w:del w:id="875" w:author="Elizabeth Ann Storm" w:date="2022-04-20T18:30:00Z">
        <w:r w:rsidR="005338DC" w:rsidRPr="007A2142" w:rsidDel="008D1A85">
          <w:delText>takes the example of Clement Greenberg’s art criticism as a cultural driver</w:delText>
        </w:r>
        <w:r w:rsidR="005338DC" w:rsidDel="008D1A85">
          <w:delText xml:space="preserve"> </w:delText>
        </w:r>
        <w:r w:rsidR="005338DC" w:rsidRPr="007A2142" w:rsidDel="008D1A85">
          <w:delText>of the “sensory segmentation” that privileged painting and the visual sense from antiquity to postmodernism.</w:delText>
        </w:r>
        <w:r w:rsidR="005338DC" w:rsidDel="008D1A85">
          <w:rPr>
            <w:rStyle w:val="FootnoteReference"/>
          </w:rPr>
          <w:footnoteReference w:id="33"/>
        </w:r>
        <w:r w:rsidR="005338DC" w:rsidRPr="007A2142" w:rsidDel="008D1A85">
          <w:delText xml:space="preserve"> </w:delText>
        </w:r>
      </w:del>
      <w:ins w:id="878" w:author="Elizabeth" w:date="2022-04-19T14:15:00Z">
        <w:del w:id="879" w:author="Elizabeth Ann Storm" w:date="2022-04-20T18:30:00Z">
          <w:r w:rsidR="0010474F" w:rsidDel="008D1A85">
            <w:delText>The book’s</w:delText>
          </w:r>
        </w:del>
      </w:ins>
      <w:ins w:id="880" w:author="Elizabeth" w:date="2022-04-19T13:59:00Z">
        <w:del w:id="881" w:author="Elizabeth Ann Storm" w:date="2022-04-20T18:30:00Z">
          <w:r w:rsidDel="008D1A85">
            <w:delText xml:space="preserve"> introduction opens:</w:delText>
          </w:r>
        </w:del>
      </w:ins>
    </w:p>
    <w:p w14:paraId="58CD2E02" w14:textId="4AF1562D" w:rsidR="005338DC" w:rsidDel="008D1A85" w:rsidRDefault="001F31BE">
      <w:pPr>
        <w:ind w:left="576"/>
        <w:rPr>
          <w:del w:id="882" w:author="Elizabeth Ann Storm" w:date="2022-04-20T18:30:00Z"/>
        </w:rPr>
        <w:pPrChange w:id="883" w:author="Elizabeth" w:date="2022-04-19T13:53:00Z">
          <w:pPr>
            <w:ind w:firstLine="576"/>
          </w:pPr>
        </w:pPrChange>
      </w:pPr>
      <w:ins w:id="884" w:author="Elizabeth" w:date="2022-04-19T13:49:00Z">
        <w:del w:id="885" w:author="Elizabeth Ann Storm" w:date="2022-04-20T18:30:00Z">
          <w:r w:rsidDel="008D1A85">
            <w:delText xml:space="preserve">Now more than ever we need to think of the body’s utopian call to desire. Now more than ever we need to think the body, and </w:delText>
          </w:r>
        </w:del>
      </w:ins>
      <w:ins w:id="886" w:author="Elizabeth" w:date="2022-04-19T13:54:00Z">
        <w:del w:id="887" w:author="Elizabeth Ann Storm" w:date="2022-04-20T18:30:00Z">
          <w:r w:rsidR="00DF5B11" w:rsidDel="008D1A85">
            <w:delText>em</w:delText>
          </w:r>
        </w:del>
      </w:ins>
      <w:ins w:id="888" w:author="Elizabeth" w:date="2022-04-19T13:49:00Z">
        <w:del w:id="889" w:author="Elizabeth Ann Storm" w:date="2022-04-20T18:30:00Z">
          <w:r w:rsidDel="008D1A85">
            <w:delText xml:space="preserve">body our thoughts </w:delText>
          </w:r>
        </w:del>
      </w:ins>
      <w:ins w:id="890" w:author="Elizabeth" w:date="2022-04-19T13:50:00Z">
        <w:del w:id="891" w:author="Elizabeth Ann Storm" w:date="2022-04-20T18:30:00Z">
          <w:r w:rsidDel="008D1A85">
            <w:delText>–</w:delText>
          </w:r>
        </w:del>
      </w:ins>
      <w:ins w:id="892" w:author="Elizabeth" w:date="2022-04-19T13:49:00Z">
        <w:del w:id="893" w:author="Elizabeth Ann Storm" w:date="2022-04-20T18:30:00Z">
          <w:r w:rsidDel="008D1A85">
            <w:delText xml:space="preserve"> </w:delText>
          </w:r>
        </w:del>
      </w:ins>
      <w:ins w:id="894" w:author="Elizabeth" w:date="2022-04-19T13:50:00Z">
        <w:del w:id="895" w:author="Elizabeth Ann Storm" w:date="2022-04-20T18:30:00Z">
          <w:r w:rsidDel="008D1A85">
            <w:delText xml:space="preserve">now when that “cavern” and its visceral surroundings are studded with earphones, zooming in psychopharmaceuticals, extended with prostheses, </w:delText>
          </w:r>
        </w:del>
      </w:ins>
      <w:ins w:id="896" w:author="Elizabeth" w:date="2022-04-19T13:52:00Z">
        <w:del w:id="897" w:author="Elizabeth Ann Storm" w:date="2022-04-20T18:30:00Z">
          <w:r w:rsidR="00C6195F" w:rsidDel="008D1A85">
            <w:delText>d</w:delText>
          </w:r>
        </w:del>
      </w:ins>
      <w:ins w:id="898" w:author="Elizabeth" w:date="2022-04-19T13:50:00Z">
        <w:del w:id="899" w:author="Elizabeth Ann Storm" w:date="2022-04-20T18:30:00Z">
          <w:r w:rsidDel="008D1A85">
            <w:delText>azzled by odorless tastes and tasteless odors, transported by new media, and buzzing with idea</w:delText>
          </w:r>
        </w:del>
      </w:ins>
      <w:ins w:id="900" w:author="Elizabeth" w:date="2022-04-19T13:55:00Z">
        <w:del w:id="901" w:author="Elizabeth Ann Storm" w:date="2022-04-20T18:30:00Z">
          <w:r w:rsidR="00DF5B11" w:rsidDel="008D1A85">
            <w:delText>s</w:delText>
          </w:r>
        </w:del>
      </w:ins>
      <w:ins w:id="902" w:author="Elizabeth" w:date="2022-04-19T13:50:00Z">
        <w:del w:id="903" w:author="Elizabeth Ann Storm" w:date="2022-04-20T18:30:00Z">
          <w:r w:rsidDel="008D1A85">
            <w:delText>.”</w:delText>
          </w:r>
        </w:del>
      </w:ins>
      <w:ins w:id="904" w:author="Elizabeth" w:date="2022-04-19T13:54:00Z">
        <w:del w:id="905" w:author="Elizabeth Ann Storm" w:date="2022-04-20T18:30:00Z">
          <w:r w:rsidR="00DF5B11" w:rsidDel="008D1A85">
            <w:rPr>
              <w:rStyle w:val="FootnoteReference"/>
            </w:rPr>
            <w:footnoteReference w:id="34"/>
          </w:r>
        </w:del>
      </w:ins>
      <w:del w:id="912" w:author="Elizabeth Ann Storm" w:date="2022-04-20T18:30:00Z">
        <w:r w:rsidR="00BE2642" w:rsidDel="008D1A85">
          <w:delText>(more)</w:delText>
        </w:r>
      </w:del>
    </w:p>
    <w:p w14:paraId="31B6DDCB" w14:textId="504348E4" w:rsidR="007E6617" w:rsidDel="008D1A85" w:rsidRDefault="005338DC" w:rsidP="006D510C">
      <w:pPr>
        <w:ind w:firstLine="0"/>
        <w:rPr>
          <w:ins w:id="913" w:author="Elizabeth" w:date="2022-04-19T14:17:00Z"/>
          <w:del w:id="914" w:author="Elizabeth Ann Storm" w:date="2022-04-20T18:30:00Z"/>
        </w:rPr>
      </w:pPr>
      <w:del w:id="915" w:author="Elizabeth Ann Storm" w:date="2022-04-20T18:30:00Z">
        <w:r w:rsidDel="008D1A85">
          <w:delText xml:space="preserve">I have </w:delText>
        </w:r>
        <w:r w:rsidR="00BE2642" w:rsidDel="008D1A85">
          <w:delText xml:space="preserve">sought to </w:delText>
        </w:r>
        <w:r w:rsidDel="008D1A85">
          <w:delText>question</w:delText>
        </w:r>
        <w:r w:rsidR="00BE2642" w:rsidDel="008D1A85">
          <w:delText xml:space="preserve"> th</w:delText>
        </w:r>
      </w:del>
      <w:ins w:id="916" w:author="Elizabeth" w:date="2022-04-19T14:00:00Z">
        <w:del w:id="917" w:author="Elizabeth Ann Storm" w:date="2022-04-20T18:30:00Z">
          <w:r w:rsidR="000C5090" w:rsidDel="008D1A85">
            <w:delText xml:space="preserve">e </w:delText>
          </w:r>
        </w:del>
      </w:ins>
      <w:del w:id="918" w:author="Elizabeth Ann Storm" w:date="2022-04-20T18:30:00Z">
        <w:r w:rsidR="00BE2642" w:rsidDel="008D1A85">
          <w:delText>is very privileging of the visual sense</w:delText>
        </w:r>
        <w:r w:rsidDel="008D1A85">
          <w:delText xml:space="preserve"> in my observation and image-making practice.</w:delText>
        </w:r>
      </w:del>
      <w:ins w:id="919" w:author="Elizabeth" w:date="2022-04-19T14:05:00Z">
        <w:del w:id="920" w:author="Elizabeth Ann Storm" w:date="2022-04-20T18:30:00Z">
          <w:r w:rsidR="00421A29" w:rsidDel="008D1A85">
            <w:delText xml:space="preserve"> “Not surprisingly, in developing the meth</w:delText>
          </w:r>
        </w:del>
      </w:ins>
      <w:ins w:id="921" w:author="Elizabeth" w:date="2022-04-19T14:06:00Z">
        <w:del w:id="922" w:author="Elizabeth Ann Storm" w:date="2022-04-20T18:30:00Z">
          <w:r w:rsidR="00421A29" w:rsidDel="008D1A85">
            <w:delText>od subsequently known as “formalism,” this writer [Clement Greenberg] fetishized sight, which had traditionally been the sense capable of producing the most “distance” from the body</w:delText>
          </w:r>
        </w:del>
      </w:ins>
      <w:ins w:id="923" w:author="Elizabeth" w:date="2022-04-19T14:16:00Z">
        <w:del w:id="924" w:author="Elizabeth Ann Storm" w:date="2022-04-20T18:30:00Z">
          <w:r w:rsidR="0010474F" w:rsidDel="008D1A85">
            <w:delText>.”</w:delText>
          </w:r>
          <w:r w:rsidR="0010474F" w:rsidDel="008D1A85">
            <w:rPr>
              <w:rStyle w:val="FootnoteReference"/>
            </w:rPr>
            <w:footnoteReference w:id="35"/>
          </w:r>
        </w:del>
      </w:ins>
      <w:del w:id="931" w:author="Elizabeth Ann Storm" w:date="2022-04-20T18:30:00Z">
        <w:r w:rsidDel="008D1A85">
          <w:delText xml:space="preserve"> </w:delText>
        </w:r>
      </w:del>
    </w:p>
    <w:p w14:paraId="26C9FAE1" w14:textId="094883A0" w:rsidR="00BC214C" w:rsidRPr="007676AB" w:rsidDel="008D1A85" w:rsidRDefault="005338DC">
      <w:pPr>
        <w:rPr>
          <w:del w:id="932" w:author="Elizabeth Ann Storm" w:date="2022-04-20T18:30:00Z"/>
        </w:rPr>
        <w:pPrChange w:id="933" w:author="Elizabeth" w:date="2022-04-19T14:18:00Z">
          <w:pPr>
            <w:ind w:firstLine="576"/>
          </w:pPr>
        </w:pPrChange>
      </w:pPr>
      <w:del w:id="934" w:author="Elizabeth Ann Storm" w:date="2022-04-20T18:30:00Z">
        <w:r w:rsidRPr="007A2142" w:rsidDel="008D1A85">
          <w:delText>Jones recounts the shift away from the 20</w:delText>
        </w:r>
        <w:r w:rsidRPr="007A2142" w:rsidDel="008D1A85">
          <w:rPr>
            <w:szCs w:val="24"/>
          </w:rPr>
          <w:delText>th</w:delText>
        </w:r>
        <w:r w:rsidRPr="007A2142" w:rsidDel="008D1A85">
          <w:delText xml:space="preserve"> century isolation and elevation of the visual sense, to a contemporary 21</w:delText>
        </w:r>
        <w:r w:rsidRPr="007A2142" w:rsidDel="008D1A85">
          <w:rPr>
            <w:szCs w:val="24"/>
          </w:rPr>
          <w:delText>st</w:delText>
        </w:r>
        <w:r w:rsidRPr="007A2142" w:rsidDel="008D1A85">
          <w:delText xml:space="preserve"> century exploration of the full sense hierarchy. </w:delText>
        </w:r>
        <w:r w:rsidR="00BC214C" w:rsidRPr="007A2142" w:rsidDel="008D1A85">
          <w:delText>The author’s identification of “the modernist sensorium” is useful for my practice to conceptualize the foundation of late 20</w:delText>
        </w:r>
        <w:r w:rsidR="00BC214C" w:rsidRPr="007A2142" w:rsidDel="008D1A85">
          <w:rPr>
            <w:szCs w:val="24"/>
          </w:rPr>
          <w:delText>th</w:delText>
        </w:r>
        <w:r w:rsidR="00BC214C" w:rsidRPr="007A2142" w:rsidDel="008D1A85">
          <w:delText xml:space="preserve"> century art history and begin to imagine what comes next.</w:delText>
        </w:r>
        <w:r w:rsidR="00BC214C" w:rsidDel="008D1A85">
          <w:rPr>
            <w:rStyle w:val="FootnoteReference"/>
          </w:rPr>
          <w:footnoteReference w:id="36"/>
        </w:r>
        <w:r w:rsidR="00BC214C" w:rsidDel="008D1A85">
          <w:delText xml:space="preserve"> </w:delText>
        </w:r>
      </w:del>
    </w:p>
    <w:p w14:paraId="340617B1" w14:textId="4B1B1C3F" w:rsidR="005338DC" w:rsidDel="008D1A85" w:rsidRDefault="00BC214C" w:rsidP="00681B40">
      <w:pPr>
        <w:ind w:firstLine="0"/>
        <w:rPr>
          <w:del w:id="937" w:author="Elizabeth Ann Storm" w:date="2022-04-20T18:30:00Z"/>
        </w:rPr>
      </w:pPr>
      <w:del w:id="938" w:author="Elizabeth Ann Storm" w:date="2022-04-20T18:30:00Z">
        <w:r w:rsidDel="008D1A85">
          <w:tab/>
        </w:r>
        <w:r w:rsidR="005338DC" w:rsidRPr="007A2142" w:rsidDel="008D1A85">
          <w:delText>Her psycho-socio-political thesis asks</w:delText>
        </w:r>
      </w:del>
      <w:ins w:id="939" w:author="Elizabeth" w:date="2022-04-19T14:00:00Z">
        <w:del w:id="940" w:author="Elizabeth Ann Storm" w:date="2022-04-20T18:30:00Z">
          <w:r w:rsidR="00332C7B" w:rsidDel="008D1A85">
            <w:delText>,</w:delText>
          </w:r>
        </w:del>
      </w:ins>
      <w:del w:id="941" w:author="Elizabeth Ann Storm" w:date="2022-04-20T18:30:00Z">
        <w:r w:rsidR="005338DC" w:rsidRPr="007A2142" w:rsidDel="008D1A85">
          <w:delText xml:space="preserve"> “What do we gain by the deformations, exaggerations, or substitutions found in contemporary art?”, and answers, “… we are exposed to subliminal histories that we can choose to explore, alternatives to the sensory map bequeathed to us”</w:delText>
        </w:r>
        <w:r w:rsidR="005338DC" w:rsidDel="008D1A85">
          <w:delText>.</w:delText>
        </w:r>
        <w:r w:rsidR="005338DC" w:rsidDel="008D1A85">
          <w:rPr>
            <w:rStyle w:val="FootnoteReference"/>
          </w:rPr>
          <w:footnoteReference w:id="37"/>
        </w:r>
        <w:r w:rsidR="005338DC" w:rsidDel="008D1A85">
          <w:delText xml:space="preserve"> </w:delText>
        </w:r>
        <w:r w:rsidR="007C7AA6" w:rsidDel="008D1A85">
          <w:delText>Pointing to these possible subliminal and alternative histories acknowledges</w:delText>
        </w:r>
      </w:del>
      <w:ins w:id="944" w:author="Elizabeth" w:date="2022-04-19T14:35:00Z">
        <w:del w:id="945" w:author="Elizabeth Ann Storm" w:date="2022-04-20T18:30:00Z">
          <w:r w:rsidR="00E73E51" w:rsidDel="008D1A85">
            <w:delText>acknowledges</w:delText>
          </w:r>
        </w:del>
      </w:ins>
      <w:del w:id="946" w:author="Elizabeth Ann Storm" w:date="2022-04-20T18:30:00Z">
        <w:r w:rsidR="007C7AA6" w:rsidDel="008D1A85">
          <w:delText xml:space="preserve"> the </w:delText>
        </w:r>
        <w:r w:rsidR="00476EA2" w:rsidDel="008D1A85">
          <w:delText xml:space="preserve">irreconcilable </w:delText>
        </w:r>
        <w:r w:rsidR="007C7AA6" w:rsidDel="008D1A85">
          <w:delText xml:space="preserve">multiplicity of </w:delText>
        </w:r>
        <w:r w:rsidR="00476EA2" w:rsidDel="008D1A85">
          <w:delText xml:space="preserve">sensory realities that comprise the </w:delText>
        </w:r>
      </w:del>
      <w:ins w:id="947" w:author="Elizabeth" w:date="2022-04-19T14:00:00Z">
        <w:del w:id="948" w:author="Elizabeth Ann Storm" w:date="2022-04-20T18:30:00Z">
          <w:r w:rsidR="000C5090" w:rsidDel="008D1A85">
            <w:delText xml:space="preserve">contemporary </w:delText>
          </w:r>
        </w:del>
      </w:ins>
      <w:del w:id="949" w:author="Elizabeth Ann Storm" w:date="2022-04-20T18:30:00Z">
        <w:r w:rsidR="00476EA2" w:rsidDel="008D1A85">
          <w:delText>fragmented collective conscious.</w:delText>
        </w:r>
      </w:del>
      <w:ins w:id="950" w:author="Elizabeth" w:date="2022-04-19T14:22:00Z">
        <w:del w:id="951" w:author="Elizabeth Ann Storm" w:date="2022-04-20T18:30:00Z">
          <w:r w:rsidR="005508AF" w:rsidDel="008D1A85">
            <w:delText xml:space="preserve"> </w:delText>
          </w:r>
        </w:del>
      </w:ins>
      <w:ins w:id="952" w:author="Elizabeth" w:date="2022-04-19T14:26:00Z">
        <w:del w:id="953" w:author="Elizabeth Ann Storm" w:date="2022-04-20T18:30:00Z">
          <w:r w:rsidR="005508AF" w:rsidDel="008D1A85">
            <w:delText>Through Jones’ thorough analysis of modernist</w:delText>
          </w:r>
        </w:del>
      </w:ins>
      <w:ins w:id="954" w:author="Elizabeth" w:date="2022-04-19T14:27:00Z">
        <w:del w:id="955" w:author="Elizabeth Ann Storm" w:date="2022-04-20T18:30:00Z">
          <w:r w:rsidR="005508AF" w:rsidDel="008D1A85">
            <w:delText xml:space="preserve"> sensory models of reality, I can begin to conceptualize</w:delText>
          </w:r>
          <w:r w:rsidR="005D75B8" w:rsidDel="008D1A85">
            <w:delText xml:space="preserve"> the formless</w:delText>
          </w:r>
        </w:del>
      </w:ins>
      <w:del w:id="956" w:author="Elizabeth Ann Storm" w:date="2022-04-20T18:30:00Z">
        <w:r w:rsidR="00476EA2" w:rsidDel="008D1A85">
          <w:delText xml:space="preserve"> </w:delText>
        </w:r>
      </w:del>
      <w:ins w:id="957" w:author="Elizabeth" w:date="2022-04-19T14:27:00Z">
        <w:del w:id="958" w:author="Elizabeth Ann Storm" w:date="2022-04-20T18:30:00Z">
          <w:r w:rsidR="005D75B8" w:rsidDel="008D1A85">
            <w:delText>dynamis</w:delText>
          </w:r>
        </w:del>
      </w:ins>
      <w:ins w:id="959" w:author="Elizabeth" w:date="2022-04-19T14:28:00Z">
        <w:del w:id="960" w:author="Elizabeth Ann Storm" w:date="2022-04-20T18:30:00Z">
          <w:r w:rsidR="005D75B8" w:rsidDel="008D1A85">
            <w:delText>m I witness in nature</w:delText>
          </w:r>
        </w:del>
      </w:ins>
      <w:ins w:id="961" w:author="Elizabeth" w:date="2022-04-19T14:36:00Z">
        <w:del w:id="962" w:author="Elizabeth Ann Storm" w:date="2022-04-20T18:30:00Z">
          <w:r w:rsidR="00E73E51" w:rsidDel="008D1A85">
            <w:delText xml:space="preserve"> and approach materializing it in ways critical of the contemporary moment</w:delText>
          </w:r>
        </w:del>
      </w:ins>
      <w:ins w:id="963" w:author="Elizabeth" w:date="2022-04-19T14:28:00Z">
        <w:del w:id="964" w:author="Elizabeth Ann Storm" w:date="2022-04-20T18:30:00Z">
          <w:r w:rsidR="005D75B8" w:rsidDel="008D1A85">
            <w:delText>.</w:delText>
          </w:r>
        </w:del>
      </w:ins>
      <w:ins w:id="965" w:author="Elizabeth" w:date="2022-04-19T14:54:00Z">
        <w:del w:id="966" w:author="Elizabeth Ann Storm" w:date="2022-04-20T18:30:00Z">
          <w:r w:rsidR="00CB4A0E" w:rsidDel="008D1A85">
            <w:rPr>
              <w:rStyle w:val="FootnoteReference"/>
            </w:rPr>
            <w:footnoteReference w:id="38"/>
          </w:r>
        </w:del>
      </w:ins>
    </w:p>
    <w:p w14:paraId="1A34695E" w14:textId="3DED789E" w:rsidR="00F52531" w:rsidRDefault="00F52531" w:rsidP="00681B40">
      <w:pPr>
        <w:pStyle w:val="Heading2"/>
      </w:pPr>
      <w:bookmarkStart w:id="972" w:name="_Toc101198102"/>
      <w:r>
        <w:t>Subsection 3 – artist examples and influences</w:t>
      </w:r>
      <w:r w:rsidR="0026639C">
        <w:t xml:space="preserve"> – nodes , flows and networks</w:t>
      </w:r>
      <w:bookmarkEnd w:id="972"/>
    </w:p>
    <w:p w14:paraId="509BAA8E" w14:textId="7F3A5BC2" w:rsidR="00F52531" w:rsidRPr="007A2142" w:rsidRDefault="00F52531" w:rsidP="00F52531">
      <w:r>
        <w:t xml:space="preserve">Artists that heralded the rise of postmodernism in </w:t>
      </w:r>
      <w:r w:rsidR="002269FC">
        <w:t xml:space="preserve">the </w:t>
      </w:r>
      <w:r>
        <w:t xml:space="preserve">socio-political and cultural environment </w:t>
      </w:r>
      <w:r w:rsidR="002269FC">
        <w:t>of the latter half of the 20</w:t>
      </w:r>
      <w:r w:rsidR="002269FC" w:rsidRPr="00681B40">
        <w:rPr>
          <w:vertAlign w:val="superscript"/>
        </w:rPr>
        <w:t>th</w:t>
      </w:r>
      <w:r w:rsidR="002269FC">
        <w:t xml:space="preserve"> century </w:t>
      </w:r>
      <w:r>
        <w:t xml:space="preserve">were finding ways to cope with </w:t>
      </w:r>
      <w:r w:rsidR="002269FC">
        <w:t>a</w:t>
      </w:r>
      <w:r>
        <w:t xml:space="preserve"> new reality, one where man had divorced himself from nature in a heinously violent act that has proven to have changed the face of the planet forever.</w:t>
      </w:r>
      <w:r>
        <w:rPr>
          <w:rStyle w:val="FootnoteReference"/>
        </w:rPr>
        <w:footnoteReference w:id="39"/>
      </w:r>
      <w:r w:rsidRPr="007A2142">
        <w:t xml:space="preserve"> Perhaps </w:t>
      </w:r>
      <w:r>
        <w:t xml:space="preserve">the </w:t>
      </w:r>
      <w:r w:rsidR="00476EA2">
        <w:t>intuitiveness</w:t>
      </w:r>
      <w:r>
        <w:t xml:space="preserve"> of Pollock’s drip paintings, the</w:t>
      </w:r>
      <w:r w:rsidRPr="007A2142">
        <w:t xml:space="preserve"> incompleteness</w:t>
      </w:r>
      <w:r>
        <w:t xml:space="preserve"> of </w:t>
      </w:r>
      <w:ins w:id="973" w:author="Elizabeth" w:date="2022-04-19T14:57:00Z">
        <w:r w:rsidR="00E72564">
          <w:t xml:space="preserve">Helen </w:t>
        </w:r>
      </w:ins>
      <w:r>
        <w:t xml:space="preserve">Frankenthaler’s and </w:t>
      </w:r>
      <w:ins w:id="974" w:author="Elizabeth" w:date="2022-04-19T14:57:00Z">
        <w:r w:rsidR="00E72564">
          <w:t xml:space="preserve">Lee </w:t>
        </w:r>
      </w:ins>
      <w:r>
        <w:t>Krasner’s</w:t>
      </w:r>
      <w:r w:rsidRPr="007A2142">
        <w:t xml:space="preserve">, </w:t>
      </w:r>
      <w:r>
        <w:t>the</w:t>
      </w:r>
      <w:r w:rsidRPr="007A2142">
        <w:t xml:space="preserve"> limited scope</w:t>
      </w:r>
      <w:r>
        <w:t xml:space="preserve"> of </w:t>
      </w:r>
      <w:ins w:id="975" w:author="Elizabeth" w:date="2022-04-19T14:57:00Z">
        <w:r w:rsidR="00E72564">
          <w:t xml:space="preserve">Robert </w:t>
        </w:r>
      </w:ins>
      <w:r>
        <w:t>Rauschenberg</w:t>
      </w:r>
      <w:r w:rsidRPr="007A2142">
        <w:t xml:space="preserve">, and </w:t>
      </w:r>
      <w:ins w:id="976" w:author="Elizabeth" w:date="2022-04-19T14:58:00Z">
        <w:r w:rsidR="00E72564">
          <w:t>referentiality</w:t>
        </w:r>
      </w:ins>
      <w:del w:id="977" w:author="Elizabeth" w:date="2022-04-19T14:58:00Z">
        <w:r w:rsidRPr="007A2142" w:rsidDel="00E72564">
          <w:delText>closed frames of reference</w:delText>
        </w:r>
      </w:del>
      <w:r>
        <w:t xml:space="preserve"> of </w:t>
      </w:r>
      <w:ins w:id="978" w:author="Elizabeth" w:date="2022-04-19T14:57:00Z">
        <w:r w:rsidR="00E72564">
          <w:t xml:space="preserve">Robert </w:t>
        </w:r>
      </w:ins>
      <w:r>
        <w:t>Smithson</w:t>
      </w:r>
      <w:r w:rsidR="00476EA2">
        <w:t xml:space="preserve"> </w:t>
      </w:r>
      <w:r w:rsidRPr="007A2142">
        <w:t>are part of its message.</w:t>
      </w:r>
    </w:p>
    <w:p w14:paraId="14DFA03F" w14:textId="6095F0D7" w:rsidR="00DC1841" w:rsidRDefault="007771E0" w:rsidP="00681B40">
      <w:del w:id="979" w:author="Elizabeth" w:date="2022-04-19T14:58:00Z">
        <w:r w:rsidDel="00E72564">
          <w:delText xml:space="preserve">“Our ‘technoscientific naturecultures”, </w:delText>
        </w:r>
        <w:r w:rsidR="00F52531" w:rsidRPr="007A2142" w:rsidDel="00E72564">
          <w:delText>Jones quotes Donna Haraway’s name for the new sensorium</w:delText>
        </w:r>
        <w:r w:rsidDel="00E72564">
          <w:delText xml:space="preserve">. </w:delText>
        </w:r>
        <w:r w:rsidR="00F52531" w:rsidRPr="007A2142" w:rsidDel="00E72564">
          <w:delText xml:space="preserve">I find </w:delText>
        </w:r>
        <w:r w:rsidDel="00E72564">
          <w:delText xml:space="preserve">it </w:delText>
        </w:r>
        <w:r w:rsidR="00F52531" w:rsidRPr="007A2142" w:rsidDel="00E72564">
          <w:delText>to be especially in alignment with my impression of art and visual culture today.</w:delText>
        </w:r>
        <w:r w:rsidR="00F52531" w:rsidDel="00E72564">
          <w:rPr>
            <w:rStyle w:val="FootnoteReference"/>
          </w:rPr>
          <w:footnoteReference w:id="40"/>
        </w:r>
        <w:r w:rsidR="00F52531" w:rsidRPr="007A2142" w:rsidDel="00E72564">
          <w:delText xml:space="preserve"> </w:delText>
        </w:r>
      </w:del>
      <w:r w:rsidR="00F52531" w:rsidRPr="007A2142">
        <w:t>New media art has become a nexus for exploring novel forms of expression and experience made possible through the rapid technological advancement of the late 20</w:t>
      </w:r>
      <w:r w:rsidR="00F52531" w:rsidRPr="00532A80">
        <w:rPr>
          <w:vertAlign w:val="superscript"/>
          <w:rPrChange w:id="982" w:author="Elizabeth" w:date="2022-04-19T14:58:00Z">
            <w:rPr/>
          </w:rPrChange>
        </w:rPr>
        <w:t>th</w:t>
      </w:r>
      <w:r w:rsidR="00F52531" w:rsidRPr="007A2142">
        <w:t xml:space="preserve"> and early 21</w:t>
      </w:r>
      <w:r w:rsidR="00F52531" w:rsidRPr="00532A80">
        <w:rPr>
          <w:vertAlign w:val="superscript"/>
          <w:rPrChange w:id="983" w:author="Elizabeth" w:date="2022-04-19T14:58:00Z">
            <w:rPr/>
          </w:rPrChange>
        </w:rPr>
        <w:t>st</w:t>
      </w:r>
      <w:ins w:id="984" w:author="Elizabeth" w:date="2022-04-19T14:58:00Z">
        <w:r w:rsidR="00532A80">
          <w:t xml:space="preserve"> </w:t>
        </w:r>
      </w:ins>
      <w:del w:id="985" w:author="Elizabeth" w:date="2022-04-19T14:58:00Z">
        <w:r w:rsidR="00F52531" w:rsidRPr="007A2142" w:rsidDel="00532A80">
          <w:delText xml:space="preserve"> </w:delText>
        </w:r>
      </w:del>
      <w:r w:rsidR="00F52531" w:rsidRPr="007A2142">
        <w:t xml:space="preserve">century. To the extent that these technologies have diverted our attention to nature through highly mediated experiences, the extra-sensory possibilities have only deepened the potential for experience no matter where you choose to look, what seems to matter now is </w:t>
      </w:r>
      <w:r w:rsidR="00F52531" w:rsidRPr="00681B40">
        <w:rPr>
          <w:i/>
          <w:iCs/>
        </w:rPr>
        <w:t>how</w:t>
      </w:r>
      <w:r w:rsidR="00F52531" w:rsidRPr="007A2142">
        <w:t>.</w:t>
      </w:r>
      <w:ins w:id="986" w:author="Elizabeth" w:date="2022-04-19T14:59:00Z">
        <w:r w:rsidR="00532A80">
          <w:t xml:space="preserve"> “</w:t>
        </w:r>
      </w:ins>
      <w:ins w:id="987" w:author="Elizabeth" w:date="2022-04-19T15:01:00Z">
        <w:r w:rsidR="00532A80">
          <w:t xml:space="preserve">Today we suspect that our experience of mediation itself is where the art happens, and where we enter the aesthetic of our sensorium. Artists </w:t>
        </w:r>
        <w:r w:rsidR="00CD5CFD">
          <w:t>and designers of the twenty-first</w:t>
        </w:r>
      </w:ins>
      <w:ins w:id="988" w:author="Elizabeth" w:date="2022-04-19T15:02:00Z">
        <w:r w:rsidR="00CD5CFD">
          <w:t xml:space="preserve"> century reject a single paradigm or master narrative even as they recognize the instrumentalization of the senses they inherit.</w:t>
        </w:r>
      </w:ins>
    </w:p>
    <w:p w14:paraId="6A618553" w14:textId="12D3E3CF" w:rsidR="00300149" w:rsidRDefault="00E02914" w:rsidP="00E02914">
      <w:pPr>
        <w:pStyle w:val="EndNoteBibliography"/>
        <w:spacing w:line="480" w:lineRule="auto"/>
      </w:pPr>
      <w:r w:rsidRPr="007A2142">
        <w:t>This communication age, this digital age has contributed significantly to what I notice</w:t>
      </w:r>
      <w:r>
        <w:t xml:space="preserve"> when I observe reality</w:t>
      </w:r>
      <w:r w:rsidRPr="007A2142">
        <w:t xml:space="preserve">. I’ve found my interest in chaotic </w:t>
      </w:r>
      <w:r>
        <w:t xml:space="preserve">and fractal </w:t>
      </w:r>
      <w:r w:rsidRPr="007A2142">
        <w:t xml:space="preserve">patterns, waveforms in superposition, fracture mechanics, and centrifugal, centripetal, and spiral motion fits into the aesthetic and scientific zeitgeist of the </w:t>
      </w:r>
      <w:r w:rsidR="00300149">
        <w:t>turn of the 21</w:t>
      </w:r>
      <w:r w:rsidR="00300149" w:rsidRPr="00681B40">
        <w:rPr>
          <w:vertAlign w:val="superscript"/>
        </w:rPr>
        <w:t>st</w:t>
      </w:r>
      <w:r w:rsidR="00300149">
        <w:t xml:space="preserve"> century</w:t>
      </w:r>
      <w:r w:rsidRPr="007A2142">
        <w:t xml:space="preserve"> (after learning their names, of course). </w:t>
      </w:r>
      <w:r w:rsidR="00300149">
        <w:t xml:space="preserve">(add context – how to describe the aesthetic and scientific zeitgeist of the turn of the </w:t>
      </w:r>
      <w:r w:rsidR="00300149">
        <w:lastRenderedPageBreak/>
        <w:t xml:space="preserve">century) (add three examples of artists who match that aesthetic and a few sentences of critical analysis – maybe a quote – use DoCA series – find science connections in art literature) </w:t>
      </w:r>
    </w:p>
    <w:p w14:paraId="53DE9CA8" w14:textId="65D7385D" w:rsidR="00E02914" w:rsidRDefault="00E02914" w:rsidP="00E02914">
      <w:pPr>
        <w:pStyle w:val="EndNoteBibliography"/>
        <w:spacing w:line="480" w:lineRule="auto"/>
      </w:pPr>
      <w:r w:rsidRPr="007A2142">
        <w:t xml:space="preserve">This era has seen the dissolution of the Age of Reason as a guiding force. The emergence of a complexity of networks, systems, and chaos theory in its place have had a deeper impact on my experience of reality than the inherited past. (some </w:t>
      </w:r>
      <w:r w:rsidR="0026413F">
        <w:t>artist ref.</w:t>
      </w:r>
      <w:r w:rsidRPr="007A2142">
        <w:t xml:space="preserve"> from intro to Systems or Networks…)</w:t>
      </w:r>
      <w:r>
        <w:rPr>
          <w:rStyle w:val="FootnoteReference"/>
        </w:rPr>
        <w:footnoteReference w:id="41"/>
      </w:r>
    </w:p>
    <w:p w14:paraId="1E2CB199" w14:textId="49A6E89A" w:rsidR="00E02914" w:rsidRDefault="00E02914" w:rsidP="00E02914">
      <w:r w:rsidRPr="007A2142">
        <w:t xml:space="preserve">Now I tend to notice patterns. Specifically, patterns of dynamic forces like branching in plants or in cracks in concrete, spiral growth of pinecones, of human hands, waveforms in everything from </w:t>
      </w:r>
      <w:r w:rsidR="00300149">
        <w:t xml:space="preserve">doppler effect to </w:t>
      </w:r>
      <w:r w:rsidRPr="007A2142">
        <w:t xml:space="preserve">radio to creek </w:t>
      </w:r>
      <w:proofErr w:type="gramStart"/>
      <w:r w:rsidRPr="007A2142">
        <w:t>beds, and</w:t>
      </w:r>
      <w:proofErr w:type="gramEnd"/>
      <w:r w:rsidRPr="007A2142">
        <w:t xml:space="preserve"> folding or buckling across man-made and organic material worlds.</w:t>
      </w:r>
      <w:r>
        <w:rPr>
          <w:rStyle w:val="FootnoteReference"/>
        </w:rPr>
        <w:footnoteReference w:id="42"/>
      </w:r>
      <w:r w:rsidRPr="007A2142">
        <w:t xml:space="preserve"> The more I seek the experience of patterns, the more I find them. What is that about? What is it drawing my attention? </w:t>
      </w:r>
      <w:r w:rsidR="00317120">
        <w:t xml:space="preserve">Tuning my attention this way has become a part of my process. </w:t>
      </w:r>
      <w:r>
        <w:t>[Donna Haraway “crystals, fabrics, and fields…”]</w:t>
      </w:r>
    </w:p>
    <w:p w14:paraId="4E9974D2" w14:textId="53900EBD" w:rsidR="00E02914" w:rsidRDefault="00E02914" w:rsidP="00F52531"/>
    <w:p w14:paraId="58924558" w14:textId="77777777" w:rsidR="00E02914" w:rsidRPr="00950431" w:rsidRDefault="00E02914" w:rsidP="00681B40">
      <w:pPr>
        <w:pStyle w:val="NoSpacing"/>
        <w:spacing w:line="480" w:lineRule="auto"/>
      </w:pPr>
    </w:p>
    <w:p w14:paraId="6BD3E03E" w14:textId="157DE7DB" w:rsidR="0013237E" w:rsidRDefault="0013237E" w:rsidP="00681B40">
      <w:pPr>
        <w:pStyle w:val="Revision"/>
      </w:pPr>
      <w:r>
        <w:br w:type="page"/>
      </w:r>
    </w:p>
    <w:p w14:paraId="236E7340" w14:textId="44BEBCD9" w:rsidR="00BE2642" w:rsidRDefault="00D81CD3" w:rsidP="0013237E">
      <w:pPr>
        <w:pStyle w:val="Heading1"/>
        <w:numPr>
          <w:ilvl w:val="0"/>
          <w:numId w:val="2"/>
        </w:numPr>
      </w:pPr>
      <w:bookmarkStart w:id="989" w:name="_Toc101198103"/>
      <w:r>
        <w:lastRenderedPageBreak/>
        <w:t>my journey from old to new in studio</w:t>
      </w:r>
      <w:bookmarkEnd w:id="989"/>
    </w:p>
    <w:p w14:paraId="645F9C48" w14:textId="39059EA7" w:rsidR="00F11B97" w:rsidRPr="00681B40" w:rsidRDefault="00F11B97" w:rsidP="00681B40">
      <w:r>
        <w:t>Introduce with paragraph</w:t>
      </w:r>
    </w:p>
    <w:p w14:paraId="71B4ACD1" w14:textId="529D45CC" w:rsidR="002425EC" w:rsidRDefault="003A09AC" w:rsidP="002425EC">
      <w:pPr>
        <w:pStyle w:val="Heading2"/>
        <w:rPr>
          <w:rFonts w:eastAsiaTheme="minorHAnsi"/>
        </w:rPr>
      </w:pPr>
      <w:bookmarkStart w:id="990" w:name="_Toc101198104"/>
      <w:r>
        <w:rPr>
          <w:rFonts w:eastAsiaTheme="minorHAnsi"/>
        </w:rPr>
        <w:t>Subsection 1 – expressionist and postmodern</w:t>
      </w:r>
      <w:r w:rsidR="00533B53">
        <w:rPr>
          <w:rFonts w:eastAsiaTheme="minorHAnsi"/>
        </w:rPr>
        <w:t xml:space="preserve"> techniques</w:t>
      </w:r>
      <w:bookmarkEnd w:id="990"/>
    </w:p>
    <w:p w14:paraId="05ABAF63" w14:textId="77777777" w:rsidR="00F52531" w:rsidRDefault="00F52531" w:rsidP="00F52531">
      <w:pPr>
        <w:pStyle w:val="EndNoteBibliography"/>
        <w:spacing w:line="480" w:lineRule="auto"/>
        <w:rPr>
          <w:noProof w:val="0"/>
        </w:rPr>
      </w:pPr>
      <w:r w:rsidRPr="007A2142">
        <w:rPr>
          <w:noProof w:val="0"/>
        </w:rPr>
        <w:t xml:space="preserve">Experience, the subjectivity of perception, new models of reality, the upheaval of these notions has impacted my practice. In my studio, I explored ideas about artifact, impression, and index with humble materials like mark-making in charcoal and ink on paper, and primitive transfers and rubbings of low relief textures. I questioned these drawing mediums by approaching mark making from various angles, like using unconventional tools, bodily gestures, and actions at a distance like dripping and pooling. I wondered if the material, the matter of the stuff I was working with, could communicate anything beyond the perception of the medium. </w:t>
      </w:r>
    </w:p>
    <w:p w14:paraId="7366E616" w14:textId="4F5DC6A2" w:rsidR="00DC4DEF" w:rsidRDefault="00F52531" w:rsidP="00F52531">
      <w:pPr>
        <w:pStyle w:val="EndNoteBibliography"/>
        <w:spacing w:line="480" w:lineRule="auto"/>
        <w:rPr>
          <w:noProof w:val="0"/>
        </w:rPr>
      </w:pPr>
      <w:r w:rsidRPr="007A2142">
        <w:rPr>
          <w:noProof w:val="0"/>
        </w:rPr>
        <w:t xml:space="preserve">Part of </w:t>
      </w:r>
      <w:r w:rsidR="00F11B97">
        <w:rPr>
          <w:noProof w:val="0"/>
        </w:rPr>
        <w:t>my</w:t>
      </w:r>
      <w:r w:rsidRPr="007A2142">
        <w:rPr>
          <w:noProof w:val="0"/>
        </w:rPr>
        <w:t xml:space="preserve"> redefinition of the materials of my medium, of drawing and painting, and of the “artist’s studio”, has been a reconnection with my </w:t>
      </w:r>
      <w:r w:rsidR="00910345">
        <w:rPr>
          <w:noProof w:val="0"/>
        </w:rPr>
        <w:t xml:space="preserve">kinesthetic, </w:t>
      </w:r>
      <w:r w:rsidRPr="007A2142">
        <w:rPr>
          <w:noProof w:val="0"/>
        </w:rPr>
        <w:t>bodily experience in the act of creation.</w:t>
      </w:r>
      <w:r>
        <w:rPr>
          <w:noProof w:val="0"/>
        </w:rPr>
        <w:t xml:space="preserve"> </w:t>
      </w:r>
      <w:r w:rsidRPr="007A2142">
        <w:rPr>
          <w:noProof w:val="0"/>
        </w:rPr>
        <w:t>What drew me early on to recalibrate my approach to materials was that I wanted to be immersed in them. Most oil and acrylic paints are just antithetical to this very notion, requiring plastic barriers and distancing tools to properly use</w:t>
      </w:r>
      <w:r w:rsidR="00910345">
        <w:rPr>
          <w:noProof w:val="0"/>
        </w:rPr>
        <w:t>, rightfully so</w:t>
      </w:r>
      <w:r w:rsidRPr="007A2142">
        <w:rPr>
          <w:noProof w:val="0"/>
        </w:rPr>
        <w:t>. I learned to love charcoal and ink and paper.</w:t>
      </w:r>
    </w:p>
    <w:p w14:paraId="509BFF67" w14:textId="4289C2F9" w:rsidR="00F52531" w:rsidRPr="007A2142" w:rsidRDefault="00F52531" w:rsidP="00681B40">
      <w:pPr>
        <w:pStyle w:val="EndNoteBibliography"/>
        <w:spacing w:line="480" w:lineRule="auto"/>
      </w:pPr>
      <w:r w:rsidRPr="007A2142">
        <w:rPr>
          <w:noProof w:val="0"/>
        </w:rPr>
        <w:t xml:space="preserve">I’ve found the character of </w:t>
      </w:r>
      <w:r w:rsidR="00910345">
        <w:rPr>
          <w:noProof w:val="0"/>
        </w:rPr>
        <w:t xml:space="preserve">what I refer to as </w:t>
      </w:r>
      <w:r w:rsidR="00061134">
        <w:rPr>
          <w:noProof w:val="0"/>
        </w:rPr>
        <w:t>elemental</w:t>
      </w:r>
      <w:r w:rsidRPr="007A2142">
        <w:rPr>
          <w:noProof w:val="0"/>
        </w:rPr>
        <w:t xml:space="preserve"> materials to mirror an ephemerality of experience that they are most adept at capturing.</w:t>
      </w:r>
      <w:r w:rsidRPr="001E599F">
        <w:rPr>
          <w:noProof w:val="0"/>
        </w:rPr>
        <w:t xml:space="preserve"> </w:t>
      </w:r>
      <w:r w:rsidRPr="007A2142">
        <w:t xml:space="preserve">They also recall, not only the </w:t>
      </w:r>
      <w:r w:rsidR="00910345">
        <w:t>W</w:t>
      </w:r>
      <w:r w:rsidRPr="007A2142">
        <w:t>estern art history of sketches and designs</w:t>
      </w:r>
      <w:r w:rsidR="00910345">
        <w:t xml:space="preserve"> (</w:t>
      </w:r>
      <w:r w:rsidR="00910345">
        <w:rPr>
          <w:i/>
          <w:iCs/>
        </w:rPr>
        <w:t>disengo</w:t>
      </w:r>
      <w:r w:rsidR="00910345">
        <w:t>)</w:t>
      </w:r>
      <w:r w:rsidRPr="007A2142">
        <w:t xml:space="preserve"> in graphite or charcoal or crayon or ink on paper, vellum, or papyrus and their ephemerality, but the simultaneous permanence</w:t>
      </w:r>
      <w:r w:rsidR="00910345">
        <w:t xml:space="preserve"> and weight</w:t>
      </w:r>
      <w:r w:rsidRPr="007A2142">
        <w:t xml:space="preserve"> associated with marks on prepared surfaces. </w:t>
      </w:r>
    </w:p>
    <w:p w14:paraId="3E69EE29" w14:textId="06416BFC" w:rsidR="007C03C1" w:rsidRDefault="00910345" w:rsidP="00801156">
      <w:r>
        <w:t>The simple ma</w:t>
      </w:r>
      <w:r w:rsidR="00F52531" w:rsidRPr="007A2142">
        <w:t>rked surface, from the earliest known clay tablet, meant to be recycled, to the</w:t>
      </w:r>
      <w:r w:rsidR="00F11B97">
        <w:t xml:space="preserve"> now</w:t>
      </w:r>
      <w:r w:rsidR="00F52531" w:rsidRPr="007A2142">
        <w:t xml:space="preserve"> ubiquitous sketchbook page, constitute an essential aspect of material history</w:t>
      </w:r>
      <w:r>
        <w:t xml:space="preserve">. As </w:t>
      </w:r>
      <w:r>
        <w:lastRenderedPageBreak/>
        <w:t>artifacts, they re</w:t>
      </w:r>
      <w:r w:rsidR="00F52531" w:rsidRPr="007A2142">
        <w:t>cord</w:t>
      </w:r>
      <w:r>
        <w:t>ed</w:t>
      </w:r>
      <w:r w:rsidR="00F52531" w:rsidRPr="007A2142">
        <w:t xml:space="preserve"> characteristics of and evolutions in thought both visually and in writing, which initially evolved hand in hand. </w:t>
      </w:r>
      <w:r w:rsidR="00801156">
        <w:t>(</w:t>
      </w:r>
      <w:proofErr w:type="gramStart"/>
      <w:r w:rsidR="00801156">
        <w:t>illustration</w:t>
      </w:r>
      <w:proofErr w:type="gramEnd"/>
      <w:r w:rsidR="00801156">
        <w:t xml:space="preserve"> – evolution of writing</w:t>
      </w:r>
      <w:r w:rsidR="00DC4DEF">
        <w:t xml:space="preserve"> – from NOVA?</w:t>
      </w:r>
      <w:r w:rsidR="00801156">
        <w:t xml:space="preserve">) As objects, they record an account of an event or a record of an inventory. </w:t>
      </w:r>
      <w:r w:rsidR="00F52531" w:rsidRPr="007A2142">
        <w:t xml:space="preserve">I find the ephemerality and transience of these early thought forms to be so poetic. It speaks to the impulse to get something, to get a thought, an impression, a feeling, </w:t>
      </w:r>
      <w:r w:rsidR="00F11B97">
        <w:t>to get it marked</w:t>
      </w:r>
      <w:r w:rsidR="00F52531" w:rsidRPr="007A2142">
        <w:t xml:space="preserve"> down outside your head just to check yourself, to reflect on that experience you must have just had.</w:t>
      </w:r>
    </w:p>
    <w:p w14:paraId="0BA1E957" w14:textId="399258EA" w:rsidR="00F52531" w:rsidRDefault="00F52531">
      <w:r w:rsidRPr="007A2142">
        <w:t>The point of reflection, the means of recording, carries the character of the medium, and the form of transcription inevitably influences the remembering, but these things ar</w:t>
      </w:r>
      <w:r>
        <w:t xml:space="preserve">e only </w:t>
      </w:r>
      <w:r w:rsidRPr="007A2142">
        <w:t xml:space="preserve">revealed with time. </w:t>
      </w:r>
      <w:r w:rsidR="00801156">
        <w:t xml:space="preserve">Imagine the disappointment when cuneiform was finally translated and the coveted clay fragments containing that script were transcribed to reveal stock inventories. And yet, this fact illuminates the necessity for the script’s </w:t>
      </w:r>
      <w:r w:rsidR="00207988">
        <w:t xml:space="preserve">quick-natured, </w:t>
      </w:r>
      <w:r w:rsidR="00801156">
        <w:t>shorthand, almost</w:t>
      </w:r>
      <w:r w:rsidR="00207988">
        <w:t xml:space="preserve"> speed-writing character</w:t>
      </w:r>
      <w:r w:rsidR="00801156">
        <w:t xml:space="preserve">. </w:t>
      </w:r>
      <w:r w:rsidRPr="007A2142">
        <w:t xml:space="preserve">Time will only tell what becomes of our volumes of </w:t>
      </w:r>
      <w:r w:rsidR="00207988">
        <w:t xml:space="preserve">longform </w:t>
      </w:r>
      <w:r w:rsidRPr="007A2142">
        <w:t>physical and digital records alike.</w:t>
      </w:r>
    </w:p>
    <w:p w14:paraId="5D8156B1" w14:textId="6584218C" w:rsidR="00F52531" w:rsidRPr="007A2142" w:rsidRDefault="00F52531" w:rsidP="00F52531">
      <w:r w:rsidRPr="007A2142">
        <w:t>I use materials that have an elemental, ephemeral materiality, in an expanded practice centered around a traditional medium, drawing, retaining its embedded sense of transience to reflect on the intersections and contrasts this seemingly unchanging medium has with contemporary new media. My practice requires my physical integration with my materials and processes to reach a level of embodied, kinesthetic understanding, leading me to what I consider as “natural” materials.</w:t>
      </w:r>
      <w:r>
        <w:t xml:space="preserve"> Combining materials in dynamic situations and recording their outcome</w:t>
      </w:r>
      <w:r w:rsidR="008F7142">
        <w:t xml:space="preserve">s </w:t>
      </w:r>
      <w:r>
        <w:t xml:space="preserve">in objects as well as </w:t>
      </w:r>
      <w:r w:rsidR="008F7142">
        <w:t xml:space="preserve">presenting them as </w:t>
      </w:r>
      <w:r>
        <w:t>projections</w:t>
      </w:r>
      <w:r w:rsidR="008F7142">
        <w:t xml:space="preserve"> and photographic representations</w:t>
      </w:r>
      <w:r>
        <w:t xml:space="preserve"> engages this practice with the complexities of materiality in this digital, high technology, information age. </w:t>
      </w:r>
    </w:p>
    <w:p w14:paraId="45E7A4F5" w14:textId="6B639BC6" w:rsidR="00F52531" w:rsidRDefault="00F52531" w:rsidP="00F52531">
      <w:pPr>
        <w:ind w:firstLine="0"/>
      </w:pPr>
      <w:r>
        <w:tab/>
        <w:t xml:space="preserve">Something at the root of what I’m thinking about with materiality and the senses is the concept of embodiment, the exact opposite of digital wireless connectivity. </w:t>
      </w:r>
      <w:r w:rsidRPr="007A2142">
        <w:t xml:space="preserve">Despite being a </w:t>
      </w:r>
      <w:r w:rsidRPr="007A2142">
        <w:lastRenderedPageBreak/>
        <w:t xml:space="preserve">studious thinker and problem-solver, I’m not much of a reader, and I’ve always processed information best kinesthetically, or with body motion involved. </w:t>
      </w:r>
      <w:r>
        <w:t>The ways I was raised in a very creative community of households, despite my caregivers being blue collar workers, far-removed from the art world, taught me how to engage myself physically in my life through crafting my living space. My parents, especially, were very skilled craftspeople with building and homesteading, and I could simply observe them working to learn what they were doing.</w:t>
      </w:r>
      <w:r w:rsidR="007C03C1">
        <w:t xml:space="preserve"> </w:t>
      </w:r>
      <w:r w:rsidR="000C4CF5">
        <w:t>Coming back to my body and centering on my movements grounds me in a trust of my own bodily awareness</w:t>
      </w:r>
      <w:r w:rsidR="00C7032E">
        <w:t xml:space="preserve">. I can use </w:t>
      </w:r>
      <w:r w:rsidR="004D43C1">
        <w:t>it t</w:t>
      </w:r>
      <w:r w:rsidR="00C7032E">
        <w:t xml:space="preserve">o engage with my materials and processes with an awareness very different from the strictly visual. </w:t>
      </w:r>
      <w:r w:rsidR="008F7142">
        <w:t>(</w:t>
      </w:r>
      <w:proofErr w:type="gramStart"/>
      <w:r w:rsidR="008F7142">
        <w:t>me</w:t>
      </w:r>
      <w:proofErr w:type="gramEnd"/>
      <w:r w:rsidR="008F7142">
        <w:t xml:space="preserve"> in studio?)</w:t>
      </w:r>
    </w:p>
    <w:p w14:paraId="3B56CC55" w14:textId="1907DC1E" w:rsidR="002425EC" w:rsidRPr="007A2142" w:rsidRDefault="002425EC" w:rsidP="00681B40">
      <w:pPr>
        <w:pStyle w:val="EndNoteBibliography"/>
        <w:spacing w:line="480" w:lineRule="auto"/>
      </w:pPr>
      <w:r w:rsidRPr="007A2142">
        <w:rPr>
          <w:noProof w:val="0"/>
        </w:rPr>
        <w:t xml:space="preserve">Having made my way to ideas about materials through exploring process, I’ve come to a juncture in defining my practice. Is simply using a natural material enough to elicit an expanded response, does the material necessarily embody its natural presence? In experimenting with this line of questioning, I’ve come to find it does not. A </w:t>
      </w:r>
      <w:r w:rsidRPr="00681B40">
        <w:rPr>
          <w:i/>
          <w:iCs/>
          <w:noProof w:val="0"/>
        </w:rPr>
        <w:t>process</w:t>
      </w:r>
      <w:r w:rsidRPr="007A2142">
        <w:rPr>
          <w:noProof w:val="0"/>
        </w:rPr>
        <w:t xml:space="preserve"> is more likely to contain both medium and material, and I’ve begun to look at my work by including this </w:t>
      </w:r>
      <w:r w:rsidR="00061134">
        <w:rPr>
          <w:noProof w:val="0"/>
        </w:rPr>
        <w:t>dimension</w:t>
      </w:r>
      <w:r w:rsidRPr="007A2142">
        <w:rPr>
          <w:noProof w:val="0"/>
        </w:rPr>
        <w:t xml:space="preserve">. </w:t>
      </w:r>
    </w:p>
    <w:p w14:paraId="0BE99CD8" w14:textId="1A045085" w:rsidR="002425EC" w:rsidRDefault="002425EC" w:rsidP="00681B40">
      <w:pPr>
        <w:pStyle w:val="EndNoteBibliography"/>
        <w:spacing w:line="480" w:lineRule="auto"/>
      </w:pPr>
      <w:r w:rsidRPr="007A2142">
        <w:rPr>
          <w:noProof w:val="0"/>
        </w:rPr>
        <w:t xml:space="preserve">In the recent past, I </w:t>
      </w:r>
      <w:r w:rsidR="008F7142">
        <w:rPr>
          <w:noProof w:val="0"/>
        </w:rPr>
        <w:t>continue to intuitively</w:t>
      </w:r>
      <w:r w:rsidRPr="007A2142">
        <w:rPr>
          <w:noProof w:val="0"/>
        </w:rPr>
        <w:t xml:space="preserve"> return to what I’ve begun to define as elemental materials. This definition is more expansive for me conceptually, although these typically tend to be the same fiber and foraged organic-matter materials of traditional art and visual culture throughout human history. ((More on nature, matter, material, medium)</w:t>
      </w:r>
    </w:p>
    <w:p w14:paraId="005FFACD" w14:textId="1ACEA560" w:rsidR="003E14FE" w:rsidRDefault="00F22E9A" w:rsidP="008F7142">
      <w:r w:rsidRPr="007A2142">
        <w:t xml:space="preserve">I look to “nature” as an orienting principle in this vast terrain. My curiosity for the way things work can be endlessly satiated on observing the workings of natural systems. Nature is a traditional and steadfast subject of the artist from time immemorial. </w:t>
      </w:r>
      <w:r w:rsidR="00BE24A8">
        <w:t>(</w:t>
      </w:r>
      <w:proofErr w:type="gramStart"/>
      <w:r w:rsidR="00BE24A8">
        <w:t>something</w:t>
      </w:r>
      <w:proofErr w:type="gramEnd"/>
      <w:r w:rsidR="00BE24A8">
        <w:t xml:space="preserve"> light on nature</w:t>
      </w:r>
      <w:r w:rsidR="004D43C1">
        <w:t xml:space="preserve"> – from Nature </w:t>
      </w:r>
      <w:proofErr w:type="spellStart"/>
      <w:r w:rsidR="004D43C1">
        <w:t>DoCA</w:t>
      </w:r>
      <w:proofErr w:type="spellEnd"/>
      <w:r w:rsidR="00BE24A8">
        <w:t>)</w:t>
      </w:r>
    </w:p>
    <w:p w14:paraId="3DE9B5DF" w14:textId="77777777" w:rsidR="003E14FE" w:rsidRPr="00F52531" w:rsidRDefault="003E14FE" w:rsidP="00681B40">
      <w:bookmarkStart w:id="991" w:name="_Toc90374513"/>
      <w:bookmarkStart w:id="992" w:name="_Toc90376120"/>
      <w:bookmarkStart w:id="993" w:name="_Toc90376205"/>
      <w:bookmarkStart w:id="994" w:name="_Toc90381272"/>
      <w:bookmarkStart w:id="995" w:name="_Toc100588244"/>
      <w:bookmarkStart w:id="996" w:name="_Toc101198105"/>
      <w:bookmarkStart w:id="997" w:name="_Toc90374514"/>
      <w:bookmarkStart w:id="998" w:name="_Toc90376121"/>
      <w:bookmarkStart w:id="999" w:name="_Toc90376206"/>
      <w:bookmarkStart w:id="1000" w:name="_Toc90381273"/>
      <w:bookmarkStart w:id="1001" w:name="_Toc100588245"/>
      <w:bookmarkStart w:id="1002" w:name="_Toc101198106"/>
      <w:bookmarkEnd w:id="991"/>
      <w:bookmarkEnd w:id="992"/>
      <w:bookmarkEnd w:id="993"/>
      <w:bookmarkEnd w:id="994"/>
      <w:bookmarkEnd w:id="995"/>
      <w:bookmarkEnd w:id="996"/>
      <w:bookmarkEnd w:id="997"/>
      <w:bookmarkEnd w:id="998"/>
      <w:bookmarkEnd w:id="999"/>
      <w:bookmarkEnd w:id="1000"/>
      <w:bookmarkEnd w:id="1001"/>
      <w:bookmarkEnd w:id="1002"/>
    </w:p>
    <w:p w14:paraId="687F1E0F" w14:textId="3AA3DF55" w:rsidR="003E14FE" w:rsidRPr="007A2142" w:rsidRDefault="003E14FE" w:rsidP="00681B40">
      <w:pPr>
        <w:pStyle w:val="Heading2"/>
      </w:pPr>
      <w:bookmarkStart w:id="1003" w:name="_Toc90318088"/>
      <w:bookmarkStart w:id="1004" w:name="_Toc90374515"/>
      <w:bookmarkStart w:id="1005" w:name="_Toc90376122"/>
      <w:bookmarkStart w:id="1006" w:name="_Toc90376207"/>
      <w:bookmarkStart w:id="1007" w:name="_Toc90381274"/>
      <w:bookmarkStart w:id="1008" w:name="_Toc100588246"/>
      <w:bookmarkStart w:id="1009" w:name="_Toc101198107"/>
      <w:bookmarkEnd w:id="1003"/>
      <w:bookmarkEnd w:id="1004"/>
      <w:bookmarkEnd w:id="1005"/>
      <w:bookmarkEnd w:id="1006"/>
      <w:bookmarkEnd w:id="1007"/>
      <w:bookmarkEnd w:id="1008"/>
      <w:bookmarkEnd w:id="1009"/>
      <w:r>
        <w:lastRenderedPageBreak/>
        <w:t>new subsection</w:t>
      </w:r>
    </w:p>
    <w:p w14:paraId="5E6DCB28" w14:textId="229D3F7D" w:rsidR="00FA08AD" w:rsidRDefault="00FA08AD" w:rsidP="00681B40">
      <w:bookmarkStart w:id="1010" w:name="_Toc90318089"/>
      <w:bookmarkStart w:id="1011" w:name="_Toc90374516"/>
      <w:bookmarkStart w:id="1012" w:name="_Toc90376123"/>
      <w:bookmarkStart w:id="1013" w:name="_Toc90376208"/>
      <w:bookmarkStart w:id="1014" w:name="_Toc90381275"/>
      <w:bookmarkStart w:id="1015" w:name="_Toc100588247"/>
      <w:bookmarkStart w:id="1016" w:name="_Toc101198108"/>
      <w:bookmarkStart w:id="1017" w:name="_Toc90318090"/>
      <w:bookmarkStart w:id="1018" w:name="_Toc90374517"/>
      <w:bookmarkStart w:id="1019" w:name="_Toc90376124"/>
      <w:bookmarkStart w:id="1020" w:name="_Toc90376209"/>
      <w:bookmarkStart w:id="1021" w:name="_Toc90381276"/>
      <w:bookmarkStart w:id="1022" w:name="_Toc100588248"/>
      <w:bookmarkStart w:id="1023" w:name="_Toc101198109"/>
      <w:bookmarkStart w:id="1024" w:name="_Toc90318091"/>
      <w:bookmarkStart w:id="1025" w:name="_Toc90374518"/>
      <w:bookmarkStart w:id="1026" w:name="_Toc90376125"/>
      <w:bookmarkStart w:id="1027" w:name="_Toc90376210"/>
      <w:bookmarkStart w:id="1028" w:name="_Toc90381277"/>
      <w:bookmarkStart w:id="1029" w:name="_Toc100588249"/>
      <w:bookmarkStart w:id="1030" w:name="_Toc101198110"/>
      <w:bookmarkStart w:id="1031" w:name="_Toc90318092"/>
      <w:bookmarkStart w:id="1032" w:name="_Toc90374519"/>
      <w:bookmarkStart w:id="1033" w:name="_Toc90376126"/>
      <w:bookmarkStart w:id="1034" w:name="_Toc90376211"/>
      <w:bookmarkStart w:id="1035" w:name="_Toc90381278"/>
      <w:bookmarkStart w:id="1036" w:name="_Toc100588250"/>
      <w:bookmarkStart w:id="1037" w:name="_Toc101198111"/>
      <w:bookmarkStart w:id="1038" w:name="_Toc90318093"/>
      <w:bookmarkStart w:id="1039" w:name="_Toc90374520"/>
      <w:bookmarkStart w:id="1040" w:name="_Toc90376127"/>
      <w:bookmarkStart w:id="1041" w:name="_Toc90376212"/>
      <w:bookmarkStart w:id="1042" w:name="_Toc90381279"/>
      <w:bookmarkStart w:id="1043" w:name="_Toc100588251"/>
      <w:bookmarkStart w:id="1044" w:name="_Toc101198112"/>
      <w:bookmarkStart w:id="1045" w:name="_Toc90318094"/>
      <w:bookmarkStart w:id="1046" w:name="_Toc90374521"/>
      <w:bookmarkStart w:id="1047" w:name="_Toc90376128"/>
      <w:bookmarkStart w:id="1048" w:name="_Toc90376213"/>
      <w:bookmarkStart w:id="1049" w:name="_Toc90381280"/>
      <w:bookmarkStart w:id="1050" w:name="_Toc100588252"/>
      <w:bookmarkStart w:id="1051" w:name="_Toc101198113"/>
      <w:bookmarkStart w:id="1052" w:name="_Toc90059385"/>
      <w:bookmarkStart w:id="1053" w:name="_Toc90309880"/>
      <w:bookmarkStart w:id="1054" w:name="_Toc90318095"/>
      <w:bookmarkStart w:id="1055" w:name="_Toc90374522"/>
      <w:bookmarkStart w:id="1056" w:name="_Toc90376129"/>
      <w:bookmarkStart w:id="1057" w:name="_Toc90376214"/>
      <w:bookmarkStart w:id="1058" w:name="_Toc90381281"/>
      <w:bookmarkStart w:id="1059" w:name="_Toc100588253"/>
      <w:bookmarkStart w:id="1060" w:name="_Toc101198114"/>
      <w:bookmarkStart w:id="1061" w:name="_Toc90059386"/>
      <w:bookmarkStart w:id="1062" w:name="_Toc90309881"/>
      <w:bookmarkStart w:id="1063" w:name="_Toc90318096"/>
      <w:bookmarkStart w:id="1064" w:name="_Toc90374523"/>
      <w:bookmarkStart w:id="1065" w:name="_Toc90376130"/>
      <w:bookmarkStart w:id="1066" w:name="_Toc90376215"/>
      <w:bookmarkStart w:id="1067" w:name="_Toc90381282"/>
      <w:bookmarkStart w:id="1068" w:name="_Toc100588254"/>
      <w:bookmarkStart w:id="1069" w:name="_Toc101198115"/>
      <w:bookmarkStart w:id="1070" w:name="_Toc90059388"/>
      <w:bookmarkStart w:id="1071" w:name="_Toc90309883"/>
      <w:bookmarkStart w:id="1072" w:name="_Toc90318098"/>
      <w:bookmarkStart w:id="1073" w:name="_Toc90374525"/>
      <w:bookmarkStart w:id="1074" w:name="_Toc90376132"/>
      <w:bookmarkStart w:id="1075" w:name="_Toc90376217"/>
      <w:bookmarkStart w:id="1076" w:name="_Toc90381284"/>
      <w:bookmarkStart w:id="1077" w:name="_Toc100588256"/>
      <w:bookmarkStart w:id="1078" w:name="_Toc101198117"/>
      <w:bookmarkStart w:id="1079" w:name="_Toc90059389"/>
      <w:bookmarkStart w:id="1080" w:name="_Toc90309884"/>
      <w:bookmarkStart w:id="1081" w:name="_Toc90318099"/>
      <w:bookmarkStart w:id="1082" w:name="_Toc90374526"/>
      <w:bookmarkStart w:id="1083" w:name="_Toc90376133"/>
      <w:bookmarkStart w:id="1084" w:name="_Toc90376218"/>
      <w:bookmarkStart w:id="1085" w:name="_Toc90381285"/>
      <w:bookmarkStart w:id="1086" w:name="_Toc100588257"/>
      <w:bookmarkStart w:id="1087" w:name="_Toc101198118"/>
      <w:bookmarkStart w:id="1088" w:name="_Toc90059390"/>
      <w:bookmarkStart w:id="1089" w:name="_Toc90309885"/>
      <w:bookmarkStart w:id="1090" w:name="_Toc90318100"/>
      <w:bookmarkStart w:id="1091" w:name="_Toc90374527"/>
      <w:bookmarkStart w:id="1092" w:name="_Toc90376134"/>
      <w:bookmarkStart w:id="1093" w:name="_Toc90376219"/>
      <w:bookmarkStart w:id="1094" w:name="_Toc90381286"/>
      <w:bookmarkStart w:id="1095" w:name="_Toc100588258"/>
      <w:bookmarkStart w:id="1096" w:name="_Toc101198119"/>
      <w:bookmarkStart w:id="1097" w:name="_Toc90059391"/>
      <w:bookmarkStart w:id="1098" w:name="_Toc90309886"/>
      <w:bookmarkStart w:id="1099" w:name="_Toc90318101"/>
      <w:bookmarkStart w:id="1100" w:name="_Toc90374528"/>
      <w:bookmarkStart w:id="1101" w:name="_Toc90376135"/>
      <w:bookmarkStart w:id="1102" w:name="_Toc90376220"/>
      <w:bookmarkStart w:id="1103" w:name="_Toc90381287"/>
      <w:bookmarkStart w:id="1104" w:name="_Toc100588259"/>
      <w:bookmarkStart w:id="1105" w:name="_Toc101198120"/>
      <w:bookmarkStart w:id="1106" w:name="_Toc90059392"/>
      <w:bookmarkStart w:id="1107" w:name="_Toc90309887"/>
      <w:bookmarkStart w:id="1108" w:name="_Toc90318102"/>
      <w:bookmarkStart w:id="1109" w:name="_Toc90374529"/>
      <w:bookmarkStart w:id="1110" w:name="_Toc90376136"/>
      <w:bookmarkStart w:id="1111" w:name="_Toc90376221"/>
      <w:bookmarkStart w:id="1112" w:name="_Toc90381288"/>
      <w:bookmarkStart w:id="1113" w:name="_Toc100588260"/>
      <w:bookmarkStart w:id="1114" w:name="_Toc101198121"/>
      <w:bookmarkStart w:id="1115" w:name="_Toc90059393"/>
      <w:bookmarkStart w:id="1116" w:name="_Toc90309888"/>
      <w:bookmarkStart w:id="1117" w:name="_Toc90318103"/>
      <w:bookmarkStart w:id="1118" w:name="_Toc90374530"/>
      <w:bookmarkStart w:id="1119" w:name="_Toc90376137"/>
      <w:bookmarkStart w:id="1120" w:name="_Toc90376222"/>
      <w:bookmarkStart w:id="1121" w:name="_Toc90381289"/>
      <w:bookmarkStart w:id="1122" w:name="_Toc100588261"/>
      <w:bookmarkStart w:id="1123" w:name="_Toc101198122"/>
      <w:bookmarkStart w:id="1124" w:name="_Toc90059394"/>
      <w:bookmarkStart w:id="1125" w:name="_Toc90309889"/>
      <w:bookmarkStart w:id="1126" w:name="_Toc90318104"/>
      <w:bookmarkStart w:id="1127" w:name="_Toc90374531"/>
      <w:bookmarkStart w:id="1128" w:name="_Toc90376138"/>
      <w:bookmarkStart w:id="1129" w:name="_Toc90376223"/>
      <w:bookmarkStart w:id="1130" w:name="_Toc90381290"/>
      <w:bookmarkStart w:id="1131" w:name="_Toc100588262"/>
      <w:bookmarkStart w:id="1132" w:name="_Toc101198123"/>
      <w:bookmarkStart w:id="1133" w:name="_Toc90059395"/>
      <w:bookmarkStart w:id="1134" w:name="_Toc90309890"/>
      <w:bookmarkStart w:id="1135" w:name="_Toc90318105"/>
      <w:bookmarkStart w:id="1136" w:name="_Toc90374532"/>
      <w:bookmarkStart w:id="1137" w:name="_Toc90376139"/>
      <w:bookmarkStart w:id="1138" w:name="_Toc90376224"/>
      <w:bookmarkStart w:id="1139" w:name="_Toc90381291"/>
      <w:bookmarkStart w:id="1140" w:name="_Toc100588263"/>
      <w:bookmarkStart w:id="1141" w:name="_Toc101198124"/>
      <w:bookmarkStart w:id="1142" w:name="_Toc101198126"/>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r w:rsidRPr="007A2142">
        <w:t xml:space="preserve">Using a </w:t>
      </w:r>
      <w:r w:rsidR="00346D9A">
        <w:t xml:space="preserve">drawing, painting, and printmaking </w:t>
      </w:r>
      <w:r w:rsidRPr="007A2142">
        <w:t>process that contains a kernel of an impression</w:t>
      </w:r>
      <w:r>
        <w:t xml:space="preserve">, for example, </w:t>
      </w:r>
      <w:r w:rsidRPr="007A2142">
        <w:t xml:space="preserve">monoprint, frottage, </w:t>
      </w:r>
      <w:r>
        <w:t xml:space="preserve">or </w:t>
      </w:r>
      <w:r w:rsidRPr="007A2142">
        <w:t>action</w:t>
      </w:r>
      <w:r>
        <w:t xml:space="preserve"> marking,</w:t>
      </w:r>
      <w:r w:rsidRPr="007A2142">
        <w:t xml:space="preserve"> is my method</w:t>
      </w:r>
      <w:r w:rsidR="00346D9A">
        <w:t xml:space="preserve"> </w:t>
      </w:r>
      <w:r w:rsidRPr="007A2142">
        <w:t>to allude to the pre-reflective experience</w:t>
      </w:r>
      <w:r>
        <w:t>.</w:t>
      </w:r>
      <w:r>
        <w:rPr>
          <w:rStyle w:val="FootnoteReference"/>
        </w:rPr>
        <w:footnoteReference w:id="43"/>
      </w:r>
      <w:r w:rsidRPr="007A2142">
        <w:t xml:space="preserve"> This became developed in work I was making in my second spring semester. Ink on paper alluded to the permanence of a mark on a field, of an impression on a field of perception. Using the process of controlled dripping, I created a scenario where the wet paper and the liquid ink would interact, eventually coming to rest as the materials dried. The wet into wet courses of ink and clear water mixed and resisted each other, resulting in fractal patterns often found in alluvial plains where river water and silty earth interact, regenerating nutrient rich soil. The deep, darkness of the carbon-black ink, centralized where it had been dripped, contrasted with the unmarked paper in a centrifugal composition that pulses outward and inward, recalling astronomical photographs of our Sun</w:t>
      </w:r>
      <w:r>
        <w:t xml:space="preserve">, </w:t>
      </w:r>
      <w:r w:rsidRPr="007A2142">
        <w:t>gravitational bodies floating off in cosmic space</w:t>
      </w:r>
      <w:r>
        <w:t>, explosions, or flower blooms</w:t>
      </w:r>
      <w:r w:rsidRPr="007A2142">
        <w:t xml:space="preserve">. Micro versions of that black spot on a white field radiate in fractal scale from the central void, revealing minute perturbations in the water and the sheet of paper. </w:t>
      </w:r>
    </w:p>
    <w:p w14:paraId="3517A455" w14:textId="007393E4" w:rsidR="00FA08AD" w:rsidRPr="007A2142" w:rsidRDefault="00FA08AD" w:rsidP="00681B40">
      <w:pPr>
        <w:pStyle w:val="EndNoteBibliography"/>
        <w:spacing w:line="480" w:lineRule="auto"/>
        <w:rPr>
          <w:noProof w:val="0"/>
        </w:rPr>
      </w:pPr>
      <w:r>
        <w:rPr>
          <w:noProof w:val="0"/>
        </w:rPr>
        <w:t>P</w:t>
      </w:r>
      <w:r w:rsidRPr="007A2142">
        <w:rPr>
          <w:noProof w:val="0"/>
        </w:rPr>
        <w:t xml:space="preserve">attern-visions </w:t>
      </w:r>
      <w:r>
        <w:rPr>
          <w:noProof w:val="0"/>
        </w:rPr>
        <w:t xml:space="preserve">evident in my work are </w:t>
      </w:r>
      <w:r w:rsidRPr="007A2142">
        <w:rPr>
          <w:noProof w:val="0"/>
        </w:rPr>
        <w:t xml:space="preserve">made possible by </w:t>
      </w:r>
      <w:r>
        <w:rPr>
          <w:noProof w:val="0"/>
        </w:rPr>
        <w:t>recent extensions</w:t>
      </w:r>
      <w:r w:rsidRPr="007A2142">
        <w:rPr>
          <w:noProof w:val="0"/>
        </w:rPr>
        <w:t xml:space="preserve"> </w:t>
      </w:r>
      <w:r>
        <w:rPr>
          <w:noProof w:val="0"/>
        </w:rPr>
        <w:t>of</w:t>
      </w:r>
      <w:r w:rsidRPr="007A2142">
        <w:rPr>
          <w:noProof w:val="0"/>
        </w:rPr>
        <w:t xml:space="preserve"> the </w:t>
      </w:r>
      <w:r>
        <w:rPr>
          <w:noProof w:val="0"/>
        </w:rPr>
        <w:t xml:space="preserve">human </w:t>
      </w:r>
      <w:r w:rsidRPr="007A2142">
        <w:rPr>
          <w:noProof w:val="0"/>
        </w:rPr>
        <w:t xml:space="preserve">perceptual field, by </w:t>
      </w:r>
      <w:r>
        <w:rPr>
          <w:noProof w:val="0"/>
        </w:rPr>
        <w:t xml:space="preserve">lens-based </w:t>
      </w:r>
      <w:r w:rsidRPr="007A2142">
        <w:rPr>
          <w:noProof w:val="0"/>
        </w:rPr>
        <w:t>optical</w:t>
      </w:r>
      <w:r>
        <w:rPr>
          <w:noProof w:val="0"/>
        </w:rPr>
        <w:t xml:space="preserve">-enhancement </w:t>
      </w:r>
      <w:r w:rsidRPr="007A2142">
        <w:rPr>
          <w:noProof w:val="0"/>
        </w:rPr>
        <w:t>devices in the case of the space telescope, aerial photography in the case of the alluvial planes</w:t>
      </w:r>
      <w:r>
        <w:rPr>
          <w:noProof w:val="0"/>
        </w:rPr>
        <w:t>, high-speed video in the case of explosions, and time-lapse photography in the case of blooming flowers</w:t>
      </w:r>
      <w:r w:rsidRPr="007A2142">
        <w:rPr>
          <w:noProof w:val="0"/>
        </w:rPr>
        <w:t>.</w:t>
      </w:r>
      <w:r>
        <w:rPr>
          <w:noProof w:val="0"/>
        </w:rPr>
        <w:t xml:space="preserve"> [Kemp references – Worthington, high speed camera 1904, structural intuitions </w:t>
      </w:r>
      <w:proofErr w:type="spellStart"/>
      <w:r>
        <w:rPr>
          <w:noProof w:val="0"/>
        </w:rPr>
        <w:t>pg</w:t>
      </w:r>
      <w:proofErr w:type="spellEnd"/>
      <w:r>
        <w:rPr>
          <w:noProof w:val="0"/>
        </w:rPr>
        <w:t xml:space="preserve"> 144]</w:t>
      </w:r>
      <w:r w:rsidR="004D43C1">
        <w:rPr>
          <w:noProof w:val="0"/>
        </w:rPr>
        <w:t xml:space="preserve"> </w:t>
      </w:r>
      <w:r w:rsidR="00F43607">
        <w:rPr>
          <w:noProof w:val="0"/>
        </w:rPr>
        <w:t>And</w:t>
      </w:r>
      <w:r w:rsidR="004D43C1">
        <w:rPr>
          <w:noProof w:val="0"/>
        </w:rPr>
        <w:t xml:space="preserve"> all of these patterns emerge from phenomena at human-scale too. (</w:t>
      </w:r>
      <w:proofErr w:type="gramStart"/>
      <w:r w:rsidR="004D43C1">
        <w:rPr>
          <w:noProof w:val="0"/>
        </w:rPr>
        <w:t>something</w:t>
      </w:r>
      <w:proofErr w:type="gramEnd"/>
      <w:r w:rsidR="004D43C1">
        <w:rPr>
          <w:noProof w:val="0"/>
        </w:rPr>
        <w:t xml:space="preserve"> about </w:t>
      </w:r>
      <w:proofErr w:type="spellStart"/>
      <w:r w:rsidR="004D43C1">
        <w:rPr>
          <w:noProof w:val="0"/>
        </w:rPr>
        <w:t>crary</w:t>
      </w:r>
      <w:proofErr w:type="spellEnd"/>
      <w:r w:rsidR="004D43C1">
        <w:rPr>
          <w:noProof w:val="0"/>
        </w:rPr>
        <w:t>- scale – what is that from?)</w:t>
      </w:r>
    </w:p>
    <w:p w14:paraId="670832CF" w14:textId="0EBA4385" w:rsidR="00FA08AD" w:rsidRPr="007A2142" w:rsidRDefault="00FA08AD" w:rsidP="00681B40">
      <w:r w:rsidRPr="007A2142">
        <w:t xml:space="preserve">The radial motion of water captured in the dried impression of ink on paper is an artifact of </w:t>
      </w:r>
      <w:r>
        <w:t>the</w:t>
      </w:r>
      <w:r w:rsidRPr="007A2142">
        <w:t xml:space="preserve"> instantaneous moment </w:t>
      </w:r>
      <w:r>
        <w:t xml:space="preserve">of ink contacting wet paper </w:t>
      </w:r>
      <w:r w:rsidRPr="007A2142">
        <w:t xml:space="preserve">that results in an elongated phase of </w:t>
      </w:r>
      <w:r w:rsidRPr="007A2142">
        <w:lastRenderedPageBreak/>
        <w:t xml:space="preserve">unpredictable change as the materials reach equilibrium. </w:t>
      </w:r>
      <w:r>
        <w:t xml:space="preserve">Rather than the static moment itself, the phase change is imaged in an interaction of gravity and evaporation. </w:t>
      </w:r>
      <w:r w:rsidRPr="007A2142">
        <w:t xml:space="preserve">The series is called </w:t>
      </w:r>
      <w:r w:rsidR="00632086">
        <w:t xml:space="preserve">“cut open an atom and you will find the sun” </w:t>
      </w:r>
      <w:r w:rsidRPr="007A2142">
        <w:t>and the title references</w:t>
      </w:r>
      <w:r w:rsidR="00632086">
        <w:t xml:space="preserve"> a translation of the poet Rumi.</w:t>
      </w:r>
      <w:r w:rsidR="00346D9A">
        <w:t xml:space="preserve"> I think of the materials of the piece in an almost sculptural way. </w:t>
      </w:r>
    </w:p>
    <w:p w14:paraId="4092188C" w14:textId="499F0303" w:rsidR="00FA08AD" w:rsidRDefault="00FA08AD" w:rsidP="00681B40">
      <w:r w:rsidRPr="007A2142">
        <w:t>As I refined my notions about materials and processes, I’ve simultaneously refined my subject matter for my thesis work to patterns displaying signature energy patterns</w:t>
      </w:r>
      <w:r w:rsidR="00744A67">
        <w:t xml:space="preserve">, </w:t>
      </w:r>
      <w:r w:rsidRPr="007A2142">
        <w:t>such as th</w:t>
      </w:r>
      <w:r w:rsidR="00744A67">
        <w:t>ose that arise from watery processes and gravity</w:t>
      </w:r>
      <w:r w:rsidRPr="007A2142">
        <w:t xml:space="preserve">. The energy patterns leave physical traces in the material manifestation. Living, organic materials in dynamic processes with their environment display these patterns </w:t>
      </w:r>
      <w:r w:rsidR="00744A67">
        <w:t>in a similar</w:t>
      </w:r>
      <w:r w:rsidRPr="007A2142">
        <w:t xml:space="preserve"> way that inert materials do.</w:t>
      </w:r>
      <w:r w:rsidR="00744A67">
        <w:t xml:space="preserve"> </w:t>
      </w:r>
      <w:r>
        <w:t>(</w:t>
      </w:r>
      <w:proofErr w:type="gramStart"/>
      <w:r>
        <w:t>more</w:t>
      </w:r>
      <w:proofErr w:type="gramEnd"/>
      <w:r>
        <w:t xml:space="preserve"> here) [something about the manifestation of non-human and non-living energies] </w:t>
      </w:r>
      <w:r w:rsidR="00632086">
        <w:t>(something about quoting John Ruskin in Structural Intuitions – “</w:t>
      </w:r>
      <w:r w:rsidR="00CB3328">
        <w:t>Try always, whenever you look at a form, to see the lines in it which have had power over its past fate and which will have power over its futurity.”</w:t>
      </w:r>
      <w:r w:rsidR="00CB3328">
        <w:rPr>
          <w:rStyle w:val="FootnoteReference"/>
        </w:rPr>
        <w:footnoteReference w:id="44"/>
      </w:r>
    </w:p>
    <w:p w14:paraId="3FC49B89" w14:textId="4CD3CFAB" w:rsidR="00FA08AD" w:rsidRDefault="00FA08AD" w:rsidP="00681B40">
      <w:r>
        <w:t xml:space="preserve">Something about the mercurial nature of water has always mystified the curious. Observing dynamic phenomena like the movement of water in droplets and pools also has a history in the development of sensing technologies, as we have seen in the case of Worthington’s high-speed, stop-motion photography of water. </w:t>
      </w:r>
      <w:r w:rsidR="00903ECF">
        <w:t xml:space="preserve">But what of the slow, eroding movement of water cutting a canyon, or the annual meander of a river? I think visions of these dynamic phenomena are familiar to millennial generations, but something of the physicality of these processes is lost in its illustration through time-lapse photography or animation. </w:t>
      </w:r>
      <w:r>
        <w:t xml:space="preserve">[contrast familiarity of stop-motion photo with photo of </w:t>
      </w:r>
      <w:proofErr w:type="gramStart"/>
      <w:r>
        <w:t>grand canyon</w:t>
      </w:r>
      <w:proofErr w:type="gramEnd"/>
      <w:r>
        <w:t>, for example, showing water’s dynamic effects in two ‘</w:t>
      </w:r>
      <w:proofErr w:type="spellStart"/>
      <w:r>
        <w:t>timezones</w:t>
      </w:r>
      <w:proofErr w:type="spellEnd"/>
      <w:r>
        <w:t>’]</w:t>
      </w:r>
    </w:p>
    <w:p w14:paraId="4A303589" w14:textId="58C7CE59" w:rsidR="006D7F2F" w:rsidRPr="007A2142" w:rsidRDefault="006D7F2F" w:rsidP="00681B40">
      <w:pPr>
        <w:pStyle w:val="EndNoteBibliography"/>
        <w:spacing w:line="480" w:lineRule="auto"/>
      </w:pPr>
      <w:r w:rsidRPr="007A2142">
        <w:rPr>
          <w:noProof w:val="0"/>
        </w:rPr>
        <w:lastRenderedPageBreak/>
        <w:t>This is where I find myself investigating, at the slight intersection of traditional notions of art mediums and new media, navigating the edge of my own embodied perception</w:t>
      </w:r>
      <w:r w:rsidR="00BE24A8">
        <w:rPr>
          <w:noProof w:val="0"/>
        </w:rPr>
        <w:t>. W</w:t>
      </w:r>
      <w:r w:rsidRPr="007A2142">
        <w:rPr>
          <w:noProof w:val="0"/>
        </w:rPr>
        <w:t xml:space="preserve">hat do I notice, now knowing my perceptual apparatus is mediated through not only my senses and the whole sensory body, but extensions thereof? </w:t>
      </w:r>
    </w:p>
    <w:p w14:paraId="25274E3E" w14:textId="33FCCF71" w:rsidR="00BE24A8" w:rsidRDefault="006D7F2F" w:rsidP="002425EC">
      <w:r w:rsidRPr="007A2142">
        <w:t xml:space="preserve">Alongside a pre-reflective experience, I also </w:t>
      </w:r>
      <w:r w:rsidR="006E0828">
        <w:t>make use of</w:t>
      </w:r>
      <w:r w:rsidR="006E0828" w:rsidRPr="007A2142">
        <w:t xml:space="preserve"> </w:t>
      </w:r>
      <w:r w:rsidRPr="007A2142">
        <w:t xml:space="preserve">lens-based technologies to augment, supplement, and contrast </w:t>
      </w:r>
      <w:r w:rsidR="006E0828">
        <w:t>my</w:t>
      </w:r>
      <w:r w:rsidR="006E0828" w:rsidRPr="007A2142">
        <w:t xml:space="preserve"> </w:t>
      </w:r>
      <w:r w:rsidRPr="007A2142">
        <w:t>pure</w:t>
      </w:r>
      <w:r w:rsidR="00635A38">
        <w:t>l</w:t>
      </w:r>
      <w:r w:rsidRPr="007A2142">
        <w:t>y subjective awareness. The seemingly benign but pervasive cell phone camera, the high-tech high-speed video camera, and digital projections are some tools I use to expand on my bodily perception. My practice couples these visuo-spatial, extra-sensory perceptions with time-dependent, organic cultivation of forms</w:t>
      </w:r>
      <w:r w:rsidR="00B94168">
        <w:t xml:space="preserve"> through n</w:t>
      </w:r>
      <w:r w:rsidRPr="007A2142">
        <w:t xml:space="preserve">on-traditional, direct impressions of gestures and actions in space to explore the intersections of </w:t>
      </w:r>
      <w:r w:rsidR="00652FA8">
        <w:t>speculative</w:t>
      </w:r>
      <w:r w:rsidR="00744A67" w:rsidRPr="007A2142">
        <w:t xml:space="preserve"> </w:t>
      </w:r>
      <w:r w:rsidRPr="007A2142">
        <w:t>thinking and technology with embodied experience.</w:t>
      </w:r>
      <w:r w:rsidR="00F97159">
        <w:t xml:space="preserve"> </w:t>
      </w:r>
      <w:r w:rsidR="000E31F1">
        <w:t>My work combines</w:t>
      </w:r>
      <w:r w:rsidRPr="007A2142">
        <w:t xml:space="preserve"> tactile, bodily processes and traditional materials with electronic sensing and high-tech lens technologies </w:t>
      </w:r>
      <w:r w:rsidR="000E31F1">
        <w:t>and in doing so, gives my body a place to integrate</w:t>
      </w:r>
      <w:r w:rsidR="00652FA8">
        <w:t xml:space="preserve"> and digest</w:t>
      </w:r>
      <w:r w:rsidR="000E31F1">
        <w:t xml:space="preserve"> th</w:t>
      </w:r>
      <w:r w:rsidR="00652FA8">
        <w:t>is 21</w:t>
      </w:r>
      <w:r w:rsidR="00652FA8" w:rsidRPr="00681B40">
        <w:rPr>
          <w:vertAlign w:val="superscript"/>
        </w:rPr>
        <w:t>st</w:t>
      </w:r>
      <w:r w:rsidR="00652FA8">
        <w:t xml:space="preserve"> century</w:t>
      </w:r>
      <w:r w:rsidR="000E31F1">
        <w:t xml:space="preserve"> expanded perception.</w:t>
      </w:r>
      <w:r w:rsidR="00220C9F">
        <w:t xml:space="preserve"> </w:t>
      </w:r>
    </w:p>
    <w:p w14:paraId="7DAFEBEC" w14:textId="77777777" w:rsidR="00BE24A8" w:rsidRPr="00681B40" w:rsidRDefault="00BE24A8" w:rsidP="00681B40">
      <w:pPr>
        <w:pStyle w:val="NoSpacing"/>
        <w:spacing w:line="480" w:lineRule="auto"/>
        <w:rPr>
          <w:rFonts w:eastAsiaTheme="minorHAnsi"/>
        </w:rPr>
      </w:pPr>
    </w:p>
    <w:p w14:paraId="38D5E5F4" w14:textId="00E39C02" w:rsidR="002425EC" w:rsidRDefault="002425EC" w:rsidP="006D7F2F">
      <w:pPr>
        <w:rPr>
          <w:rFonts w:eastAsiaTheme="minorHAnsi"/>
        </w:rPr>
      </w:pPr>
    </w:p>
    <w:p w14:paraId="17EA8A41" w14:textId="38BC8F88" w:rsidR="00083BB7" w:rsidRDefault="00083BB7">
      <w:pPr>
        <w:spacing w:line="240" w:lineRule="auto"/>
        <w:ind w:firstLine="0"/>
      </w:pPr>
      <w:r>
        <w:br w:type="page"/>
      </w:r>
    </w:p>
    <w:p w14:paraId="34DB1452" w14:textId="10EF59B8" w:rsidR="00083BB7" w:rsidRDefault="00083BB7" w:rsidP="00083BB7">
      <w:pPr>
        <w:pStyle w:val="Heading1"/>
        <w:numPr>
          <w:ilvl w:val="0"/>
          <w:numId w:val="2"/>
        </w:numPr>
        <w:rPr>
          <w:rFonts w:eastAsiaTheme="minorHAnsi"/>
        </w:rPr>
      </w:pPr>
      <w:bookmarkStart w:id="1143" w:name="_Toc101198127"/>
      <w:r>
        <w:rPr>
          <w:rFonts w:eastAsiaTheme="minorHAnsi"/>
        </w:rPr>
        <w:lastRenderedPageBreak/>
        <w:t>A wheel inside a wheel exhibition</w:t>
      </w:r>
      <w:bookmarkEnd w:id="1143"/>
    </w:p>
    <w:p w14:paraId="1F372AC3" w14:textId="54DE96B1" w:rsidR="00AF700C" w:rsidRDefault="009446CD" w:rsidP="00AF700C">
      <w:r>
        <w:rPr>
          <w:i/>
          <w:iCs/>
        </w:rPr>
        <w:t>a wheel inside a wheel</w:t>
      </w:r>
      <w:r>
        <w:t xml:space="preserve"> picks up themes I began exploring in </w:t>
      </w:r>
      <w:r w:rsidR="00903ECF">
        <w:t xml:space="preserve">my second spring semester. </w:t>
      </w:r>
      <w:r w:rsidR="00A05740">
        <w:t>I dedicated myself to the practice of dripping ink onto paper and cloth grounds.</w:t>
      </w:r>
      <w:r w:rsidR="00C232F9">
        <w:t xml:space="preserve"> The practice was predictable for me, for my body. I could go into the studio and enter a soothing meditative state of focus.</w:t>
      </w:r>
      <w:r w:rsidR="00A05740">
        <w:t xml:space="preserve"> I recorded high</w:t>
      </w:r>
      <w:r w:rsidR="00B61752">
        <w:t>-</w:t>
      </w:r>
      <w:r w:rsidR="00A05740">
        <w:t xml:space="preserve">speed audio and video of some of the instances of the ink dripping phenomena. The dripping process provided a framework to observe and </w:t>
      </w:r>
      <w:r w:rsidR="00AF700C">
        <w:t>document</w:t>
      </w:r>
      <w:r w:rsidR="00A05740">
        <w:t xml:space="preserve"> a</w:t>
      </w:r>
      <w:r w:rsidR="00C232F9">
        <w:t>n unpredictable, chaotic event th</w:t>
      </w:r>
      <w:r w:rsidR="00ED4F40">
        <w:t>rough</w:t>
      </w:r>
      <w:r w:rsidR="00C232F9">
        <w:t xml:space="preserve"> a</w:t>
      </w:r>
      <w:r w:rsidR="00AF700C">
        <w:t xml:space="preserve"> trace </w:t>
      </w:r>
      <w:r w:rsidR="00C232F9">
        <w:t>artifact</w:t>
      </w:r>
      <w:r w:rsidR="00ED4F40">
        <w:t xml:space="preserve">. Because the action of the ink splatter happens instantaneously at the human visual scale, the </w:t>
      </w:r>
      <w:r w:rsidR="00B61752">
        <w:t>high-speed</w:t>
      </w:r>
      <w:r w:rsidR="00ED4F40">
        <w:t xml:space="preserve"> video footage is a way to visualize a timescale of the action that </w:t>
      </w:r>
      <w:r w:rsidR="00B61752">
        <w:t xml:space="preserve">demystifies the chaos. </w:t>
      </w:r>
      <w:r w:rsidR="00C232F9">
        <w:t xml:space="preserve">The static pieces simultaneously shed light on and obscure aspects of that chaotic event, while acting as image-signs conjuring </w:t>
      </w:r>
      <w:r w:rsidR="00AF700C">
        <w:t>archetypal visions of navel- or iris-like voids – very bodily associations.</w:t>
      </w:r>
    </w:p>
    <w:p w14:paraId="44CA69CE" w14:textId="10AA794F" w:rsidR="00AF700C" w:rsidRDefault="00AF700C" w:rsidP="00681B40">
      <w:r>
        <w:t xml:space="preserve">Following discussions with my mentors and peers of how to disrupt the superficial surface that </w:t>
      </w:r>
      <w:r w:rsidR="00214F7F">
        <w:t>abstract paintings and works on paper can have, I decided to devise a way to use multiple layered surfaces</w:t>
      </w:r>
      <w:r w:rsidR="00A36430">
        <w:t xml:space="preserve"> and light</w:t>
      </w:r>
      <w:r w:rsidR="00214F7F">
        <w:t>. The resulting works combine my controlled ink drip action</w:t>
      </w:r>
      <w:r w:rsidR="00A36430">
        <w:t>-artifact</w:t>
      </w:r>
      <w:r w:rsidR="00214F7F">
        <w:t xml:space="preserve"> on sheer woven cotton cloth and cotton rag paper. The </w:t>
      </w:r>
      <w:del w:id="1144" w:author="Elizabeth" w:date="2022-04-20T14:23:00Z">
        <w:r w:rsidR="00214F7F" w:rsidDel="006D0E63">
          <w:delText xml:space="preserve">recurring </w:delText>
        </w:r>
      </w:del>
      <w:ins w:id="1145" w:author="Elizabeth" w:date="2022-04-20T14:23:00Z">
        <w:r w:rsidR="006D0E63">
          <w:t xml:space="preserve">persistent </w:t>
        </w:r>
      </w:ins>
      <w:r w:rsidR="00214F7F">
        <w:t xml:space="preserve">pattern of a circular black void in a field of white recurs through </w:t>
      </w:r>
      <w:r w:rsidR="00EC2227">
        <w:t>the</w:t>
      </w:r>
      <w:r w:rsidR="00214F7F">
        <w:t xml:space="preserve"> series of five works</w:t>
      </w:r>
      <w:r w:rsidR="00EC2227">
        <w:t xml:space="preserve"> titled “when an explosion explodes hard enough, dust wakes up and thinks about itself 1-5”. </w:t>
      </w:r>
      <w:r w:rsidR="00A36430">
        <w:t>The</w:t>
      </w:r>
      <w:r w:rsidR="00EC2227">
        <w:t xml:space="preserve"> signature energy pattern of a splatter is evident in the works. The splatter is representative of a set of </w:t>
      </w:r>
      <w:r w:rsidR="00ED4F40">
        <w:t>meta patterns</w:t>
      </w:r>
      <w:r w:rsidR="00EC2227">
        <w:t xml:space="preserve"> that display centrifugal and centripetal </w:t>
      </w:r>
      <w:r w:rsidR="00ED4F40">
        <w:t>energy</w:t>
      </w:r>
      <w:r w:rsidR="00A36430">
        <w:t>, tying a</w:t>
      </w:r>
      <w:ins w:id="1146" w:author="Elizabeth" w:date="2022-04-20T14:24:00Z">
        <w:r w:rsidR="00D90655">
          <w:t>n</w:t>
        </w:r>
      </w:ins>
      <w:r w:rsidR="00A36430">
        <w:t xml:space="preserve"> archetypal vision to a bodily-sensory experience. </w:t>
      </w:r>
    </w:p>
    <w:p w14:paraId="1A864216" w14:textId="734903F7" w:rsidR="00B23C0E" w:rsidRDefault="00AF700C" w:rsidP="00681B40">
      <w:pPr>
        <w:ind w:firstLine="0"/>
      </w:pPr>
      <w:r>
        <w:t xml:space="preserve"> </w:t>
      </w:r>
    </w:p>
    <w:p w14:paraId="01365C56" w14:textId="77777777" w:rsidR="00083BB7" w:rsidRDefault="00083BB7" w:rsidP="00681B40">
      <w:pPr>
        <w:pStyle w:val="BodyText"/>
      </w:pPr>
      <w:r>
        <w:br w:type="page"/>
      </w:r>
    </w:p>
    <w:p w14:paraId="774EDC31" w14:textId="7ADC8534" w:rsidR="00083BB7" w:rsidRDefault="00083BB7" w:rsidP="00083BB7">
      <w:pPr>
        <w:pStyle w:val="Heading1"/>
        <w:numPr>
          <w:ilvl w:val="0"/>
          <w:numId w:val="2"/>
        </w:numPr>
        <w:rPr>
          <w:rFonts w:eastAsiaTheme="minorHAnsi"/>
        </w:rPr>
      </w:pPr>
      <w:bookmarkStart w:id="1147" w:name="_Toc101198128"/>
      <w:r>
        <w:rPr>
          <w:rFonts w:eastAsiaTheme="minorHAnsi"/>
        </w:rPr>
        <w:lastRenderedPageBreak/>
        <w:t>Conclusion</w:t>
      </w:r>
      <w:bookmarkEnd w:id="1147"/>
    </w:p>
    <w:p w14:paraId="78EF205C" w14:textId="6A14EFE3" w:rsidR="00083BB7" w:rsidRPr="00083BB7" w:rsidRDefault="00083BB7" w:rsidP="00083BB7">
      <w:r>
        <w:t>Conclusions, insigh</w:t>
      </w:r>
      <w:r w:rsidR="00635A38">
        <w:t>ts</w:t>
      </w:r>
      <w:r w:rsidR="00111E9D">
        <w:t xml:space="preserve">. </w:t>
      </w:r>
    </w:p>
    <w:p w14:paraId="7DCFEC7B" w14:textId="77777777" w:rsidR="006D7F2F" w:rsidRPr="006D7F2F" w:rsidRDefault="006D7F2F" w:rsidP="006D7F2F"/>
    <w:p w14:paraId="37B33D85" w14:textId="77777777" w:rsidR="006D7F2F" w:rsidRPr="006D7F2F" w:rsidRDefault="006D7F2F" w:rsidP="006D7F2F"/>
    <w:p w14:paraId="36C1ED59" w14:textId="77777777" w:rsidR="00FC7F4C" w:rsidRPr="00FC7F4C" w:rsidRDefault="00FC7F4C" w:rsidP="00FC7F4C"/>
    <w:p w14:paraId="74C27613" w14:textId="77777777" w:rsidR="007F426B" w:rsidRPr="007F426B" w:rsidRDefault="007F426B" w:rsidP="007F426B"/>
    <w:p w14:paraId="0AA2EA1C" w14:textId="7C59E1EB" w:rsidR="00480235" w:rsidRPr="00083BB7" w:rsidRDefault="00480235" w:rsidP="00083BB7">
      <w:pPr>
        <w:pStyle w:val="Heading1"/>
        <w:numPr>
          <w:ilvl w:val="0"/>
          <w:numId w:val="0"/>
        </w:numPr>
        <w:ind w:left="432"/>
      </w:pPr>
      <w:r w:rsidRPr="00EC103B">
        <w:br w:type="page"/>
      </w:r>
    </w:p>
    <w:p w14:paraId="26FBE481" w14:textId="5D53514A" w:rsidR="006D4354" w:rsidRPr="00EC103B" w:rsidRDefault="00AA373D" w:rsidP="00FA4FF8">
      <w:pPr>
        <w:pStyle w:val="Heading1"/>
        <w:numPr>
          <w:ilvl w:val="0"/>
          <w:numId w:val="0"/>
        </w:numPr>
        <w:spacing w:before="0" w:after="0"/>
        <w:rPr>
          <w:szCs w:val="24"/>
        </w:rPr>
      </w:pPr>
      <w:bookmarkStart w:id="1148" w:name="_Toc101198129"/>
      <w:r>
        <w:rPr>
          <w:szCs w:val="24"/>
        </w:rPr>
        <w:lastRenderedPageBreak/>
        <w:t>Bibliography</w:t>
      </w:r>
      <w:bookmarkEnd w:id="1148"/>
    </w:p>
    <w:p w14:paraId="237943FB" w14:textId="77777777" w:rsidR="005864C5" w:rsidRPr="005864C5" w:rsidRDefault="00AA373D" w:rsidP="005864C5">
      <w:pPr>
        <w:pStyle w:val="EndNoteBibliography"/>
        <w:spacing w:after="240"/>
        <w:ind w:left="720" w:hanging="720"/>
      </w:pPr>
      <w:r>
        <w:rPr>
          <w:szCs w:val="24"/>
        </w:rPr>
        <w:fldChar w:fldCharType="begin"/>
      </w:r>
      <w:r>
        <w:rPr>
          <w:szCs w:val="24"/>
        </w:rPr>
        <w:instrText xml:space="preserve"> ADDIN EN.REFLIST </w:instrText>
      </w:r>
      <w:r>
        <w:rPr>
          <w:szCs w:val="24"/>
        </w:rPr>
        <w:fldChar w:fldCharType="separate"/>
      </w:r>
      <w:r w:rsidR="005864C5" w:rsidRPr="005864C5">
        <w:t xml:space="preserve">Blake, William. </w:t>
      </w:r>
      <w:r w:rsidR="005864C5" w:rsidRPr="005864C5">
        <w:rPr>
          <w:i/>
        </w:rPr>
        <w:t>The Marriage of Heaven and Hell / by William Blake, with an Introduction and Commentary by Sir Geoffrey Keynes.</w:t>
      </w:r>
      <w:r w:rsidR="005864C5" w:rsidRPr="005864C5">
        <w:t xml:space="preserve"> Edited by Geoffrey Keynes. New York: Oxford University Press, 1994.</w:t>
      </w:r>
    </w:p>
    <w:p w14:paraId="266D5D23" w14:textId="77777777" w:rsidR="005864C5" w:rsidRPr="005864C5" w:rsidRDefault="005864C5" w:rsidP="005864C5">
      <w:pPr>
        <w:pStyle w:val="EndNoteBibliography"/>
        <w:spacing w:after="240"/>
        <w:ind w:left="720" w:hanging="720"/>
      </w:pPr>
      <w:r w:rsidRPr="005864C5">
        <w:t xml:space="preserve">Crary, Jonathan. "Techniques of the Observer." </w:t>
      </w:r>
      <w:r w:rsidRPr="005864C5">
        <w:rPr>
          <w:i/>
        </w:rPr>
        <w:t xml:space="preserve">October </w:t>
      </w:r>
      <w:r w:rsidRPr="005864C5">
        <w:t>45 (1988): 3-35.</w:t>
      </w:r>
    </w:p>
    <w:p w14:paraId="6A845082" w14:textId="77777777" w:rsidR="005864C5" w:rsidRPr="005864C5" w:rsidRDefault="005864C5" w:rsidP="005864C5">
      <w:pPr>
        <w:pStyle w:val="EndNoteBibliography"/>
        <w:spacing w:after="240"/>
        <w:ind w:left="720" w:hanging="720"/>
      </w:pPr>
      <w:r w:rsidRPr="005864C5">
        <w:t xml:space="preserve">Doane, Mary Ann. "Indexicality: Trace and Sign: Introduction." </w:t>
      </w:r>
      <w:r w:rsidRPr="005864C5">
        <w:rPr>
          <w:i/>
        </w:rPr>
        <w:t xml:space="preserve">differences </w:t>
      </w:r>
      <w:r w:rsidRPr="005864C5">
        <w:t>18, no. 1 (2007): 1-6.</w:t>
      </w:r>
    </w:p>
    <w:p w14:paraId="47F0FA36" w14:textId="77777777" w:rsidR="005864C5" w:rsidRPr="005864C5" w:rsidRDefault="005864C5" w:rsidP="005864C5">
      <w:pPr>
        <w:pStyle w:val="EndNoteBibliography"/>
        <w:spacing w:after="240"/>
        <w:ind w:left="720" w:hanging="720"/>
      </w:pPr>
      <w:r w:rsidRPr="005864C5">
        <w:t xml:space="preserve">Foster, Hal. </w:t>
      </w:r>
      <w:r w:rsidRPr="005864C5">
        <w:rPr>
          <w:i/>
        </w:rPr>
        <w:t>Vision and Visuality.</w:t>
      </w:r>
      <w:r w:rsidRPr="005864C5">
        <w:t xml:space="preserve"> [in English] Seattle: Bay Press, 2009.</w:t>
      </w:r>
    </w:p>
    <w:p w14:paraId="29CE79A7" w14:textId="77777777" w:rsidR="005864C5" w:rsidRPr="005864C5" w:rsidRDefault="005864C5" w:rsidP="005864C5">
      <w:pPr>
        <w:pStyle w:val="EndNoteBibliography"/>
        <w:spacing w:after="240"/>
        <w:ind w:left="720" w:hanging="720"/>
      </w:pPr>
      <w:r w:rsidRPr="005864C5">
        <w:t xml:space="preserve">Huxley, Aldous. </w:t>
      </w:r>
      <w:r w:rsidRPr="005864C5">
        <w:rPr>
          <w:i/>
        </w:rPr>
        <w:t>The Doors of Perception and Heaven and Hell.</w:t>
      </w:r>
      <w:r w:rsidRPr="005864C5">
        <w:t xml:space="preserve"> [in English] New York: Harper Perennial Classics, 1960.</w:t>
      </w:r>
    </w:p>
    <w:p w14:paraId="1E898570" w14:textId="77777777" w:rsidR="005864C5" w:rsidRPr="005864C5" w:rsidRDefault="005864C5" w:rsidP="005864C5">
      <w:pPr>
        <w:pStyle w:val="EndNoteBibliography"/>
        <w:spacing w:after="240"/>
        <w:ind w:left="720" w:hanging="720"/>
      </w:pPr>
      <w:r w:rsidRPr="005864C5">
        <w:t xml:space="preserve">Jones, Caroline A., and Bill Arning. </w:t>
      </w:r>
      <w:r w:rsidRPr="005864C5">
        <w:rPr>
          <w:i/>
        </w:rPr>
        <w:t>Sensorium : Embodied Experience, Technology, and Contemporary Art / Edited by Caroline A. Jones.</w:t>
      </w:r>
      <w:r w:rsidRPr="005864C5">
        <w:t xml:space="preserve"> 1st MIT Press ed. ed. Cambridge: MIT Press, 2006.</w:t>
      </w:r>
    </w:p>
    <w:p w14:paraId="657DCEAC" w14:textId="77777777" w:rsidR="005864C5" w:rsidRPr="005864C5" w:rsidRDefault="005864C5" w:rsidP="005864C5">
      <w:pPr>
        <w:pStyle w:val="EndNoteBibliography"/>
        <w:spacing w:after="240"/>
        <w:ind w:left="720" w:hanging="720"/>
      </w:pPr>
      <w:r w:rsidRPr="005864C5">
        <w:t xml:space="preserve">Kemp, Martin. </w:t>
      </w:r>
      <w:r w:rsidRPr="005864C5">
        <w:rPr>
          <w:i/>
        </w:rPr>
        <w:t>Structural Intuitions : Seeing Shapes in Art and Science.</w:t>
      </w:r>
      <w:r w:rsidRPr="005864C5">
        <w:t xml:space="preserve"> [in English] Charlotesville: University of Virginia Press, 2016.</w:t>
      </w:r>
    </w:p>
    <w:p w14:paraId="78FFE5D4" w14:textId="77777777" w:rsidR="005864C5" w:rsidRPr="005864C5" w:rsidRDefault="005864C5" w:rsidP="005864C5">
      <w:pPr>
        <w:pStyle w:val="EndNoteBibliography"/>
        <w:spacing w:after="240"/>
        <w:ind w:left="720" w:hanging="720"/>
      </w:pPr>
      <w:r w:rsidRPr="005864C5">
        <w:t>———. "Structural Intuitions : Seeing Shapes in Art and Science." [In English].  (2016).</w:t>
      </w:r>
    </w:p>
    <w:p w14:paraId="624D265E" w14:textId="77777777" w:rsidR="005864C5" w:rsidRPr="005864C5" w:rsidRDefault="005864C5" w:rsidP="005864C5">
      <w:pPr>
        <w:pStyle w:val="EndNoteBibliography"/>
        <w:spacing w:after="240"/>
        <w:ind w:left="720" w:hanging="720"/>
      </w:pPr>
      <w:r w:rsidRPr="005864C5">
        <w:t xml:space="preserve">Leonardo, Irma A. Richter. </w:t>
      </w:r>
      <w:r w:rsidRPr="005864C5">
        <w:rPr>
          <w:i/>
        </w:rPr>
        <w:t>Selections from the Notebooks of Leonardo Da Vinci.</w:t>
      </w:r>
      <w:r w:rsidRPr="005864C5">
        <w:t xml:space="preserve"> [in English] New York: Oxford University Press, 1955.</w:t>
      </w:r>
    </w:p>
    <w:p w14:paraId="73C285CD" w14:textId="77777777" w:rsidR="005864C5" w:rsidRPr="005864C5" w:rsidRDefault="005864C5" w:rsidP="005864C5">
      <w:pPr>
        <w:pStyle w:val="EndNoteBibliography"/>
        <w:spacing w:after="240"/>
        <w:ind w:left="720" w:hanging="720"/>
      </w:pPr>
      <w:r w:rsidRPr="005864C5">
        <w:t xml:space="preserve">Lind, Maria. </w:t>
      </w:r>
      <w:r w:rsidRPr="005864C5">
        <w:rPr>
          <w:i/>
        </w:rPr>
        <w:t>Abstraction.</w:t>
      </w:r>
      <w:r w:rsidRPr="005864C5">
        <w:t xml:space="preserve"> Documents of Contemporary Art. Edited by Iwona Blazwick. London: Whitechapel Gallery, 2013.</w:t>
      </w:r>
    </w:p>
    <w:p w14:paraId="74E04EF0" w14:textId="77777777" w:rsidR="005864C5" w:rsidRPr="005864C5" w:rsidRDefault="005864C5" w:rsidP="005864C5">
      <w:pPr>
        <w:pStyle w:val="EndNoteBibliography"/>
        <w:spacing w:after="240"/>
        <w:ind w:left="720" w:hanging="720"/>
      </w:pPr>
      <w:r w:rsidRPr="005864C5">
        <w:t xml:space="preserve">McKenna, Terence. "History Ends in Green." </w:t>
      </w:r>
      <w:r w:rsidRPr="005864C5">
        <w:rPr>
          <w:i/>
        </w:rPr>
        <w:t>Esalen Institute</w:t>
      </w:r>
      <w:r w:rsidRPr="005864C5">
        <w:t xml:space="preserve"> (1989).</w:t>
      </w:r>
    </w:p>
    <w:p w14:paraId="4E881AFE" w14:textId="77777777" w:rsidR="005864C5" w:rsidRPr="005864C5" w:rsidRDefault="005864C5" w:rsidP="005864C5">
      <w:pPr>
        <w:pStyle w:val="EndNoteBibliography"/>
        <w:ind w:left="720" w:hanging="720"/>
        <w:rPr>
          <w:i/>
        </w:rPr>
      </w:pPr>
      <w:r w:rsidRPr="005864C5">
        <w:t xml:space="preserve">McLuhan, Marshall. </w:t>
      </w:r>
      <w:r w:rsidRPr="005864C5">
        <w:rPr>
          <w:i/>
        </w:rPr>
        <w:t>The Medium Is the Massage / Marshall Mcluhan, Quentin Fiore</w:t>
      </w:r>
    </w:p>
    <w:p w14:paraId="13B40939" w14:textId="77777777" w:rsidR="005864C5" w:rsidRPr="005864C5" w:rsidRDefault="005864C5" w:rsidP="005864C5">
      <w:pPr>
        <w:pStyle w:val="EndNoteBibliography"/>
        <w:spacing w:after="240"/>
        <w:ind w:left="720" w:hanging="720"/>
      </w:pPr>
      <w:r w:rsidRPr="005864C5">
        <w:rPr>
          <w:i/>
        </w:rPr>
        <w:t>Co-Ordinated by Jerome Agel.</w:t>
      </w:r>
      <w:r w:rsidRPr="005864C5">
        <w:t xml:space="preserve"> Edited by Quentin Fiore and Jerome Agel. New York: Bantam, 1967.</w:t>
      </w:r>
    </w:p>
    <w:p w14:paraId="5FF38234" w14:textId="77777777" w:rsidR="005864C5" w:rsidRPr="005864C5" w:rsidRDefault="005864C5" w:rsidP="005864C5">
      <w:pPr>
        <w:pStyle w:val="EndNoteBibliography"/>
        <w:ind w:left="720" w:hanging="720"/>
      </w:pPr>
      <w:r w:rsidRPr="005864C5">
        <w:t xml:space="preserve">Shanken, Edward A. </w:t>
      </w:r>
      <w:r w:rsidRPr="005864C5">
        <w:rPr>
          <w:i/>
        </w:rPr>
        <w:t>Systems / Edited by Edward A. Shanken.</w:t>
      </w:r>
      <w:r w:rsidRPr="005864C5">
        <w:t xml:space="preserve"> Cambridge: MIT Press, 2015.</w:t>
      </w:r>
    </w:p>
    <w:p w14:paraId="033EBCF1" w14:textId="31BAA25C" w:rsidR="00AA373D" w:rsidRPr="00EC103B" w:rsidRDefault="00AA373D" w:rsidP="00AA373D">
      <w:pPr>
        <w:rPr>
          <w:szCs w:val="24"/>
        </w:rPr>
      </w:pPr>
      <w:r>
        <w:rPr>
          <w:szCs w:val="24"/>
        </w:rPr>
        <w:fldChar w:fldCharType="end"/>
      </w:r>
    </w:p>
    <w:p w14:paraId="5F23F2F4" w14:textId="012C6CD6" w:rsidR="00480235" w:rsidRPr="00EC103B" w:rsidRDefault="00AA373D" w:rsidP="00AA373D">
      <w:pPr>
        <w:spacing w:line="240" w:lineRule="auto"/>
        <w:ind w:firstLine="0"/>
        <w:rPr>
          <w:rFonts w:eastAsia="Times New Roman"/>
          <w:b/>
          <w:bCs/>
          <w:szCs w:val="24"/>
        </w:rPr>
      </w:pPr>
      <w:r>
        <w:rPr>
          <w:rFonts w:eastAsia="Times New Roman"/>
          <w:b/>
          <w:bCs/>
          <w:szCs w:val="24"/>
        </w:rPr>
        <w:br w:type="page"/>
      </w:r>
    </w:p>
    <w:p w14:paraId="66EF9CCD" w14:textId="77777777" w:rsidR="006D4354" w:rsidRPr="00EC103B" w:rsidRDefault="006D4354" w:rsidP="00FA4FF8">
      <w:pPr>
        <w:pStyle w:val="Heading1"/>
        <w:numPr>
          <w:ilvl w:val="0"/>
          <w:numId w:val="0"/>
        </w:numPr>
        <w:spacing w:before="0" w:after="0"/>
        <w:rPr>
          <w:szCs w:val="24"/>
        </w:rPr>
      </w:pPr>
      <w:bookmarkStart w:id="1149" w:name="_Toc101198130"/>
      <w:r w:rsidRPr="00EC103B">
        <w:rPr>
          <w:szCs w:val="24"/>
        </w:rPr>
        <w:lastRenderedPageBreak/>
        <w:t>APPENDICES</w:t>
      </w:r>
      <w:bookmarkEnd w:id="1149"/>
      <w:r w:rsidRPr="00EC103B">
        <w:rPr>
          <w:szCs w:val="24"/>
        </w:rPr>
        <w:t xml:space="preserve"> </w:t>
      </w:r>
    </w:p>
    <w:p w14:paraId="115F4954" w14:textId="77777777" w:rsidR="003F0C6F" w:rsidRPr="00EC103B" w:rsidRDefault="003F0C6F" w:rsidP="00574AFB">
      <w:pPr>
        <w:pStyle w:val="Heading2"/>
        <w:numPr>
          <w:ilvl w:val="0"/>
          <w:numId w:val="0"/>
        </w:numPr>
        <w:spacing w:before="0"/>
        <w:rPr>
          <w:szCs w:val="24"/>
        </w:rPr>
      </w:pPr>
      <w:bookmarkStart w:id="1150" w:name="_Toc101198131"/>
      <w:r w:rsidRPr="00EC103B">
        <w:rPr>
          <w:szCs w:val="24"/>
        </w:rPr>
        <w:t>Appendix A</w:t>
      </w:r>
      <w:bookmarkEnd w:id="1150"/>
    </w:p>
    <w:p w14:paraId="0F8CE1BA" w14:textId="77777777" w:rsidR="0020108C" w:rsidRPr="00EC103B" w:rsidRDefault="0020108C" w:rsidP="00574AFB">
      <w:pPr>
        <w:pStyle w:val="Heading3"/>
        <w:numPr>
          <w:ilvl w:val="0"/>
          <w:numId w:val="0"/>
        </w:numPr>
        <w:spacing w:before="0"/>
        <w:ind w:left="720"/>
        <w:rPr>
          <w:rFonts w:cs="Times New Roman"/>
          <w:szCs w:val="24"/>
        </w:rPr>
      </w:pPr>
      <w:bookmarkStart w:id="1151" w:name="_Toc101198132"/>
      <w:r w:rsidRPr="00EC103B">
        <w:rPr>
          <w:rFonts w:cs="Times New Roman"/>
          <w:szCs w:val="24"/>
        </w:rPr>
        <w:t>Appendix A.1</w:t>
      </w:r>
      <w:bookmarkEnd w:id="1151"/>
    </w:p>
    <w:p w14:paraId="2ABC579E" w14:textId="77777777" w:rsidR="0020108C" w:rsidRPr="00EC103B" w:rsidRDefault="0020108C" w:rsidP="00574AFB">
      <w:pPr>
        <w:pStyle w:val="Heading3"/>
        <w:numPr>
          <w:ilvl w:val="0"/>
          <w:numId w:val="0"/>
        </w:numPr>
        <w:spacing w:before="0"/>
        <w:ind w:left="720"/>
        <w:rPr>
          <w:rFonts w:cs="Times New Roman"/>
          <w:szCs w:val="24"/>
        </w:rPr>
      </w:pPr>
      <w:bookmarkStart w:id="1152" w:name="_Toc101198133"/>
      <w:r w:rsidRPr="00EC103B">
        <w:rPr>
          <w:rFonts w:cs="Times New Roman"/>
          <w:szCs w:val="24"/>
        </w:rPr>
        <w:t>Appendix A.2</w:t>
      </w:r>
      <w:bookmarkEnd w:id="1152"/>
    </w:p>
    <w:p w14:paraId="167A00F9" w14:textId="77777777" w:rsidR="003F0C6F" w:rsidRPr="00EC103B" w:rsidRDefault="003F0C6F" w:rsidP="00574AFB">
      <w:pPr>
        <w:pStyle w:val="Heading2"/>
        <w:numPr>
          <w:ilvl w:val="0"/>
          <w:numId w:val="0"/>
        </w:numPr>
        <w:spacing w:before="0"/>
        <w:rPr>
          <w:szCs w:val="24"/>
        </w:rPr>
      </w:pPr>
      <w:bookmarkStart w:id="1153" w:name="_Toc101198134"/>
      <w:r w:rsidRPr="00EC103B">
        <w:rPr>
          <w:szCs w:val="24"/>
        </w:rPr>
        <w:t>Appendix B</w:t>
      </w:r>
      <w:bookmarkEnd w:id="1153"/>
    </w:p>
    <w:p w14:paraId="61840940" w14:textId="77777777" w:rsidR="003F0C6F" w:rsidRPr="00EC103B" w:rsidRDefault="003F0C6F" w:rsidP="00574AFB">
      <w:pPr>
        <w:pStyle w:val="Heading2"/>
        <w:numPr>
          <w:ilvl w:val="0"/>
          <w:numId w:val="0"/>
        </w:numPr>
        <w:spacing w:before="0"/>
        <w:rPr>
          <w:szCs w:val="24"/>
        </w:rPr>
      </w:pPr>
      <w:bookmarkStart w:id="1154" w:name="_Toc101198135"/>
      <w:r w:rsidRPr="00EC103B">
        <w:rPr>
          <w:szCs w:val="24"/>
        </w:rPr>
        <w:t>Appendix C</w:t>
      </w:r>
      <w:bookmarkEnd w:id="1154"/>
    </w:p>
    <w:p w14:paraId="2163D051" w14:textId="77777777" w:rsidR="00E345A1" w:rsidRPr="00EC103B" w:rsidRDefault="00E345A1" w:rsidP="00574AFB">
      <w:pPr>
        <w:rPr>
          <w:szCs w:val="24"/>
        </w:rPr>
      </w:pPr>
    </w:p>
    <w:p w14:paraId="549B9C3E" w14:textId="77777777" w:rsidR="005D5295" w:rsidRDefault="005D5295" w:rsidP="00E345A1">
      <w:pPr>
        <w:rPr>
          <w:szCs w:val="24"/>
        </w:rPr>
      </w:pPr>
    </w:p>
    <w:p w14:paraId="73CB23EE" w14:textId="77777777" w:rsidR="005D5295" w:rsidRDefault="005D5295" w:rsidP="00E345A1">
      <w:pPr>
        <w:rPr>
          <w:szCs w:val="24"/>
        </w:rPr>
      </w:pPr>
    </w:p>
    <w:p w14:paraId="4CB81B9D" w14:textId="616A636F" w:rsidR="00AA373D" w:rsidRPr="00EC103B" w:rsidRDefault="00AA373D">
      <w:pPr>
        <w:rPr>
          <w:szCs w:val="24"/>
        </w:rPr>
      </w:pPr>
    </w:p>
    <w:sectPr w:rsidR="00AA373D" w:rsidRPr="00EC103B" w:rsidSect="0009592F">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2" w:author="Elizabeth Ann Storm" w:date="2021-12-14T12:23:00Z" w:initials="EAS">
    <w:p w14:paraId="2C450954" w14:textId="6F83A35F" w:rsidR="00477809" w:rsidRDefault="00477809">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4509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30B5B" w16cex:dateUtc="2021-12-14T17: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450954" w16cid:durableId="25630B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31C507" w14:textId="77777777" w:rsidR="002D39EC" w:rsidRDefault="002D39EC" w:rsidP="00EE7231">
      <w:pPr>
        <w:spacing w:line="240" w:lineRule="auto"/>
      </w:pPr>
      <w:r>
        <w:separator/>
      </w:r>
    </w:p>
  </w:endnote>
  <w:endnote w:type="continuationSeparator" w:id="0">
    <w:p w14:paraId="20C0821D" w14:textId="77777777" w:rsidR="002D39EC" w:rsidRDefault="002D39EC" w:rsidP="00EE7231">
      <w:pPr>
        <w:spacing w:line="240" w:lineRule="auto"/>
      </w:pPr>
      <w:r>
        <w:continuationSeparator/>
      </w:r>
    </w:p>
  </w:endnote>
  <w:endnote w:type="continuationNotice" w:id="1">
    <w:p w14:paraId="4D20F305" w14:textId="77777777" w:rsidR="002D39EC" w:rsidRDefault="002D39E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CA5D2" w14:textId="77777777" w:rsidR="0020108C" w:rsidRDefault="002010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A2E7C" w14:textId="77777777" w:rsidR="002D39EC" w:rsidRDefault="002D39EC" w:rsidP="00EE7231">
      <w:pPr>
        <w:spacing w:line="240" w:lineRule="auto"/>
      </w:pPr>
      <w:r>
        <w:separator/>
      </w:r>
    </w:p>
  </w:footnote>
  <w:footnote w:type="continuationSeparator" w:id="0">
    <w:p w14:paraId="7BF1FAB0" w14:textId="77777777" w:rsidR="002D39EC" w:rsidRDefault="002D39EC" w:rsidP="00EE7231">
      <w:pPr>
        <w:spacing w:line="240" w:lineRule="auto"/>
      </w:pPr>
      <w:r>
        <w:continuationSeparator/>
      </w:r>
    </w:p>
  </w:footnote>
  <w:footnote w:type="continuationNotice" w:id="1">
    <w:p w14:paraId="4BAE3227" w14:textId="77777777" w:rsidR="002D39EC" w:rsidRDefault="002D39EC">
      <w:pPr>
        <w:spacing w:line="240" w:lineRule="auto"/>
      </w:pPr>
    </w:p>
  </w:footnote>
  <w:footnote w:id="2">
    <w:p w14:paraId="3B632B7A" w14:textId="2E508240" w:rsidR="00E14C17" w:rsidRDefault="00E14C17">
      <w:pPr>
        <w:pStyle w:val="FootnoteText"/>
      </w:pPr>
      <w:r>
        <w:rPr>
          <w:rStyle w:val="FootnoteReference"/>
        </w:rPr>
        <w:footnoteRef/>
      </w:r>
      <w:r>
        <w:t xml:space="preserve"> Who went on to become a Doctor of Philosophy in astrophysics, no less!</w:t>
      </w:r>
    </w:p>
  </w:footnote>
  <w:footnote w:id="3">
    <w:p w14:paraId="14F21EBD" w14:textId="7D619744" w:rsidR="005D5464" w:rsidRDefault="005D5464">
      <w:pPr>
        <w:pStyle w:val="FootnoteText"/>
      </w:pPr>
      <w:ins w:id="53" w:author="Elizabeth Ann Storm" w:date="2022-04-20T15:02:00Z">
        <w:r>
          <w:rPr>
            <w:rStyle w:val="FootnoteReference"/>
          </w:rPr>
          <w:footnoteRef/>
        </w:r>
        <w:r>
          <w:t xml:space="preserve"> </w:t>
        </w:r>
      </w:ins>
      <w:r>
        <w:fldChar w:fldCharType="begin"/>
      </w:r>
      <w:r w:rsidR="003B0ADA">
        <w:instrText xml:space="preserve"> ADDIN EN.CITE &lt;EndNote&gt;&lt;Cite&gt;&lt;Author&gt;Leonardo&lt;/Author&gt;&lt;Year&gt;1955&lt;/Year&gt;&lt;RecNum&gt;108&lt;/RecNum&gt;&lt;DisplayText&gt;Irma A. Richter Leonardo, &lt;style face="italic"&gt;Selections from the Notebooks of Leonardo Da Vinci&lt;/style&gt; (New York: Oxford University Press, 1955).&lt;/DisplayText&gt;&lt;record&gt;&lt;rec-number&gt;108&lt;/rec-number&gt;&lt;foreign-keys&gt;&lt;key app="EN" db-id="52fpfpxt3xswsaervvgvfpf3x0xadf2x90r9" timestamp="1650481656"&gt;108&lt;/key&gt;&lt;/foreign-keys&gt;&lt;ref-type name="Book"&gt;6&lt;/ref-type&gt;&lt;contributors&gt;&lt;authors&gt;&lt;author&gt;Leonardo, Irma A. Richter&lt;/author&gt;&lt;/authors&gt;&lt;/contributors&gt;&lt;titles&gt;&lt;title&gt;Selections from the notebooks of Leonardo da Vinci&lt;/title&gt;&lt;/titles&gt;&lt;dates&gt;&lt;year&gt;1955&lt;/year&gt;&lt;/dates&gt;&lt;pub-location&gt;New York&lt;/pub-location&gt;&lt;publisher&gt;Oxford University Press&lt;/publisher&gt;&lt;urls&gt;&lt;/urls&gt;&lt;remote-database-name&gt;/z-wcorg/&lt;/remote-database-name&gt;&lt;remote-database-provider&gt;http://worldcat.org&lt;/remote-database-provider&gt;&lt;language&gt;English&lt;/language&gt;&lt;/record&gt;&lt;/Cite&gt;&lt;/EndNote&gt;</w:instrText>
      </w:r>
      <w:r>
        <w:fldChar w:fldCharType="separate"/>
      </w:r>
      <w:r w:rsidR="003B0ADA">
        <w:rPr>
          <w:noProof/>
        </w:rPr>
        <w:t xml:space="preserve">Irma A. Richter Leonardo, </w:t>
      </w:r>
      <w:r w:rsidR="003B0ADA" w:rsidRPr="003B0ADA">
        <w:rPr>
          <w:i/>
          <w:noProof/>
        </w:rPr>
        <w:t>Selections from the Notebooks of Leonardo Da Vinci</w:t>
      </w:r>
      <w:r w:rsidR="003B0ADA">
        <w:rPr>
          <w:noProof/>
        </w:rPr>
        <w:t xml:space="preserve"> (New York: Oxford University Press, 1955).</w:t>
      </w:r>
      <w:r>
        <w:fldChar w:fldCharType="end"/>
      </w:r>
      <w:ins w:id="54" w:author="Elizabeth Ann Storm" w:date="2022-04-20T15:07:00Z">
        <w:r w:rsidR="00E56546">
          <w:t xml:space="preserve"> 110</w:t>
        </w:r>
      </w:ins>
    </w:p>
  </w:footnote>
  <w:footnote w:id="4">
    <w:p w14:paraId="0E2AC511" w14:textId="612C270B" w:rsidR="00C225A5" w:rsidRDefault="00C225A5">
      <w:pPr>
        <w:pStyle w:val="FootnoteText"/>
      </w:pPr>
      <w:ins w:id="68" w:author="Elizabeth Ann Storm" w:date="2022-04-20T15:14:00Z">
        <w:r>
          <w:rPr>
            <w:rStyle w:val="FootnoteReference"/>
          </w:rPr>
          <w:footnoteRef/>
        </w:r>
        <w:r>
          <w:t xml:space="preserve"> </w:t>
        </w:r>
      </w:ins>
    </w:p>
  </w:footnote>
  <w:footnote w:id="5">
    <w:p w14:paraId="57727E89" w14:textId="3D777E2D" w:rsidR="00454F54" w:rsidRDefault="00454F54">
      <w:pPr>
        <w:pStyle w:val="FootnoteText"/>
      </w:pPr>
      <w:r>
        <w:rPr>
          <w:rStyle w:val="FootnoteReference"/>
        </w:rPr>
        <w:footnoteRef/>
      </w:r>
      <w:r>
        <w:t xml:space="preserve"> </w:t>
      </w:r>
      <w:r w:rsidR="002B3C69">
        <w:t xml:space="preserve">Martin </w:t>
      </w:r>
      <w:r>
        <w:t xml:space="preserve">Jay, </w:t>
      </w:r>
      <w:r>
        <w:rPr>
          <w:i/>
          <w:iCs/>
        </w:rPr>
        <w:t>Scopic Regimes of Modernity</w:t>
      </w:r>
      <w:r>
        <w:t xml:space="preserve"> in </w:t>
      </w:r>
      <w:r>
        <w:fldChar w:fldCharType="begin"/>
      </w:r>
      <w:r w:rsidR="00330829">
        <w:instrText xml:space="preserve"> ADDIN EN.CITE &lt;EndNote&gt;&lt;Cite&gt;&lt;Author&gt;Foster&lt;/Author&gt;&lt;Year&gt;2009&lt;/Year&gt;&lt;RecNum&gt;1&lt;/RecNum&gt;&lt;DisplayText&gt;Hal Foster, &lt;style face="italic"&gt;Vision and Visuality&lt;/style&gt; (Seattle: Bay Press, 2009).&lt;/DisplayText&gt;&lt;record&gt;&lt;rec-number&gt;1&lt;/rec-number&gt;&lt;foreign-keys&gt;&lt;key app="EN" db-id="9rvtrefv09ea0ue5z0t55dtxt0dt52a0d22v" timestamp="1649968134"&gt;1&lt;/key&gt;&lt;/foreign-keys&gt;&lt;ref-type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instrText>
      </w:r>
      <w:r>
        <w:fldChar w:fldCharType="separate"/>
      </w:r>
      <w:r w:rsidR="00330829">
        <w:rPr>
          <w:noProof/>
        </w:rPr>
        <w:t xml:space="preserve">Hal Foster, </w:t>
      </w:r>
      <w:r w:rsidR="00330829" w:rsidRPr="00330829">
        <w:rPr>
          <w:i/>
          <w:noProof/>
        </w:rPr>
        <w:t>Vision and Visuality</w:t>
      </w:r>
      <w:r w:rsidR="00330829">
        <w:rPr>
          <w:noProof/>
        </w:rPr>
        <w:t xml:space="preserve"> (Seattle: Bay Press, 2009).</w:t>
      </w:r>
      <w:r>
        <w:fldChar w:fldCharType="end"/>
      </w:r>
      <w:r>
        <w:t xml:space="preserve"> </w:t>
      </w:r>
      <w:r w:rsidR="00F76CD8">
        <w:t>5-6</w:t>
      </w:r>
    </w:p>
  </w:footnote>
  <w:footnote w:id="6">
    <w:p w14:paraId="70EA9366" w14:textId="0B716B73" w:rsidR="00290B93" w:rsidRDefault="00290B93">
      <w:pPr>
        <w:pStyle w:val="FootnoteText"/>
      </w:pPr>
      <w:ins w:id="117" w:author="Elizabeth Ann Storm" w:date="2022-04-20T15:52:00Z">
        <w:r>
          <w:rPr>
            <w:rStyle w:val="FootnoteReference"/>
          </w:rPr>
          <w:footnoteRef/>
        </w:r>
        <w:r>
          <w:t xml:space="preserve"> </w:t>
        </w:r>
      </w:ins>
      <w:r>
        <w:fldChar w:fldCharType="begin"/>
      </w:r>
      <w:r>
        <w:instrText xml:space="preserve"> ADDIN EN.CITE &lt;EndNote&gt;&lt;Cite&gt;&lt;Author&gt;Leonardo&lt;/Author&gt;&lt;Year&gt;1955&lt;/Year&gt;&lt;RecNum&gt;108&lt;/RecNum&gt;&lt;DisplayText&gt;Leonardo, &lt;style face="italic"&gt;Selections from the Notebooks of Leonardo Da Vinci&lt;/style&gt;.&lt;/DisplayText&gt;&lt;record&gt;&lt;rec-number&gt;108&lt;/rec-number&gt;&lt;foreign-keys&gt;&lt;key app="EN" db-id="52fpfpxt3xswsaervvgvfpf3x0xadf2x90r9" timestamp="1650481656"&gt;108&lt;/key&gt;&lt;/foreign-keys&gt;&lt;ref-type name="Book"&gt;6&lt;/ref-type&gt;&lt;contributors&gt;&lt;authors&gt;&lt;author&gt;Leonardo, Irma A. Richter&lt;/author&gt;&lt;/authors&gt;&lt;/contributors&gt;&lt;titles&gt;&lt;title&gt;Selections from the notebooks of Leonardo da Vinci&lt;/title&gt;&lt;/titles&gt;&lt;dates&gt;&lt;year&gt;1955&lt;/year&gt;&lt;/dates&gt;&lt;pub-location&gt;New York&lt;/pub-location&gt;&lt;publisher&gt;Oxford University Press&lt;/publisher&gt;&lt;urls&gt;&lt;/urls&gt;&lt;remote-database-name&gt;/z-wcorg/&lt;/remote-database-name&gt;&lt;remote-database-provider&gt;http://worldcat.org&lt;/remote-database-provider&gt;&lt;language&gt;English&lt;/language&gt;&lt;/record&gt;&lt;/Cite&gt;&lt;/EndNote&gt;</w:instrText>
      </w:r>
      <w:r>
        <w:fldChar w:fldCharType="separate"/>
      </w:r>
      <w:r>
        <w:rPr>
          <w:noProof/>
        </w:rPr>
        <w:t xml:space="preserve">Leonardo, </w:t>
      </w:r>
      <w:r w:rsidRPr="00290B93">
        <w:rPr>
          <w:i/>
          <w:noProof/>
        </w:rPr>
        <w:t>Selections from the Notebooks of Leonardo Da Vinci</w:t>
      </w:r>
      <w:r>
        <w:rPr>
          <w:noProof/>
        </w:rPr>
        <w:t>.</w:t>
      </w:r>
      <w:r>
        <w:fldChar w:fldCharType="end"/>
      </w:r>
      <w:ins w:id="118" w:author="Elizabeth Ann Storm" w:date="2022-04-20T15:53:00Z">
        <w:r>
          <w:t xml:space="preserve"> 115-116</w:t>
        </w:r>
      </w:ins>
    </w:p>
  </w:footnote>
  <w:footnote w:id="7">
    <w:p w14:paraId="34DF8A13" w14:textId="3433ACF6" w:rsidR="00F42B27" w:rsidRDefault="00F42B27">
      <w:pPr>
        <w:pStyle w:val="FootnoteText"/>
      </w:pPr>
      <w:r>
        <w:rPr>
          <w:rStyle w:val="FootnoteReference"/>
        </w:rPr>
        <w:footnoteRef/>
      </w:r>
      <w:r>
        <w:t xml:space="preserve"> </w:t>
      </w:r>
      <w:r w:rsidR="00142C69">
        <w:fldChar w:fldCharType="begin"/>
      </w:r>
      <w:r w:rsidR="00330829">
        <w:instrText xml:space="preserve"> ADDIN EN.CITE &lt;EndNote&gt;&lt;Cite&gt;&lt;Author&gt;Crary&lt;/Author&gt;&lt;Year&gt;1988&lt;/Year&gt;&lt;RecNum&gt;102&lt;/RecNum&gt;&lt;DisplayText&gt;Jonathan Crary, &amp;quot;Techniques of the Observer,&amp;quot; &lt;style face="italic"&gt;October&lt;/style&gt; 45 (1988).&lt;/DisplayText&gt;&lt;record&gt;&lt;rec-number&gt;102&lt;/rec-number&gt;&lt;foreign-keys&gt;&lt;key app="EN" db-id="52fpfpxt3xswsaervvgvfpf3x0xadf2x90r9" timestamp="1649968239"&gt;102&lt;/key&gt;&lt;/foreign-keys&gt;&lt;ref-type name="Journal Article"&gt;17&lt;/ref-type&gt;&lt;contributors&gt;&lt;authors&gt;&lt;author&gt;Crary, Jonathan&lt;/author&gt;&lt;/authors&gt;&lt;/contributors&gt;&lt;titles&gt;&lt;title&gt;Techniques of the Observer&lt;/title&gt;&lt;secondary-title&gt;October&lt;/secondary-title&gt;&lt;/titles&gt;&lt;periodical&gt;&lt;full-title&gt;October&lt;/full-title&gt;&lt;/periodical&gt;&lt;pages&gt;3-35&lt;/pages&gt;&lt;volume&gt;45&lt;/volume&gt;&lt;dates&gt;&lt;year&gt;1988&lt;/year&gt;&lt;/dates&gt;&lt;publisher&gt;The MIT Press&lt;/publisher&gt;&lt;isbn&gt;01622870, 1536013X&lt;/isbn&gt;&lt;urls&gt;&lt;related-urls&gt;&lt;url&gt;http://www.jstor.org/stable/779041&lt;/url&gt;&lt;/related-urls&gt;&lt;/urls&gt;&lt;custom1&gt;Full publication date: Summer, 1988&lt;/custom1&gt;&lt;electronic-resource-num&gt;10.2307/779041&lt;/electronic-resource-num&gt;&lt;remote-database-name&gt;JSTOR&lt;/remote-database-name&gt;&lt;access-date&gt;2022/04/14/&lt;/access-date&gt;&lt;/record&gt;&lt;/Cite&gt;&lt;/EndNote&gt;</w:instrText>
      </w:r>
      <w:r w:rsidR="00142C69">
        <w:fldChar w:fldCharType="separate"/>
      </w:r>
      <w:r w:rsidR="00330829">
        <w:rPr>
          <w:noProof/>
        </w:rPr>
        <w:t xml:space="preserve">Jonathan Crary, "Techniques of the Observer," </w:t>
      </w:r>
      <w:r w:rsidR="00330829" w:rsidRPr="00330829">
        <w:rPr>
          <w:i/>
          <w:noProof/>
        </w:rPr>
        <w:t>October</w:t>
      </w:r>
      <w:r w:rsidR="00330829">
        <w:rPr>
          <w:noProof/>
        </w:rPr>
        <w:t xml:space="preserve"> 45 (1988).</w:t>
      </w:r>
      <w:r w:rsidR="00142C69">
        <w:fldChar w:fldCharType="end"/>
      </w:r>
      <w:r>
        <w:t xml:space="preserve"> 9</w:t>
      </w:r>
    </w:p>
  </w:footnote>
  <w:footnote w:id="8">
    <w:p w14:paraId="7B0FB016" w14:textId="3D73D058" w:rsidR="006700A6" w:rsidRDefault="006700A6">
      <w:pPr>
        <w:pStyle w:val="FootnoteText"/>
      </w:pPr>
      <w:r>
        <w:rPr>
          <w:rStyle w:val="FootnoteReference"/>
        </w:rPr>
        <w:footnoteRef/>
      </w:r>
      <w:r>
        <w:t xml:space="preserve"> Rosalind Krauss, “The Im/pulse to See”, in </w:t>
      </w:r>
      <w:r>
        <w:fldChar w:fldCharType="begin"/>
      </w:r>
      <w:r w:rsidR="00330829">
        <w:instrText xml:space="preserve"> ADDIN EN.CITE &lt;EndNote&gt;&lt;Cite&gt;&lt;Author&gt;Foster&lt;/Author&gt;&lt;Year&gt;2009&lt;/Year&gt;&lt;RecNum&gt;103&lt;/RecNum&gt;&lt;DisplayText&gt;Foster, &lt;style face="italic"&gt;Vision and Visuality&lt;/style&gt;.&lt;/DisplayText&gt;&lt;record&gt;&lt;rec-number&gt;103&lt;/rec-number&gt;&lt;foreign-keys&gt;&lt;key app="EN" db-id="52fpfpxt3xswsaervvgvfpf3x0xadf2x90r9" timestamp="1639516692"&gt;103&lt;/key&gt;&lt;/foreign-keys&gt;&lt;ref-type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instrText>
      </w:r>
      <w:r>
        <w:fldChar w:fldCharType="separate"/>
      </w:r>
      <w:r w:rsidR="00330829">
        <w:rPr>
          <w:noProof/>
        </w:rPr>
        <w:t xml:space="preserve">Foster, </w:t>
      </w:r>
      <w:r w:rsidR="00330829" w:rsidRPr="00330829">
        <w:rPr>
          <w:i/>
          <w:noProof/>
        </w:rPr>
        <w:t>Vision and Visuality</w:t>
      </w:r>
      <w:r w:rsidR="00330829">
        <w:rPr>
          <w:noProof/>
        </w:rPr>
        <w:t>.</w:t>
      </w:r>
      <w:r>
        <w:fldChar w:fldCharType="end"/>
      </w:r>
      <w:r>
        <w:t xml:space="preserve"> 58</w:t>
      </w:r>
    </w:p>
  </w:footnote>
  <w:footnote w:id="9">
    <w:p w14:paraId="5838CF59" w14:textId="4FEE3896" w:rsidR="00F01E5B" w:rsidRDefault="00F01E5B">
      <w:pPr>
        <w:pStyle w:val="FootnoteText"/>
      </w:pPr>
      <w:r>
        <w:rPr>
          <w:rStyle w:val="FootnoteReference"/>
        </w:rPr>
        <w:footnoteRef/>
      </w:r>
      <w:r>
        <w:t xml:space="preserve"> </w:t>
      </w:r>
      <w:r>
        <w:fldChar w:fldCharType="begin"/>
      </w:r>
      <w:r>
        <w:instrText xml:space="preserve"> ADDIN EN.CITE &lt;EndNote&gt;&lt;Cite&gt;&lt;Author&gt;Crary&lt;/Author&gt;&lt;Year&gt;1988&lt;/Year&gt;&lt;RecNum&gt;102&lt;/RecNum&gt;&lt;DisplayText&gt;Crary, &amp;quot;Techniques of the Observer.&amp;quot;&lt;/DisplayText&gt;&lt;record&gt;&lt;rec-number&gt;102&lt;/rec-number&gt;&lt;foreign-keys&gt;&lt;key app="EN" db-id="52fpfpxt3xswsaervvgvfpf3x0xadf2x90r9" timestamp="1649968239"&gt;102&lt;/key&gt;&lt;/foreign-keys&gt;&lt;ref-type name="Journal Article"&gt;17&lt;/ref-type&gt;&lt;contributors&gt;&lt;authors&gt;&lt;author&gt;Crary, Jonathan&lt;/author&gt;&lt;/authors&gt;&lt;/contributors&gt;&lt;titles&gt;&lt;title&gt;Techniques of the Observer&lt;/title&gt;&lt;secondary-title&gt;October&lt;/secondary-title&gt;&lt;/titles&gt;&lt;periodical&gt;&lt;full-title&gt;October&lt;/full-title&gt;&lt;/periodical&gt;&lt;pages&gt;3-35&lt;/pages&gt;&lt;volume&gt;45&lt;/volume&gt;&lt;dates&gt;&lt;year&gt;1988&lt;/year&gt;&lt;/dates&gt;&lt;publisher&gt;The MIT Press&lt;/publisher&gt;&lt;isbn&gt;01622870, 1536013X&lt;/isbn&gt;&lt;urls&gt;&lt;related-urls&gt;&lt;url&gt;http://www.jstor.org/stable/779041&lt;/url&gt;&lt;/related-urls&gt;&lt;/urls&gt;&lt;custom1&gt;Full publication date: Summer, 1988&lt;/custom1&gt;&lt;electronic-resource-num&gt;10.2307/779041&lt;/electronic-resource-num&gt;&lt;remote-database-name&gt;JSTOR&lt;/remote-database-name&gt;&lt;access-date&gt;2022/04/14/&lt;/access-date&gt;&lt;/record&gt;&lt;/Cite&gt;&lt;/EndNote&gt;</w:instrText>
      </w:r>
      <w:r>
        <w:fldChar w:fldCharType="separate"/>
      </w:r>
      <w:r>
        <w:rPr>
          <w:noProof/>
        </w:rPr>
        <w:t>Crary, "Techniques of the Observer."</w:t>
      </w:r>
      <w:r>
        <w:fldChar w:fldCharType="end"/>
      </w:r>
      <w:r>
        <w:t xml:space="preserve"> 33</w:t>
      </w:r>
    </w:p>
  </w:footnote>
  <w:footnote w:id="10">
    <w:p w14:paraId="15F3C496" w14:textId="77777777" w:rsidR="00883BB4" w:rsidRDefault="00883BB4" w:rsidP="00883BB4">
      <w:pPr>
        <w:pStyle w:val="FootnoteText"/>
      </w:pPr>
      <w:r>
        <w:rPr>
          <w:rStyle w:val="FootnoteReference"/>
        </w:rPr>
        <w:footnoteRef/>
      </w:r>
      <w:r>
        <w:t xml:space="preserve"> standard stoppages reference (museum collection)</w:t>
      </w:r>
    </w:p>
  </w:footnote>
  <w:footnote w:id="11">
    <w:p w14:paraId="43C966C3" w14:textId="77777777" w:rsidR="00883BB4" w:rsidRDefault="00883BB4" w:rsidP="00883BB4">
      <w:pPr>
        <w:pStyle w:val="FootnoteText"/>
      </w:pPr>
      <w:r>
        <w:rPr>
          <w:rStyle w:val="FootnoteReference"/>
        </w:rPr>
        <w:footnoteRef/>
      </w:r>
      <w:r>
        <w:t xml:space="preserve"> Frottages reference (museum collection)</w:t>
      </w:r>
    </w:p>
  </w:footnote>
  <w:footnote w:id="12">
    <w:p w14:paraId="2078307E" w14:textId="77777777" w:rsidR="00883BB4" w:rsidRDefault="00883BB4" w:rsidP="00883BB4">
      <w:pPr>
        <w:pStyle w:val="FootnoteText"/>
      </w:pPr>
      <w:r>
        <w:rPr>
          <w:rStyle w:val="FootnoteReference"/>
        </w:rPr>
        <w:footnoteRef/>
      </w:r>
      <w:r>
        <w:t xml:space="preserve"> Drip painting reference (museum collection)</w:t>
      </w:r>
    </w:p>
  </w:footnote>
  <w:footnote w:id="13">
    <w:p w14:paraId="2D82D881" w14:textId="6EDCDDAA" w:rsidR="00C40A1B" w:rsidRPr="00C40A1B" w:rsidRDefault="00C40A1B">
      <w:pPr>
        <w:pStyle w:val="FootnoteText"/>
      </w:pPr>
      <w:r>
        <w:rPr>
          <w:rStyle w:val="FootnoteReference"/>
        </w:rPr>
        <w:footnoteRef/>
      </w:r>
      <w:r>
        <w:t xml:space="preserve"> Also known as </w:t>
      </w:r>
      <w:r>
        <w:rPr>
          <w:i/>
          <w:iCs/>
        </w:rPr>
        <w:t>silverpoint</w:t>
      </w:r>
      <w:r>
        <w:t xml:space="preserve">, or broadly, </w:t>
      </w:r>
      <w:r>
        <w:rPr>
          <w:i/>
          <w:iCs/>
        </w:rPr>
        <w:t>metalpoint</w:t>
      </w:r>
      <w:r>
        <w:t xml:space="preserve">. </w:t>
      </w:r>
    </w:p>
  </w:footnote>
  <w:footnote w:id="14">
    <w:p w14:paraId="44BC58E8" w14:textId="576ED272" w:rsidR="00A50EE0" w:rsidRDefault="00A50EE0">
      <w:pPr>
        <w:pStyle w:val="FootnoteText"/>
      </w:pPr>
      <w:r>
        <w:rPr>
          <w:rStyle w:val="FootnoteReference"/>
        </w:rPr>
        <w:footnoteRef/>
      </w:r>
      <w:r>
        <w:t xml:space="preserve"> </w:t>
      </w:r>
      <w:r>
        <w:fldChar w:fldCharType="begin"/>
      </w:r>
      <w:r w:rsidR="00330829">
        <w:instrText xml:space="preserve"> ADDIN EN.CITE &lt;EndNote&gt;&lt;Cite&gt;&lt;Author&gt;Doane&lt;/Author&gt;&lt;Year&gt;2007&lt;/Year&gt;&lt;RecNum&gt;103&lt;/RecNum&gt;&lt;DisplayText&gt;Mary Ann Doane, &amp;quot;Indexicality: Trace and Sign: Introduction,&amp;quot; &lt;style face="italic"&gt;differences&lt;/style&gt; 18, no. 1 (2007).&lt;/DisplayText&gt;&lt;record&gt;&lt;rec-number&gt;103&lt;/rec-number&gt;&lt;foreign-keys&gt;&lt;key app="EN" db-id="52fpfpxt3xswsaervvgvfpf3x0xadf2x90r9" timestamp="1650141639"&gt;103&lt;/key&gt;&lt;/foreign-keys&gt;&lt;ref-type name="Journal Article"&gt;17&lt;/ref-type&gt;&lt;contributors&gt;&lt;authors&gt;&lt;author&gt;Doane, Mary Ann&lt;/author&gt;&lt;/authors&gt;&lt;/contributors&gt;&lt;titles&gt;&lt;title&gt;Indexicality: Trace and Sign: Introduction&lt;/title&gt;&lt;secondary-title&gt;differences&lt;/secondary-title&gt;&lt;/titles&gt;&lt;periodical&gt;&lt;full-title&gt;differences&lt;/full-title&gt;&lt;/periodical&gt;&lt;pages&gt;1-6&lt;/pages&gt;&lt;volume&gt;18&lt;/volume&gt;&lt;number&gt;1&lt;/number&gt;&lt;dates&gt;&lt;year&gt;2007&lt;/year&gt;&lt;/dates&gt;&lt;isbn&gt;1040-7391&lt;/isbn&gt;&lt;urls&gt;&lt;related-urls&gt;&lt;url&gt;https://doi.org/10.1215/10407391-2006-020&lt;/url&gt;&lt;/related-urls&gt;&lt;/urls&gt;&lt;electronic-resource-num&gt;10.1215/10407391-2006-020&lt;/electronic-resource-num&gt;&lt;access-date&gt;4/16/2022&lt;/access-date&gt;&lt;/record&gt;&lt;/Cite&gt;&lt;/EndNote&gt;</w:instrText>
      </w:r>
      <w:r>
        <w:fldChar w:fldCharType="separate"/>
      </w:r>
      <w:r w:rsidR="00330829">
        <w:rPr>
          <w:noProof/>
        </w:rPr>
        <w:t xml:space="preserve">Mary Ann Doane, "Indexicality: Trace and Sign: Introduction," </w:t>
      </w:r>
      <w:r w:rsidR="00330829" w:rsidRPr="00330829">
        <w:rPr>
          <w:i/>
          <w:noProof/>
        </w:rPr>
        <w:t>differences</w:t>
      </w:r>
      <w:r w:rsidR="00330829">
        <w:rPr>
          <w:noProof/>
        </w:rPr>
        <w:t xml:space="preserve"> 18, no. 1 (2007).</w:t>
      </w:r>
      <w:r>
        <w:fldChar w:fldCharType="end"/>
      </w:r>
      <w:r>
        <w:t xml:space="preserve"> 2</w:t>
      </w:r>
      <w:ins w:id="416" w:author="Elizabeth Ann Storm" w:date="2022-04-20T17:56:00Z">
        <w:r w:rsidR="009170A7">
          <w:t xml:space="preserve">. </w:t>
        </w:r>
        <w:r w:rsidR="009170A7">
          <w:t xml:space="preserve">As a concept, </w:t>
        </w:r>
        <w:r w:rsidR="009170A7">
          <w:t xml:space="preserve">“the trace”, under the umbrella of “the index”, was </w:t>
        </w:r>
        <w:r w:rsidR="009170A7">
          <w:t xml:space="preserve">elaborated on linguistically by Charles Sanders Peirce in </w:t>
        </w:r>
        <w:r w:rsidR="009170A7">
          <w:rPr>
            <w:i/>
            <w:iCs/>
          </w:rPr>
          <w:t>Theory of Signs</w:t>
        </w:r>
        <w:r w:rsidR="009170A7">
          <w:t xml:space="preserve"> in the late 19</w:t>
        </w:r>
        <w:r w:rsidR="009170A7" w:rsidRPr="00681B40">
          <w:rPr>
            <w:vertAlign w:val="superscript"/>
          </w:rPr>
          <w:t>th</w:t>
        </w:r>
        <w:r w:rsidR="009170A7">
          <w:t xml:space="preserve"> </w:t>
        </w:r>
      </w:ins>
      <w:ins w:id="417" w:author="Elizabeth Ann Storm" w:date="2022-04-20T17:57:00Z">
        <w:r w:rsidR="00A301C9">
          <w:t>century and</w:t>
        </w:r>
      </w:ins>
      <w:ins w:id="418" w:author="Elizabeth Ann Storm" w:date="2022-04-20T17:56:00Z">
        <w:r w:rsidR="009170A7">
          <w:t xml:space="preserve"> became adopted as an enduring term in the humanities in the decades following.</w:t>
        </w:r>
      </w:ins>
    </w:p>
  </w:footnote>
  <w:footnote w:id="15">
    <w:p w14:paraId="0EA304C6" w14:textId="157F2A51" w:rsidR="00681B40" w:rsidRPr="00681B40" w:rsidRDefault="006E3FC1">
      <w:pPr>
        <w:pStyle w:val="FootnoteText"/>
        <w:rPr>
          <w:i/>
          <w:noProof/>
        </w:rPr>
      </w:pPr>
      <w:r>
        <w:rPr>
          <w:rStyle w:val="FootnoteReference"/>
        </w:rPr>
        <w:footnoteRef/>
      </w:r>
      <w:r>
        <w:t xml:space="preserve"> </w:t>
      </w:r>
      <w:r>
        <w:fldChar w:fldCharType="begin"/>
      </w:r>
      <w:r w:rsidR="00681B40">
        <w:instrText xml:space="preserve"> ADDIN EN.CITE &lt;EndNote&gt;&lt;Cite&gt;&lt;Author&gt;McLuhan&lt;/Author&gt;&lt;Year&gt;1967&lt;/Year&gt;&lt;RecNum&gt;2&lt;/RecNum&gt;&lt;DisplayText&gt;Marshall McLuhan, &lt;style face="italic"&gt;The Medium Is the Massage / Marshall Mcluhan, Quentin Fiore&amp;#xD;Co-Ordinated by Jerome Agel&lt;/style&gt;, ed. Quentin Fiore and Jerome Agel (New York: Bantam, 1967).&lt;/DisplayText&gt;&lt;record&gt;&lt;rec-number&gt;2&lt;/rec-number&gt;&lt;foreign-keys&gt;&lt;key app="EN" db-id="paat0srwaxdpvmepfwvpsrfszv295perzzrr" timestamp="1650385783"&gt;2&lt;/key&gt;&lt;/foreign-keys&gt;&lt;ref-type name="Book"&gt;6&lt;/ref-type&gt;&lt;contributors&gt;&lt;authors&gt;&lt;author&gt;McLuhan, Marshall&lt;/author&gt;&lt;/authors&gt;&lt;secondary-authors&gt;&lt;author&gt;Fiore, Quentin&lt;/author&gt;&lt;author&gt;Agel, Jerome&lt;/author&gt;&lt;/secondary-authors&gt;&lt;/contributors&gt;&lt;titles&gt;&lt;title&gt;The medium is the massage / Marshall McLuhan, Quentin Fiore&amp;#xD;co-ordinated by Jerome Agel&lt;/title&gt;&lt;/titles&gt;&lt;keywords&gt;&lt;keyword&gt;Communication&lt;/keyword&gt;&lt;keyword&gt;Mass media -- Influence&lt;/keyword&gt;&lt;keyword&gt;Mass media -- Social aspects&lt;/keyword&gt;&lt;keyword&gt;Mass media -- Philosophy&lt;/keyword&gt;&lt;keyword&gt;Technology and civilization&lt;/keyword&gt;&lt;/keywords&gt;&lt;dates&gt;&lt;year&gt;1967&lt;/year&gt;&lt;/dates&gt;&lt;pub-location&gt;New York&lt;/pub-location&gt;&lt;publisher&gt;Bantam&lt;/publisher&gt;&lt;urls&gt;&lt;/urls&gt;&lt;/record&gt;&lt;/Cite&gt;&lt;/EndNote&gt;</w:instrText>
      </w:r>
      <w:r>
        <w:fldChar w:fldCharType="separate"/>
      </w:r>
      <w:r w:rsidR="00681B40">
        <w:rPr>
          <w:noProof/>
        </w:rPr>
        <w:t xml:space="preserve">Marshall McLuhan, </w:t>
      </w:r>
      <w:r w:rsidR="00681B40" w:rsidRPr="00681B40">
        <w:rPr>
          <w:i/>
          <w:noProof/>
        </w:rPr>
        <w:t>The Medium Is the Massage / Marshall Mcluhan, Quentin Fiore</w:t>
      </w:r>
    </w:p>
    <w:p w14:paraId="1CE47266" w14:textId="1EFAD1E9" w:rsidR="006E3FC1" w:rsidRDefault="00681B40">
      <w:pPr>
        <w:pStyle w:val="FootnoteText"/>
      </w:pPr>
      <w:r w:rsidRPr="00681B40">
        <w:rPr>
          <w:i/>
          <w:noProof/>
        </w:rPr>
        <w:t>Co-Ordinated by Jerome Agel</w:t>
      </w:r>
      <w:r>
        <w:rPr>
          <w:noProof/>
        </w:rPr>
        <w:t>, ed. Quentin Fiore and Jerome Agel (New York: Bantam, 1967).</w:t>
      </w:r>
      <w:r w:rsidR="006E3FC1">
        <w:fldChar w:fldCharType="end"/>
      </w:r>
      <w:r w:rsidR="006E3FC1">
        <w:t xml:space="preserve"> (CITE)</w:t>
      </w:r>
    </w:p>
  </w:footnote>
  <w:footnote w:id="16">
    <w:p w14:paraId="588C26B0" w14:textId="3D7F24F8" w:rsidR="0094226F" w:rsidRPr="00EF709F" w:rsidRDefault="0094226F" w:rsidP="0094226F">
      <w:pPr>
        <w:pStyle w:val="FootnoteText"/>
        <w:rPr>
          <w:vertAlign w:val="subscript"/>
        </w:rPr>
      </w:pPr>
      <w:r>
        <w:rPr>
          <w:rStyle w:val="FootnoteReference"/>
        </w:rPr>
        <w:footnoteRef/>
      </w:r>
      <w:r>
        <w:t xml:space="preserve"> </w:t>
      </w:r>
      <w:r>
        <w:fldChar w:fldCharType="begin"/>
      </w:r>
      <w:r w:rsidR="006E3FC1">
        <w:instrText xml:space="preserve"> ADDIN EN.CITE &lt;EndNote&gt;&lt;Cite&gt;&lt;Author&gt;McLuhan&lt;/Author&gt;&lt;Year&gt;1967&lt;/Year&gt;&lt;RecNum&gt;7&lt;/RecNum&gt;&lt;DisplayText&gt;Ibid.&lt;/DisplayText&gt;&lt;record&gt;&lt;rec-number&gt;7&lt;/rec-number&gt;&lt;foreign-keys&gt;&lt;key app="EN" db-id="2vf0rfz0jz9a28effx059evsfe0w5psrafdr" timestamp="1637528576"&gt;7&lt;/key&gt;&lt;/foreign-keys&gt;&lt;ref-type name="Book"&gt;6&lt;/ref-type&gt;&lt;contributors&gt;&lt;authors&gt;&lt;author&gt;McLuhan, Marshall&lt;/author&gt;&lt;/authors&gt;&lt;secondary-authors&gt;&lt;author&gt;Fiore, Quentin&lt;/author&gt;&lt;author&gt;Agel, Jerome&lt;/author&gt;&lt;/secondary-authors&gt;&lt;/contributors&gt;&lt;titles&gt;&lt;title&gt;The medium is the massage / Marshall McLuhan, Quentin Fiore&amp;#xD;co-ordinated by Jerome Agel&lt;/title&gt;&lt;/titles&gt;&lt;keywords&gt;&lt;keyword&gt;Communication&lt;/keyword&gt;&lt;keyword&gt;Mass media -- Influence&lt;/keyword&gt;&lt;keyword&gt;Mass media -- Social aspects&lt;/keyword&gt;&lt;keyword&gt;Mass media -- Philosophy&lt;/keyword&gt;&lt;keyword&gt;Technology and civilization&lt;/keyword&gt;&lt;/keywords&gt;&lt;dates&gt;&lt;year&gt;1967&lt;/year&gt;&lt;/dates&gt;&lt;pub-location&gt;New York&lt;/pub-location&gt;&lt;publisher&gt;Bantam&lt;/publisher&gt;&lt;urls&gt;&lt;/urls&gt;&lt;/record&gt;&lt;/Cite&gt;&lt;/EndNote&gt;</w:instrText>
      </w:r>
      <w:r>
        <w:fldChar w:fldCharType="separate"/>
      </w:r>
      <w:r w:rsidR="006E3FC1">
        <w:rPr>
          <w:noProof/>
        </w:rPr>
        <w:t>Ibid.</w:t>
      </w:r>
      <w:r>
        <w:fldChar w:fldCharType="end"/>
      </w:r>
    </w:p>
  </w:footnote>
  <w:footnote w:id="17">
    <w:p w14:paraId="6B66B866" w14:textId="5503C054" w:rsidR="00A65027" w:rsidRDefault="00A65027">
      <w:pPr>
        <w:pStyle w:val="FootnoteText"/>
      </w:pPr>
      <w:r>
        <w:rPr>
          <w:rStyle w:val="FootnoteReference"/>
        </w:rPr>
        <w:footnoteRef/>
      </w:r>
      <w:r>
        <w:t xml:space="preserve"> </w:t>
      </w:r>
      <w:r>
        <w:fldChar w:fldCharType="begin"/>
      </w:r>
      <w:r>
        <w:instrText xml:space="preserve"> ADDIN EN.CITE &lt;EndNote&gt;&lt;Cite&gt;&lt;Author&gt;Doane&lt;/Author&gt;&lt;Year&gt;2007&lt;/Year&gt;&lt;RecNum&gt;103&lt;/RecNum&gt;&lt;DisplayText&gt;Doane, &amp;quot;Indexicality: Trace and Sign: Introduction.&amp;quot;&lt;/DisplayText&gt;&lt;record&gt;&lt;rec-number&gt;103&lt;/rec-number&gt;&lt;foreign-keys&gt;&lt;key app="EN" db-id="52fpfpxt3xswsaervvgvfpf3x0xadf2x90r9" timestamp="1650141639"&gt;103&lt;/key&gt;&lt;/foreign-keys&gt;&lt;ref-type name="Journal Article"&gt;17&lt;/ref-type&gt;&lt;contributors&gt;&lt;authors&gt;&lt;author&gt;Doane, Mary Ann&lt;/author&gt;&lt;/authors&gt;&lt;/contributors&gt;&lt;titles&gt;&lt;title&gt;Indexicality: Trace and Sign: Introduction&lt;/title&gt;&lt;secondary-title&gt;differences&lt;/secondary-title&gt;&lt;/titles&gt;&lt;periodical&gt;&lt;full-title&gt;differences&lt;/full-title&gt;&lt;/periodical&gt;&lt;pages&gt;1-6&lt;/pages&gt;&lt;volume&gt;18&lt;/volume&gt;&lt;number&gt;1&lt;/number&gt;&lt;dates&gt;&lt;year&gt;2007&lt;/year&gt;&lt;/dates&gt;&lt;isbn&gt;1040-7391&lt;/isbn&gt;&lt;urls&gt;&lt;related-urls&gt;&lt;url&gt;https://doi.org/10.1215/10407391-2006-020&lt;/url&gt;&lt;/related-urls&gt;&lt;/urls&gt;&lt;electronic-resource-num&gt;10.1215/10407391-2006-020&lt;/electronic-resource-num&gt;&lt;access-date&gt;4/16/2022&lt;/access-date&gt;&lt;/record&gt;&lt;/Cite&gt;&lt;/EndNote&gt;</w:instrText>
      </w:r>
      <w:r>
        <w:fldChar w:fldCharType="separate"/>
      </w:r>
      <w:r>
        <w:rPr>
          <w:noProof/>
        </w:rPr>
        <w:t>Doane, "Indexicality: Trace and Sign: Introduction."</w:t>
      </w:r>
      <w:r>
        <w:fldChar w:fldCharType="end"/>
      </w:r>
      <w:r w:rsidR="00DE57BD">
        <w:t xml:space="preserve"> 1</w:t>
      </w:r>
    </w:p>
  </w:footnote>
  <w:footnote w:id="18">
    <w:p w14:paraId="035B2EC5" w14:textId="77777777" w:rsidR="007621B1" w:rsidRDefault="007621B1" w:rsidP="007621B1">
      <w:pPr>
        <w:pStyle w:val="FootnoteText"/>
        <w:rPr>
          <w:ins w:id="618" w:author="Elizabeth Ann Storm" w:date="2022-04-20T18:30:00Z"/>
        </w:rPr>
      </w:pPr>
      <w:ins w:id="619" w:author="Elizabeth Ann Storm" w:date="2022-04-20T18:30:00Z">
        <w:r>
          <w:rPr>
            <w:rStyle w:val="FootnoteReference"/>
          </w:rPr>
          <w:footnoteRef/>
        </w:r>
        <w:r>
          <w:t xml:space="preserve"> </w:t>
        </w:r>
        <w:r>
          <w:fldChar w:fldCharType="begin"/>
        </w:r>
        <w:r>
          <w:instrText xml:space="preserve"> ADDIN EN.CITE &lt;EndNote&gt;&lt;Cite&gt;&lt;Author&gt;Jones&lt;/Author&gt;&lt;Year&gt;2006&lt;/Year&gt;&lt;RecNum&gt;14&lt;/RecNum&gt;&lt;DisplayText&gt;Caroline A. Jones and Bill Arning, &lt;style face="italic"&gt;Sensorium : Embodied Experience, Technology, and Contemporary Art / Edited by Caroline A. Jones&lt;/style&gt;, 1st MIT Press ed. ed. (Cambridge: MIT Press, 2006).&lt;/DisplayText&gt;&lt;record&gt;&lt;rec-number&gt;14&lt;/rec-number&gt;&lt;foreign-keys&gt;&lt;key app="EN" db-id="2vf0rfz0jz9a28effx059evsfe0w5psrafdr" timestamp="1637532291"&gt;14&lt;/key&gt;&lt;/foreign-keys&gt;&lt;ref-type name="Book"&gt;6&lt;/ref-type&gt;&lt;contributors&gt;&lt;authors&gt;&lt;author&gt;Jones, Caroline A.&lt;/author&gt;&lt;author&gt;Arning, Bill&lt;/author&gt;&lt;/authors&gt;&lt;/contributors&gt;&lt;titles&gt;&lt;title&gt;Sensorium : embodied experience, technology, and contemporary art / edited by Caroline A. Jones&lt;/title&gt;&lt;/titles&gt;&lt;edition&gt;1st MIT Press ed.&lt;/edition&gt;&lt;keywords&gt;&lt;keyword&gt;Art and technology&lt;/keyword&gt;&lt;keyword&gt;Art, Modern -- 20th century&lt;/keyword&gt;&lt;keyword&gt;Art, Modern -- 21st century&lt;/keyword&gt;&lt;keyword&gt;Technology -- Social aspects -- History -- 20th century&lt;/keyword&gt;&lt;keyword&gt;Technology -- Social aspects -- History -- 21st century&lt;/keyword&gt;&lt;keyword&gt;Art, Modern&lt;/keyword&gt;&lt;keyword&gt;Technology -- Social aspects&lt;/keyword&gt;&lt;keyword&gt;1900-2099&lt;/keyword&gt;&lt;keyword&gt;Exhibition catalogs&lt;/keyword&gt;&lt;keyword&gt;History&lt;/keyword&gt;&lt;/keywords&gt;&lt;dates&gt;&lt;year&gt;2006&lt;/year&gt;&lt;/dates&gt;&lt;pub-location&gt;Cambridge&lt;/pub-location&gt;&lt;publisher&gt;MIT Press&lt;/publisher&gt;&lt;urls&gt;&lt;/urls&gt;&lt;/record&gt;&lt;/Cite&gt;&lt;/EndNote&gt;</w:instrText>
        </w:r>
        <w:r>
          <w:fldChar w:fldCharType="separate"/>
        </w:r>
        <w:r>
          <w:rPr>
            <w:noProof/>
          </w:rPr>
          <w:t xml:space="preserve">Caroline A. Jones and Bill Arning, </w:t>
        </w:r>
        <w:r w:rsidRPr="00681B40">
          <w:rPr>
            <w:i/>
            <w:noProof/>
          </w:rPr>
          <w:t>Sensorium : Embodied Experience, Technology, and Contemporary Art / Edited by Caroline A. Jones</w:t>
        </w:r>
        <w:r>
          <w:rPr>
            <w:noProof/>
          </w:rPr>
          <w:t>, 1st MIT Press ed. ed. (Cambridge: MIT Press, 2006).</w:t>
        </w:r>
        <w:r>
          <w:fldChar w:fldCharType="end"/>
        </w:r>
      </w:ins>
    </w:p>
  </w:footnote>
  <w:footnote w:id="19">
    <w:p w14:paraId="5C1DDD5C" w14:textId="77777777" w:rsidR="007621B1" w:rsidRDefault="007621B1" w:rsidP="007621B1">
      <w:pPr>
        <w:pStyle w:val="FootnoteText"/>
        <w:rPr>
          <w:ins w:id="622" w:author="Elizabeth Ann Storm" w:date="2022-04-20T18:30:00Z"/>
        </w:rPr>
      </w:pPr>
      <w:ins w:id="623" w:author="Elizabeth Ann Storm" w:date="2022-04-20T18:30:00Z">
        <w:r>
          <w:rPr>
            <w:rStyle w:val="FootnoteReference"/>
          </w:rPr>
          <w:footnoteRef/>
        </w:r>
        <w:r>
          <w:t xml:space="preserve"> </w:t>
        </w:r>
        <w:r>
          <w:fldChar w:fldCharType="begin"/>
        </w:r>
        <w:r>
          <w:instrText xml:space="preserve"> ADDIN EN.CITE &lt;EndNote&gt;&lt;Cite&gt;&lt;Author&gt;Jones&lt;/Author&gt;&lt;Year&gt;2006&lt;/Year&gt;&lt;RecNum&gt;14&lt;/RecNum&gt;&lt;DisplayText&gt;Ibid.&lt;/DisplayText&gt;&lt;record&gt;&lt;rec-number&gt;14&lt;/rec-number&gt;&lt;foreign-keys&gt;&lt;key app="EN" db-id="2vf0rfz0jz9a28effx059evsfe0w5psrafdr" timestamp="1637532291"&gt;14&lt;/key&gt;&lt;/foreign-keys&gt;&lt;ref-type name="Book"&gt;6&lt;/ref-type&gt;&lt;contributors&gt;&lt;authors&gt;&lt;author&gt;Jones, Caroline A.&lt;/author&gt;&lt;author&gt;Arning, Bill&lt;/author&gt;&lt;/authors&gt;&lt;/contributors&gt;&lt;titles&gt;&lt;title&gt;Sensorium : embodied experience, technology, and contemporary art / edited by Caroline A. Jones&lt;/title&gt;&lt;/titles&gt;&lt;edition&gt;1st MIT Press ed.&lt;/edition&gt;&lt;keywords&gt;&lt;keyword&gt;Art and technology&lt;/keyword&gt;&lt;keyword&gt;Art, Modern -- 20th century&lt;/keyword&gt;&lt;keyword&gt;Art, Modern -- 21st century&lt;/keyword&gt;&lt;keyword&gt;Technology -- Social aspects -- History -- 20th century&lt;/keyword&gt;&lt;keyword&gt;Technology -- Social aspects -- History -- 21st century&lt;/keyword&gt;&lt;keyword&gt;Art, Modern&lt;/keyword&gt;&lt;keyword&gt;Technology -- Social aspects&lt;/keyword&gt;&lt;keyword&gt;1900-2099&lt;/keyword&gt;&lt;keyword&gt;Exhibition catalogs&lt;/keyword&gt;&lt;keyword&gt;History&lt;/keyword&gt;&lt;/keywords&gt;&lt;dates&gt;&lt;year&gt;2006&lt;/year&gt;&lt;/dates&gt;&lt;pub-location&gt;Cambridge&lt;/pub-location&gt;&lt;publisher&gt;MIT Press&lt;/publisher&gt;&lt;urls&gt;&lt;/urls&gt;&lt;/record&gt;&lt;/Cite&gt;&lt;/EndNote&gt;</w:instrText>
        </w:r>
        <w:r>
          <w:fldChar w:fldCharType="separate"/>
        </w:r>
        <w:r>
          <w:rPr>
            <w:noProof/>
          </w:rPr>
          <w:t>Ibid.</w:t>
        </w:r>
        <w:r>
          <w:fldChar w:fldCharType="end"/>
        </w:r>
        <w:r>
          <w:t xml:space="preserve"> 1</w:t>
        </w:r>
      </w:ins>
    </w:p>
  </w:footnote>
  <w:footnote w:id="20">
    <w:p w14:paraId="00C1E931" w14:textId="77777777" w:rsidR="007621B1" w:rsidRDefault="007621B1" w:rsidP="007621B1">
      <w:pPr>
        <w:pStyle w:val="FootnoteText"/>
        <w:rPr>
          <w:ins w:id="628" w:author="Elizabeth Ann Storm" w:date="2022-04-20T18:30:00Z"/>
        </w:rPr>
      </w:pPr>
      <w:ins w:id="629" w:author="Elizabeth Ann Storm" w:date="2022-04-20T18:30:00Z">
        <w:r>
          <w:rPr>
            <w:rStyle w:val="FootnoteReference"/>
          </w:rPr>
          <w:footnoteRef/>
        </w:r>
        <w:r>
          <w:t xml:space="preserve"> </w:t>
        </w:r>
        <w:r>
          <w:fldChar w:fldCharType="begin"/>
        </w:r>
        <w:r>
          <w:instrText xml:space="preserve"> ADDIN EN.CITE &lt;EndNote&gt;&lt;Cite&gt;&lt;Author&gt;Jones&lt;/Author&gt;&lt;Year&gt;2006&lt;/Year&gt;&lt;RecNum&gt;14&lt;/RecNum&gt;&lt;DisplayText&gt;Ibid.&lt;/DisplayText&gt;&lt;record&gt;&lt;rec-number&gt;14&lt;/rec-number&gt;&lt;foreign-keys&gt;&lt;key app="EN" db-id="2vf0rfz0jz9a28effx059evsfe0w5psrafdr" timestamp="1637532291"&gt;14&lt;/key&gt;&lt;/foreign-keys&gt;&lt;ref-type name="Book"&gt;6&lt;/ref-type&gt;&lt;contributors&gt;&lt;authors&gt;&lt;author&gt;Jones, Caroline A.&lt;/author&gt;&lt;author&gt;Arning, Bill&lt;/author&gt;&lt;/authors&gt;&lt;/contributors&gt;&lt;titles&gt;&lt;title&gt;Sensorium : embodied experience, technology, and contemporary art / edited by Caroline A. Jones&lt;/title&gt;&lt;/titles&gt;&lt;edition&gt;1st MIT Press ed.&lt;/edition&gt;&lt;keywords&gt;&lt;keyword&gt;Art and technology&lt;/keyword&gt;&lt;keyword&gt;Art, Modern -- 20th century&lt;/keyword&gt;&lt;keyword&gt;Art, Modern -- 21st century&lt;/keyword&gt;&lt;keyword&gt;Technology -- Social aspects -- History -- 20th century&lt;/keyword&gt;&lt;keyword&gt;Technology -- Social aspects -- History -- 21st century&lt;/keyword&gt;&lt;keyword&gt;Art, Modern&lt;/keyword&gt;&lt;keyword&gt;Technology -- Social aspects&lt;/keyword&gt;&lt;keyword&gt;1900-2099&lt;/keyword&gt;&lt;keyword&gt;Exhibition catalogs&lt;/keyword&gt;&lt;keyword&gt;History&lt;/keyword&gt;&lt;/keywords&gt;&lt;dates&gt;&lt;year&gt;2006&lt;/year&gt;&lt;/dates&gt;&lt;pub-location&gt;Cambridge&lt;/pub-location&gt;&lt;publisher&gt;MIT Press&lt;/publisher&gt;&lt;urls&gt;&lt;/urls&gt;&lt;/record&gt;&lt;/Cite&gt;&lt;/EndNote&gt;</w:instrText>
        </w:r>
        <w:r>
          <w:fldChar w:fldCharType="separate"/>
        </w:r>
        <w:r>
          <w:rPr>
            <w:noProof/>
          </w:rPr>
          <w:t>Ibid.</w:t>
        </w:r>
        <w:r>
          <w:fldChar w:fldCharType="end"/>
        </w:r>
        <w:r>
          <w:t xml:space="preserve"> 8</w:t>
        </w:r>
      </w:ins>
    </w:p>
  </w:footnote>
  <w:footnote w:id="21">
    <w:p w14:paraId="2A1BBD51" w14:textId="77777777" w:rsidR="007621B1" w:rsidRDefault="007621B1" w:rsidP="007621B1">
      <w:pPr>
        <w:pStyle w:val="FootnoteText"/>
        <w:rPr>
          <w:ins w:id="630" w:author="Elizabeth Ann Storm" w:date="2022-04-20T18:30:00Z"/>
        </w:rPr>
      </w:pPr>
      <w:ins w:id="631" w:author="Elizabeth Ann Storm" w:date="2022-04-20T18:30:00Z">
        <w:r>
          <w:rPr>
            <w:rStyle w:val="FootnoteReference"/>
          </w:rPr>
          <w:footnoteRef/>
        </w:r>
        <w:r>
          <w:t xml:space="preserve"> Ibid. 42.</w:t>
        </w:r>
      </w:ins>
    </w:p>
  </w:footnote>
  <w:footnote w:id="22">
    <w:p w14:paraId="69526F16" w14:textId="77777777" w:rsidR="006350D1" w:rsidRDefault="006350D1" w:rsidP="006350D1">
      <w:pPr>
        <w:pStyle w:val="FootnoteText"/>
        <w:rPr>
          <w:ins w:id="633" w:author="Elizabeth Ann Storm" w:date="2022-04-20T19:03:00Z"/>
        </w:rPr>
      </w:pPr>
      <w:ins w:id="634" w:author="Elizabeth Ann Storm" w:date="2022-04-20T19:03:00Z">
        <w:r>
          <w:rPr>
            <w:rStyle w:val="FootnoteReference"/>
          </w:rPr>
          <w:footnoteRef/>
        </w:r>
        <w:r>
          <w:t xml:space="preserve"> Ibid. 11.</w:t>
        </w:r>
      </w:ins>
    </w:p>
  </w:footnote>
  <w:footnote w:id="23">
    <w:p w14:paraId="1A7C9C6D" w14:textId="77777777" w:rsidR="006350D1" w:rsidRDefault="006350D1" w:rsidP="006350D1">
      <w:pPr>
        <w:pStyle w:val="FootnoteText"/>
        <w:rPr>
          <w:ins w:id="635" w:author="Elizabeth Ann Storm" w:date="2022-04-20T19:03:00Z"/>
        </w:rPr>
      </w:pPr>
      <w:ins w:id="636" w:author="Elizabeth Ann Storm" w:date="2022-04-20T19:03:00Z">
        <w:r>
          <w:rPr>
            <w:rStyle w:val="FootnoteReference"/>
          </w:rPr>
          <w:footnoteRef/>
        </w:r>
        <w:r>
          <w:t xml:space="preserve"> Caroline A. Jones’s “The Mediated Sensorium” ties so many loose ends together for me, for example, the “marginal </w:t>
        </w:r>
        <w:proofErr w:type="spellStart"/>
        <w:r>
          <w:t>transgressives</w:t>
        </w:r>
        <w:proofErr w:type="spellEnd"/>
        <w:r>
          <w:t xml:space="preserve">” of Robert Smithson (re: dedifferentiated vision and “Non-Sites”), Fluxus (re: performance art), John Cage (re: atonal music), and </w:t>
        </w:r>
        <w:proofErr w:type="spellStart"/>
        <w:r>
          <w:t>Lygia</w:t>
        </w:r>
        <w:proofErr w:type="spellEnd"/>
        <w:r>
          <w:t xml:space="preserve"> Clark (re: touch), Georges </w:t>
        </w:r>
        <w:proofErr w:type="spellStart"/>
        <w:r>
          <w:t>Batailles</w:t>
        </w:r>
        <w:proofErr w:type="spellEnd"/>
        <w:r>
          <w:t xml:space="preserve"> </w:t>
        </w:r>
        <w:r w:rsidRPr="00BB2D68">
          <w:rPr>
            <w:i/>
            <w:iCs/>
          </w:rPr>
          <w:t>Informe</w:t>
        </w:r>
        <w:r>
          <w:t>, and Yves Alan-</w:t>
        </w:r>
        <w:proofErr w:type="spellStart"/>
        <w:r>
          <w:t>Bois’s</w:t>
        </w:r>
        <w:proofErr w:type="spellEnd"/>
        <w:r>
          <w:t xml:space="preserve"> and Rosalind Krauss’s postmodern updates (re: formlessness), the theories of self and subjectivity by Michael Foucault, Giles </w:t>
        </w:r>
        <w:proofErr w:type="spellStart"/>
        <w:r>
          <w:t>Deleauze</w:t>
        </w:r>
        <w:proofErr w:type="spellEnd"/>
        <w:r>
          <w:t xml:space="preserve">, and Felix </w:t>
        </w:r>
        <w:proofErr w:type="spellStart"/>
        <w:r>
          <w:t>Guattari</w:t>
        </w:r>
        <w:proofErr w:type="spellEnd"/>
        <w:r>
          <w:t>, (re: the body), Ludwig Wittgenstein (re: embodied perception), to name a few.</w:t>
        </w:r>
      </w:ins>
    </w:p>
  </w:footnote>
  <w:footnote w:id="24">
    <w:p w14:paraId="5A014149" w14:textId="43B9EA3C" w:rsidR="00D16CD1" w:rsidRPr="00737B84" w:rsidRDefault="00D16CD1">
      <w:pPr>
        <w:pStyle w:val="FootnoteText"/>
        <w:rPr>
          <w:rPrChange w:id="657" w:author="Elizabeth Ann Storm" w:date="2022-04-20T18:51:00Z">
            <w:rPr/>
          </w:rPrChange>
        </w:rPr>
      </w:pPr>
      <w:ins w:id="658" w:author="Elizabeth Ann Storm" w:date="2022-04-20T18:50:00Z">
        <w:r>
          <w:rPr>
            <w:rStyle w:val="FootnoteReference"/>
          </w:rPr>
          <w:footnoteRef/>
        </w:r>
        <w:r>
          <w:t xml:space="preserve"> </w:t>
        </w:r>
      </w:ins>
      <w:ins w:id="659" w:author="Elizabeth Ann Storm" w:date="2022-04-20T18:51:00Z">
        <w:r w:rsidR="00737B84">
          <w:t xml:space="preserve">Kirk </w:t>
        </w:r>
        <w:proofErr w:type="spellStart"/>
        <w:r w:rsidR="00737B84">
          <w:t>Varnedor</w:t>
        </w:r>
        <w:proofErr w:type="spellEnd"/>
        <w:r w:rsidR="00737B84">
          <w:t xml:space="preserve">, </w:t>
        </w:r>
        <w:r w:rsidR="00737B84">
          <w:rPr>
            <w:i/>
            <w:iCs/>
          </w:rPr>
          <w:t>Why Abstract Art?</w:t>
        </w:r>
        <w:r w:rsidR="00737B84">
          <w:t xml:space="preserve"> in </w:t>
        </w:r>
      </w:ins>
      <w:r w:rsidR="00737B84">
        <w:fldChar w:fldCharType="begin"/>
      </w:r>
      <w:r w:rsidR="00737B84">
        <w:instrText xml:space="preserve"> ADDIN EN.CITE &lt;EndNote&gt;&lt;Cite&gt;&lt;Author&gt;Lind&lt;/Author&gt;&lt;Year&gt;2013&lt;/Year&gt;&lt;RecNum&gt;87&lt;/RecNum&gt;&lt;DisplayText&gt;Maria Lind, &lt;style face="italic"&gt;Abstraction&lt;/style&gt;, ed. Iwona Blazwick, Documents of Contemporary Art (London: Whitechapel Gallery, 2013).&lt;/DisplayText&gt;&lt;record&gt;&lt;rec-number&gt;87&lt;/rec-number&gt;&lt;foreign-keys&gt;&lt;key app="EN" db-id="52fpfpxt3xswsaervvgvfpf3x0xadf2x90r9" timestamp="1630607436"&gt;87&lt;/key&gt;&lt;/foreign-keys&gt;&lt;ref-type name="Book"&gt;6&lt;/ref-type&gt;&lt;contributors&gt;&lt;authors&gt;&lt;author&gt;Lind, Maria&lt;/author&gt;&lt;/authors&gt;&lt;secondary-authors&gt;&lt;author&gt;Iwona Blazwick&lt;/author&gt;&lt;/secondary-authors&gt;&lt;/contributors&gt;&lt;titles&gt;&lt;title&gt;Abstraction&lt;/title&gt;&lt;secondary-title&gt;Documents of Contemporary Art&lt;/secondary-title&gt;&lt;/titles&gt;&lt;dates&gt;&lt;year&gt;2013&lt;/year&gt;&lt;/dates&gt;&lt;pub-location&gt;London&lt;/pub-location&gt;&lt;publisher&gt;Whitechapel Gallery&lt;/publisher&gt;&lt;isbn&gt;0262518368 9780262518369 0854882081 9780854882083&lt;/isbn&gt;&lt;urls&gt;&lt;/urls&gt;&lt;remote-database-name&gt;/z-wcorg/&lt;/remote-database-name&gt;&lt;remote-database-provider&gt;http://worldcat.org&lt;/remote-database-provider&gt;&lt;/record&gt;&lt;/Cite&gt;&lt;/EndNote&gt;</w:instrText>
      </w:r>
      <w:r w:rsidR="00737B84">
        <w:fldChar w:fldCharType="separate"/>
      </w:r>
      <w:r w:rsidR="00737B84">
        <w:rPr>
          <w:noProof/>
        </w:rPr>
        <w:t xml:space="preserve">Maria Lind, </w:t>
      </w:r>
      <w:r w:rsidR="00737B84" w:rsidRPr="00737B84">
        <w:rPr>
          <w:i/>
          <w:noProof/>
        </w:rPr>
        <w:t>Abstraction</w:t>
      </w:r>
      <w:r w:rsidR="00737B84">
        <w:rPr>
          <w:noProof/>
        </w:rPr>
        <w:t>, ed. Iwona Blazwick, Documents of Contemporary Art (London: Whitechapel Gallery, 2013).</w:t>
      </w:r>
      <w:r w:rsidR="00737B84">
        <w:fldChar w:fldCharType="end"/>
      </w:r>
      <w:ins w:id="660" w:author="Elizabeth Ann Storm" w:date="2022-04-20T18:58:00Z">
        <w:r w:rsidR="005661DA">
          <w:t xml:space="preserve"> 48</w:t>
        </w:r>
      </w:ins>
    </w:p>
  </w:footnote>
  <w:footnote w:id="25">
    <w:p w14:paraId="61655375" w14:textId="145E5A68" w:rsidR="00744E5F" w:rsidRDefault="00744E5F">
      <w:pPr>
        <w:pStyle w:val="FootnoteText"/>
      </w:pPr>
      <w:ins w:id="684" w:author="Elizabeth Ann Storm" w:date="2022-04-20T19:23:00Z">
        <w:r>
          <w:rPr>
            <w:rStyle w:val="FootnoteReference"/>
          </w:rPr>
          <w:footnoteRef/>
        </w:r>
        <w:r>
          <w:t xml:space="preserve"> </w:t>
        </w:r>
      </w:ins>
      <w:r>
        <w:fldChar w:fldCharType="begin"/>
      </w:r>
      <w:r>
        <w:instrText xml:space="preserve"> ADDIN EN.CITE &lt;EndNote&gt;&lt;Cite&gt;&lt;Author&gt;Lind&lt;/Author&gt;&lt;Year&gt;2013&lt;/Year&gt;&lt;RecNum&gt;87&lt;/RecNum&gt;&lt;DisplayText&gt;Ibid.&lt;/DisplayText&gt;&lt;record&gt;&lt;rec-number&gt;87&lt;/rec-number&gt;&lt;foreign-keys&gt;&lt;key app="EN" db-id="52fpfpxt3xswsaervvgvfpf3x0xadf2x90r9" timestamp="1630607436"&gt;87&lt;/key&gt;&lt;/foreign-keys&gt;&lt;ref-type name="Book"&gt;6&lt;/ref-type&gt;&lt;contributors&gt;&lt;authors&gt;&lt;author&gt;Lind, Maria&lt;/author&gt;&lt;/authors&gt;&lt;secondary-authors&gt;&lt;author&gt;Iwona Blazwick&lt;/author&gt;&lt;/secondary-authors&gt;&lt;/contributors&gt;&lt;titles&gt;&lt;title&gt;Abstraction&lt;/title&gt;&lt;secondary-title&gt;Documents of Contemporary Art&lt;/secondary-title&gt;&lt;/titles&gt;&lt;dates&gt;&lt;year&gt;2013&lt;/year&gt;&lt;/dates&gt;&lt;pub-location&gt;London&lt;/pub-location&gt;&lt;publisher&gt;Whitechapel Gallery&lt;/publisher&gt;&lt;isbn&gt;0262518368 9780262518369 0854882081 9780854882083&lt;/isbn&gt;&lt;urls&gt;&lt;/urls&gt;&lt;remote-database-name&gt;/z-wcorg/&lt;/remote-database-name&gt;&lt;remote-database-provider&gt;http://worldcat.org&lt;/remote-database-provider&gt;&lt;/record&gt;&lt;/Cite&gt;&lt;/EndNote&gt;</w:instrText>
      </w:r>
      <w:r>
        <w:fldChar w:fldCharType="separate"/>
      </w:r>
      <w:r>
        <w:rPr>
          <w:noProof/>
        </w:rPr>
        <w:t>Ibid.</w:t>
      </w:r>
      <w:r>
        <w:fldChar w:fldCharType="end"/>
      </w:r>
      <w:ins w:id="685" w:author="Elizabeth Ann Storm" w:date="2022-04-20T19:23:00Z">
        <w:r>
          <w:t xml:space="preserve"> 55</w:t>
        </w:r>
      </w:ins>
    </w:p>
  </w:footnote>
  <w:footnote w:id="26">
    <w:p w14:paraId="4D4D3A40" w14:textId="15016850" w:rsidR="00744E5F" w:rsidRDefault="00744E5F">
      <w:pPr>
        <w:pStyle w:val="FootnoteText"/>
      </w:pPr>
      <w:ins w:id="694" w:author="Elizabeth Ann Storm" w:date="2022-04-20T19:27:00Z">
        <w:r>
          <w:rPr>
            <w:rStyle w:val="FootnoteReference"/>
          </w:rPr>
          <w:footnoteRef/>
        </w:r>
        <w:r>
          <w:t xml:space="preserve"> </w:t>
        </w:r>
      </w:ins>
      <w:r>
        <w:fldChar w:fldCharType="begin"/>
      </w:r>
      <w:r>
        <w:instrText xml:space="preserve"> ADDIN EN.CITE &lt;EndNote&gt;&lt;Cite&gt;&lt;Author&gt;Lind&lt;/Author&gt;&lt;Year&gt;2013&lt;/Year&gt;&lt;RecNum&gt;87&lt;/RecNum&gt;&lt;DisplayText&gt;Ibid.&lt;/DisplayText&gt;&lt;record&gt;&lt;rec-number&gt;87&lt;/rec-number&gt;&lt;foreign-keys&gt;&lt;key app="EN" db-id="52fpfpxt3xswsaervvgvfpf3x0xadf2x90r9" timestamp="1630607436"&gt;87&lt;/key&gt;&lt;/foreign-keys&gt;&lt;ref-type name="Book"&gt;6&lt;/ref-type&gt;&lt;contributors&gt;&lt;authors&gt;&lt;author&gt;Lind, Maria&lt;/author&gt;&lt;/authors&gt;&lt;secondary-authors&gt;&lt;author&gt;Iwona Blazwick&lt;/author&gt;&lt;/secondary-authors&gt;&lt;/contributors&gt;&lt;titles&gt;&lt;title&gt;Abstraction&lt;/title&gt;&lt;secondary-title&gt;Documents of Contemporary Art&lt;/secondary-title&gt;&lt;/titles&gt;&lt;dates&gt;&lt;year&gt;2013&lt;/year&gt;&lt;/dates&gt;&lt;pub-location&gt;London&lt;/pub-location&gt;&lt;publisher&gt;Whitechapel Gallery&lt;/publisher&gt;&lt;isbn&gt;0262518368 9780262518369 0854882081 9780854882083&lt;/isbn&gt;&lt;urls&gt;&lt;/urls&gt;&lt;remote-database-name&gt;/z-wcorg/&lt;/remote-database-name&gt;&lt;remote-database-provider&gt;http://worldcat.org&lt;/remote-database-provider&gt;&lt;/record&gt;&lt;/Cite&gt;&lt;/EndNote&gt;</w:instrText>
      </w:r>
      <w:r>
        <w:fldChar w:fldCharType="separate"/>
      </w:r>
      <w:r>
        <w:rPr>
          <w:noProof/>
        </w:rPr>
        <w:t>Ibid.</w:t>
      </w:r>
      <w:r>
        <w:fldChar w:fldCharType="end"/>
      </w:r>
      <w:ins w:id="695" w:author="Elizabeth Ann Storm" w:date="2022-04-20T19:27:00Z">
        <w:r>
          <w:t xml:space="preserve"> 57</w:t>
        </w:r>
      </w:ins>
    </w:p>
  </w:footnote>
  <w:footnote w:id="27">
    <w:p w14:paraId="653F87EB" w14:textId="131BB5D4" w:rsidR="005864C5" w:rsidRDefault="005864C5">
      <w:pPr>
        <w:pStyle w:val="FootnoteText"/>
      </w:pPr>
      <w:ins w:id="706" w:author="Elizabeth Ann Storm" w:date="2022-04-20T19:32:00Z">
        <w:r>
          <w:rPr>
            <w:rStyle w:val="FootnoteReference"/>
          </w:rPr>
          <w:footnoteRef/>
        </w:r>
        <w:r>
          <w:t xml:space="preserve"> </w:t>
        </w:r>
      </w:ins>
      <w:r>
        <w:fldChar w:fldCharType="begin"/>
      </w:r>
      <w:r>
        <w:instrText xml:space="preserve"> ADDIN EN.CITE &lt;EndNote&gt;&lt;Cite&gt;&lt;Author&gt;Lind&lt;/Author&gt;&lt;Year&gt;2013&lt;/Year&gt;&lt;RecNum&gt;87&lt;/RecNum&gt;&lt;DisplayText&gt;Ibid.&lt;/DisplayText&gt;&lt;record&gt;&lt;rec-number&gt;87&lt;/rec-number&gt;&lt;foreign-keys&gt;&lt;key app="EN" db-id="52fpfpxt3xswsaervvgvfpf3x0xadf2x90r9" timestamp="1630607436"&gt;87&lt;/key&gt;&lt;/foreign-keys&gt;&lt;ref-type name="Book"&gt;6&lt;/ref-type&gt;&lt;contributors&gt;&lt;authors&gt;&lt;author&gt;Lind, Maria&lt;/author&gt;&lt;/authors&gt;&lt;secondary-authors&gt;&lt;author&gt;Iwona Blazwick&lt;/author&gt;&lt;/secondary-authors&gt;&lt;/contributors&gt;&lt;titles&gt;&lt;title&gt;Abstraction&lt;/title&gt;&lt;secondary-title&gt;Documents of Contemporary Art&lt;/secondary-title&gt;&lt;/titles&gt;&lt;dates&gt;&lt;year&gt;2013&lt;/year&gt;&lt;/dates&gt;&lt;pub-location&gt;London&lt;/pub-location&gt;&lt;publisher&gt;Whitechapel Gallery&lt;/publisher&gt;&lt;isbn&gt;0262518368 9780262518369 0854882081 9780854882083&lt;/isbn&gt;&lt;urls&gt;&lt;/urls&gt;&lt;remote-database-name&gt;/z-wcorg/&lt;/remote-database-name&gt;&lt;remote-database-provider&gt;http://worldcat.org&lt;/remote-database-provider&gt;&lt;/record&gt;&lt;/Cite&gt;&lt;/EndNote&gt;</w:instrText>
      </w:r>
      <w:r>
        <w:fldChar w:fldCharType="separate"/>
      </w:r>
      <w:r>
        <w:rPr>
          <w:noProof/>
        </w:rPr>
        <w:t>Ibid.</w:t>
      </w:r>
      <w:r>
        <w:fldChar w:fldCharType="end"/>
      </w:r>
      <w:ins w:id="707" w:author="Elizabeth Ann Storm" w:date="2022-04-20T19:32:00Z">
        <w:r>
          <w:t xml:space="preserve"> 62</w:t>
        </w:r>
      </w:ins>
    </w:p>
  </w:footnote>
  <w:footnote w:id="28">
    <w:p w14:paraId="36F1656B" w14:textId="17B3A2DB" w:rsidR="00CF5CED" w:rsidRPr="00CF5CED" w:rsidRDefault="00CF5CED">
      <w:pPr>
        <w:pStyle w:val="FootnoteText"/>
      </w:pPr>
      <w:ins w:id="718" w:author="Elizabeth" w:date="2022-04-19T13:02:00Z">
        <w:r>
          <w:rPr>
            <w:rStyle w:val="FootnoteReference"/>
          </w:rPr>
          <w:footnoteRef/>
        </w:r>
        <w:r>
          <w:t xml:space="preserve"> </w:t>
        </w:r>
      </w:ins>
      <w:proofErr w:type="spellStart"/>
      <w:ins w:id="719" w:author="Elizabeth" w:date="2022-04-19T13:03:00Z">
        <w:r w:rsidRPr="001C18D3">
          <w:rPr>
            <w:i/>
            <w:iCs/>
            <w:rPrChange w:id="720" w:author="Elizabeth" w:date="2022-04-19T13:05:00Z">
              <w:rPr/>
            </w:rPrChange>
          </w:rPr>
          <w:t>Psychonaut</w:t>
        </w:r>
        <w:proofErr w:type="spellEnd"/>
        <w:r>
          <w:t xml:space="preserve"> combines the Greek </w:t>
        </w:r>
        <w:r>
          <w:rPr>
            <w:i/>
            <w:iCs/>
          </w:rPr>
          <w:t>psyche</w:t>
        </w:r>
        <w:r>
          <w:t xml:space="preserve"> “soul, spirit, mind”, and </w:t>
        </w:r>
        <w:r>
          <w:rPr>
            <w:i/>
            <w:iCs/>
          </w:rPr>
          <w:t>nautes</w:t>
        </w:r>
        <w:r>
          <w:t xml:space="preserve"> “sailor, navigator” to </w:t>
        </w:r>
      </w:ins>
      <w:ins w:id="721" w:author="Elizabeth" w:date="2022-04-19T13:04:00Z">
        <w:r>
          <w:t>describe a person</w:t>
        </w:r>
        <w:r w:rsidR="001C18D3">
          <w:t xml:space="preserve"> who engages in alter</w:t>
        </w:r>
      </w:ins>
      <w:ins w:id="722" w:author="Elizabeth" w:date="2022-04-19T13:05:00Z">
        <w:r w:rsidR="001C18D3">
          <w:t>ed states of consciousness to</w:t>
        </w:r>
      </w:ins>
      <w:ins w:id="723" w:author="Elizabeth" w:date="2022-04-19T13:06:00Z">
        <w:r w:rsidR="001C18D3">
          <w:t xml:space="preserve"> methodically</w:t>
        </w:r>
      </w:ins>
      <w:ins w:id="724" w:author="Elizabeth" w:date="2022-04-19T13:05:00Z">
        <w:r w:rsidR="001C18D3">
          <w:t xml:space="preserve"> describe and explain the effects induced by meditation or mind-altering substances.</w:t>
        </w:r>
      </w:ins>
    </w:p>
  </w:footnote>
  <w:footnote w:id="29">
    <w:p w14:paraId="791F093F" w14:textId="53F6EA0C" w:rsidR="00E556D4" w:rsidRDefault="00E556D4" w:rsidP="00E556D4">
      <w:pPr>
        <w:pStyle w:val="FootnoteText"/>
      </w:pPr>
      <w:r>
        <w:rPr>
          <w:rStyle w:val="FootnoteReference"/>
        </w:rPr>
        <w:footnoteRef/>
      </w:r>
      <w:r>
        <w:t xml:space="preserve"> </w:t>
      </w:r>
      <w:r>
        <w:fldChar w:fldCharType="begin"/>
      </w:r>
      <w:r w:rsidR="00681B40">
        <w:instrText xml:space="preserve"> ADDIN EN.CITE &lt;EndNote&gt;&lt;Cite&gt;&lt;Author&gt;Huxley&lt;/Author&gt;&lt;Year&gt;1960&lt;/Year&gt;&lt;RecNum&gt;10&lt;/RecNum&gt;&lt;DisplayText&gt;Aldous Huxley, &lt;style face="italic"&gt;The Doors of Perception and Heaven and Hell&lt;/style&gt; (New York: Harper Perennial Classics, 1960).&lt;/DisplayText&gt;&lt;record&gt;&lt;rec-number&gt;10&lt;/rec-number&gt;&lt;foreign-keys&gt;&lt;key app="EN" db-id="2vf0rfz0jz9a28effx059evsfe0w5psrafdr" timestamp="1637529182"&gt;10&lt;/key&gt;&lt;/foreign-keys&gt;&lt;ref-type name="Book"&gt;6&lt;/ref-type&gt;&lt;contributors&gt;&lt;authors&gt;&lt;author&gt;Huxley, Aldous&lt;/author&gt;&lt;/authors&gt;&lt;/contributors&gt;&lt;titles&gt;&lt;title&gt;The Doors of Perception and Heaven and Hell&lt;/title&gt;&lt;/titles&gt;&lt;dates&gt;&lt;year&gt;1960&lt;/year&gt;&lt;/dates&gt;&lt;pub-location&gt;New York&lt;/pub-location&gt;&lt;publisher&gt;Harper Perennial Classics&lt;/publisher&gt;&lt;urls&gt;&lt;/urls&gt;&lt;remote-database-name&gt;/z-wcorg/&lt;/remote-database-name&gt;&lt;remote-database-provider&gt;http://worldcat.org&lt;/remote-database-provider&gt;&lt;language&gt;English&lt;/language&gt;&lt;/record&gt;&lt;/Cite&gt;&lt;/EndNote&gt;</w:instrText>
      </w:r>
      <w:r>
        <w:fldChar w:fldCharType="separate"/>
      </w:r>
      <w:r w:rsidR="00681B40">
        <w:rPr>
          <w:noProof/>
        </w:rPr>
        <w:t xml:space="preserve">Aldous Huxley, </w:t>
      </w:r>
      <w:r w:rsidR="00681B40" w:rsidRPr="00681B40">
        <w:rPr>
          <w:i/>
          <w:noProof/>
        </w:rPr>
        <w:t>The Doors of Perception and Heaven and Hell</w:t>
      </w:r>
      <w:r w:rsidR="00681B40">
        <w:rPr>
          <w:noProof/>
        </w:rPr>
        <w:t xml:space="preserve"> (New York: Harper Perennial Classics, 1960).</w:t>
      </w:r>
      <w:r>
        <w:fldChar w:fldCharType="end"/>
      </w:r>
    </w:p>
  </w:footnote>
  <w:footnote w:id="30">
    <w:p w14:paraId="00B37093" w14:textId="6F7BBC39" w:rsidR="00FF2473" w:rsidRDefault="00FF2473">
      <w:pPr>
        <w:pStyle w:val="FootnoteText"/>
      </w:pPr>
      <w:r>
        <w:rPr>
          <w:rStyle w:val="FootnoteReference"/>
        </w:rPr>
        <w:footnoteRef/>
      </w:r>
      <w:r>
        <w:t xml:space="preserve"> </w:t>
      </w:r>
      <w:r>
        <w:fldChar w:fldCharType="begin"/>
      </w:r>
      <w:r w:rsidR="005D5464">
        <w:instrText xml:space="preserve"> ADDIN EN.CITE &lt;EndNote&gt;&lt;Cite&gt;&lt;Author&gt;Blake&lt;/Author&gt;&lt;Year&gt;1994&lt;/Year&gt;&lt;RecNum&gt;12&lt;/RecNum&gt;&lt;DisplayText&gt;William Blake, &lt;style face="italic"&gt;The Marriage of Heaven and Hell / by William Blake, with an Introduction and Commentary by Sir Geoffrey Keynes&lt;/style&gt;, ed. Geoffrey Keynes (New York: Oxford University Press, 1994).&lt;/DisplayText&gt;&lt;record&gt;&lt;rec-number&gt;12&lt;/rec-number&gt;&lt;foreign-keys&gt;&lt;key app="EN" db-id="2vf0rfz0jz9a28effx059evsfe0w5psrafdr" timestamp="1637529540"&gt;12&lt;/key&gt;&lt;/foreign-keys&gt;&lt;ref-type name="Book"&gt;6&lt;/ref-type&gt;&lt;contributors&gt;&lt;authors&gt;&lt;author&gt;Blake, William&lt;/author&gt;&lt;/authors&gt;&lt;secondary-authors&gt;&lt;author&gt;Keynes, Geoffrey&lt;/author&gt;&lt;/secondary-authors&gt;&lt;/contributors&gt;&lt;titles&gt;&lt;title&gt;The marriage of heaven and hell / by William Blake, with an introduction and commentary by Sir Geoffrey Keynes&lt;/title&gt;&lt;/titles&gt;&lt;keywords&gt;&lt;keyword&gt;Philosophy, English -- 18th century&lt;/keyword&gt;&lt;keyword&gt;Heaven&lt;/keyword&gt;&lt;keyword&gt;Hell&lt;/keyword&gt;&lt;/keywords&gt;&lt;dates&gt;&lt;year&gt;1994&lt;/year&gt;&lt;/dates&gt;&lt;pub-location&gt;New York&lt;/pub-location&gt;&lt;publisher&gt;Oxford University Press&lt;/publisher&gt;&lt;urls&gt;&lt;/urls&gt;&lt;/record&gt;&lt;/Cite&gt;&lt;/EndNote&gt;</w:instrText>
      </w:r>
      <w:r>
        <w:fldChar w:fldCharType="separate"/>
      </w:r>
      <w:r w:rsidR="00681B40">
        <w:rPr>
          <w:noProof/>
        </w:rPr>
        <w:t xml:space="preserve">William Blake, </w:t>
      </w:r>
      <w:r w:rsidR="00681B40" w:rsidRPr="00681B40">
        <w:rPr>
          <w:i/>
          <w:noProof/>
        </w:rPr>
        <w:t>The Marriage of Heaven and Hell / by William Blake, with an Introduction and Commentary by Sir Geoffrey Keynes</w:t>
      </w:r>
      <w:r w:rsidR="00681B40">
        <w:rPr>
          <w:noProof/>
        </w:rPr>
        <w:t>, ed. Geoffrey Keynes (New York: Oxford University Press, 1994).</w:t>
      </w:r>
      <w:r>
        <w:fldChar w:fldCharType="end"/>
      </w:r>
    </w:p>
  </w:footnote>
  <w:footnote w:id="31">
    <w:p w14:paraId="61A49673" w14:textId="30D21C11" w:rsidR="0098316A" w:rsidRDefault="0098316A" w:rsidP="0098316A">
      <w:pPr>
        <w:pStyle w:val="FootnoteText"/>
      </w:pPr>
      <w:r>
        <w:rPr>
          <w:rStyle w:val="FootnoteReference"/>
        </w:rPr>
        <w:footnoteRef/>
      </w:r>
      <w:r>
        <w:t xml:space="preserve"> </w:t>
      </w:r>
      <w:r>
        <w:fldChar w:fldCharType="begin"/>
      </w:r>
      <w:r w:rsidR="00681B40">
        <w:instrText xml:space="preserve"> ADDIN EN.CITE &lt;EndNote&gt;&lt;Cite&gt;&lt;Author&gt;McKenna&lt;/Author&gt;&lt;Year&gt;1989&lt;/Year&gt;&lt;RecNum&gt;1&lt;/RecNum&gt;&lt;DisplayText&gt;Terence McKenna, 1989.&lt;/DisplayText&gt;&lt;record&gt;&lt;rec-number&gt;1&lt;/rec-number&gt;&lt;foreign-keys&gt;&lt;key app="EN" db-id="2vf0rfz0jz9a28effx059evsfe0w5psrafdr" timestamp="1637518347"&gt;1&lt;/key&gt;&lt;/foreign-keys&gt;&lt;ref-type name="Interview"&gt;64&lt;/ref-type&gt;&lt;contributors&gt;&lt;authors&gt;&lt;author&gt;Terence McKenna&lt;/author&gt;&lt;/authors&gt;&lt;/contributors&gt;&lt;titles&gt;&lt;title&gt;History Ends in Green&lt;/title&gt;&lt;secondary-title&gt;Esalen Institute&lt;/secondary-title&gt;&lt;/titles&gt;&lt;dates&gt;&lt;year&gt;1989&lt;/year&gt;&lt;/dates&gt;&lt;pub-location&gt;Big Sur&lt;/pub-location&gt;&lt;urls&gt;&lt;/urls&gt;&lt;/record&gt;&lt;/Cite&gt;&lt;/EndNote&gt;</w:instrText>
      </w:r>
      <w:r>
        <w:fldChar w:fldCharType="separate"/>
      </w:r>
      <w:r w:rsidR="00681B40">
        <w:rPr>
          <w:noProof/>
        </w:rPr>
        <w:t>Terence McKenna, 1989.</w:t>
      </w:r>
      <w:r>
        <w:fldChar w:fldCharType="end"/>
      </w:r>
      <w:r>
        <w:t xml:space="preserve"> (citation needs reformatting for Lecture format)</w:t>
      </w:r>
    </w:p>
  </w:footnote>
  <w:footnote w:id="32">
    <w:p w14:paraId="022C9A97" w14:textId="77777777" w:rsidR="0098316A" w:rsidRDefault="0098316A" w:rsidP="0098316A">
      <w:pPr>
        <w:pStyle w:val="FootnoteText"/>
      </w:pPr>
      <w:r>
        <w:rPr>
          <w:rStyle w:val="FootnoteReference"/>
        </w:rPr>
        <w:footnoteRef/>
      </w:r>
      <w:r>
        <w:t xml:space="preserve"> Ibid.</w:t>
      </w:r>
    </w:p>
  </w:footnote>
  <w:footnote w:id="33">
    <w:p w14:paraId="50914F31" w14:textId="53017206" w:rsidR="005338DC" w:rsidDel="008D1A85" w:rsidRDefault="005338DC" w:rsidP="005338DC">
      <w:pPr>
        <w:pStyle w:val="FootnoteText"/>
        <w:rPr>
          <w:del w:id="876" w:author="Elizabeth Ann Storm" w:date="2022-04-20T18:30:00Z"/>
        </w:rPr>
      </w:pPr>
      <w:del w:id="877" w:author="Elizabeth Ann Storm" w:date="2022-04-20T18:30:00Z">
        <w:r w:rsidDel="008D1A85">
          <w:rPr>
            <w:rStyle w:val="FootnoteReference"/>
          </w:rPr>
          <w:footnoteRef/>
        </w:r>
        <w:r w:rsidDel="008D1A85">
          <w:delText xml:space="preserve"> </w:delText>
        </w:r>
        <w:r w:rsidDel="008D1A85">
          <w:fldChar w:fldCharType="begin"/>
        </w:r>
        <w:r w:rsidR="00681B40" w:rsidDel="008D1A85">
          <w:delInstrText xml:space="preserve"> ADDIN EN.CITE &lt;EndNote&gt;&lt;Cite&gt;&lt;Author&gt;Jones&lt;/Author&gt;&lt;Year&gt;2006&lt;/Year&gt;&lt;RecNum&gt;14&lt;/RecNum&gt;&lt;DisplayText&gt;Caroline A. Jones and Bill Arning, &lt;style face="italic"&gt;Sensorium : Embodied Experience, Technology, and Contemporary Art / Edited by Caroline A. Jones&lt;/style&gt;, 1st MIT Press ed. ed. (Cambridge: MIT Press, 2006).&lt;/DisplayText&gt;&lt;record&gt;&lt;rec-number&gt;14&lt;/rec-number&gt;&lt;foreign-keys&gt;&lt;key app="EN" db-id="2vf0rfz0jz9a28effx059evsfe0w5psrafdr" timestamp="1637532291"&gt;14&lt;/key&gt;&lt;/foreign-keys&gt;&lt;ref-type name="Book"&gt;6&lt;/ref-type&gt;&lt;contributors&gt;&lt;authors&gt;&lt;author&gt;Jones, Caroline A.&lt;/author&gt;&lt;author&gt;Arning, Bill&lt;/author&gt;&lt;/authors&gt;&lt;/contributors&gt;&lt;titles&gt;&lt;title&gt;Sensorium : embodied experience, technology, and contemporary art / edited by Caroline A. Jones&lt;/title&gt;&lt;/titles&gt;&lt;edition&gt;1st MIT Press ed.&lt;/edition&gt;&lt;keywords&gt;&lt;keyword&gt;Art and technology&lt;/keyword&gt;&lt;keyword&gt;Art, Modern -- 20th century&lt;/keyword&gt;&lt;keyword&gt;Art, Modern -- 21st century&lt;/keyword&gt;&lt;keyword&gt;Technology -- Social aspects -- History -- 20th century&lt;/keyword&gt;&lt;keyword&gt;Technology -- Social aspects -- History -- 21st century&lt;/keyword&gt;&lt;keyword&gt;Art, Modern&lt;/keyword&gt;&lt;keyword&gt;Technology -- Social aspects&lt;/keyword&gt;&lt;keyword&gt;1900-2099&lt;/keyword&gt;&lt;keyword&gt;Exhibition catalogs&lt;/keyword&gt;&lt;keyword&gt;History&lt;/keyword&gt;&lt;/keywords&gt;&lt;dates&gt;&lt;year&gt;2006&lt;/year&gt;&lt;/dates&gt;&lt;pub-location&gt;Cambridge&lt;/pub-location&gt;&lt;publisher&gt;MIT Press&lt;/publisher&gt;&lt;urls&gt;&lt;/urls&gt;&lt;/record&gt;&lt;/Cite&gt;&lt;/EndNote&gt;</w:delInstrText>
        </w:r>
        <w:r w:rsidDel="008D1A85">
          <w:fldChar w:fldCharType="separate"/>
        </w:r>
        <w:r w:rsidR="00681B40" w:rsidDel="008D1A85">
          <w:rPr>
            <w:noProof/>
          </w:rPr>
          <w:delText xml:space="preserve">Caroline A. Jones and Bill Arning, </w:delText>
        </w:r>
        <w:r w:rsidR="00681B40" w:rsidRPr="00681B40" w:rsidDel="008D1A85">
          <w:rPr>
            <w:i/>
            <w:noProof/>
          </w:rPr>
          <w:delText>Sensorium : Embodied Experience, Technology, and Contemporary Art / Edited by Caroline A. Jones</w:delText>
        </w:r>
        <w:r w:rsidR="00681B40" w:rsidDel="008D1A85">
          <w:rPr>
            <w:noProof/>
          </w:rPr>
          <w:delText>, 1st MIT Press ed. ed. (Cambridge: MIT Press, 2006).</w:delText>
        </w:r>
        <w:r w:rsidDel="008D1A85">
          <w:fldChar w:fldCharType="end"/>
        </w:r>
      </w:del>
    </w:p>
  </w:footnote>
  <w:footnote w:id="34">
    <w:p w14:paraId="10796F98" w14:textId="7A81FD1B" w:rsidR="00DF5B11" w:rsidDel="008D1A85" w:rsidRDefault="00DF5B11">
      <w:pPr>
        <w:pStyle w:val="FootnoteText"/>
        <w:rPr>
          <w:del w:id="906" w:author="Elizabeth Ann Storm" w:date="2022-04-20T18:30:00Z"/>
        </w:rPr>
      </w:pPr>
      <w:ins w:id="907" w:author="Elizabeth" w:date="2022-04-19T13:54:00Z">
        <w:del w:id="908" w:author="Elizabeth Ann Storm" w:date="2022-04-20T18:30:00Z">
          <w:r w:rsidDel="008D1A85">
            <w:rPr>
              <w:rStyle w:val="FootnoteReference"/>
            </w:rPr>
            <w:footnoteRef/>
          </w:r>
          <w:r w:rsidDel="008D1A85">
            <w:delText xml:space="preserve"> </w:delText>
          </w:r>
        </w:del>
      </w:ins>
      <w:del w:id="909" w:author="Elizabeth Ann Storm" w:date="2022-04-20T18:30:00Z">
        <w:r w:rsidDel="008D1A85">
          <w:fldChar w:fldCharType="begin"/>
        </w:r>
        <w:r w:rsidR="005D5464" w:rsidDel="008D1A85">
          <w:delInstrText xml:space="preserve"> ADDIN EN.CITE &lt;EndNote&gt;&lt;Cite&gt;&lt;Author&gt;Jones&lt;/Author&gt;&lt;Year&gt;2006&lt;/Year&gt;&lt;RecNum&gt;14&lt;/RecNum&gt;&lt;DisplayText&gt;Ibid.&lt;/DisplayText&gt;&lt;record&gt;&lt;rec-number&gt;14&lt;/rec-number&gt;&lt;foreign-keys&gt;&lt;key app="EN" db-id="2vf0rfz0jz9a28effx059evsfe0w5psrafdr" timestamp="1637532291"&gt;14&lt;/key&gt;&lt;/foreign-keys&gt;&lt;ref-type name="Book"&gt;6&lt;/ref-type&gt;&lt;contributors&gt;&lt;authors&gt;&lt;author&gt;Jones, Caroline A.&lt;/author&gt;&lt;author&gt;Arning, Bill&lt;/author&gt;&lt;/authors&gt;&lt;/contributors&gt;&lt;titles&gt;&lt;title&gt;Sensorium : embodied experience, technology, and contemporary art / edited by Caroline A. Jones&lt;/title&gt;&lt;/titles&gt;&lt;edition&gt;1st MIT Press ed.&lt;/edition&gt;&lt;keywords&gt;&lt;keyword&gt;Art and technology&lt;/keyword&gt;&lt;keyword&gt;Art, Modern -- 20th century&lt;/keyword&gt;&lt;keyword&gt;Art, Modern -- 21st century&lt;/keyword&gt;&lt;keyword&gt;Technology -- Social aspects -- History -- 20th century&lt;/keyword&gt;&lt;keyword&gt;Technology -- Social aspects -- History -- 21st century&lt;/keyword&gt;&lt;keyword&gt;Art, Modern&lt;/keyword&gt;&lt;keyword&gt;Technology -- Social aspects&lt;/keyword&gt;&lt;keyword&gt;1900-2099&lt;/keyword&gt;&lt;keyword&gt;Exhibition catalogs&lt;/keyword&gt;&lt;keyword&gt;History&lt;/keyword&gt;&lt;/keywords&gt;&lt;dates&gt;&lt;year&gt;2006&lt;/year&gt;&lt;/dates&gt;&lt;pub-location&gt;Cambridge&lt;/pub-location&gt;&lt;publisher&gt;MIT Press&lt;/publisher&gt;&lt;urls&gt;&lt;/urls&gt;&lt;/record&gt;&lt;/Cite&gt;&lt;/EndNote&gt;</w:delInstrText>
        </w:r>
        <w:r w:rsidDel="008D1A85">
          <w:fldChar w:fldCharType="separate"/>
        </w:r>
        <w:r w:rsidDel="008D1A85">
          <w:rPr>
            <w:noProof/>
          </w:rPr>
          <w:delText>Ibid.</w:delText>
        </w:r>
        <w:r w:rsidDel="008D1A85">
          <w:fldChar w:fldCharType="end"/>
        </w:r>
      </w:del>
      <w:ins w:id="910" w:author="Elizabeth" w:date="2022-04-19T13:54:00Z">
        <w:del w:id="911" w:author="Elizabeth Ann Storm" w:date="2022-04-20T18:30:00Z">
          <w:r w:rsidDel="008D1A85">
            <w:delText xml:space="preserve"> 1</w:delText>
          </w:r>
        </w:del>
      </w:ins>
    </w:p>
  </w:footnote>
  <w:footnote w:id="35">
    <w:p w14:paraId="44A1B2F8" w14:textId="01FBC8FF" w:rsidR="0010474F" w:rsidDel="008D1A85" w:rsidRDefault="0010474F">
      <w:pPr>
        <w:pStyle w:val="FootnoteText"/>
        <w:rPr>
          <w:del w:id="925" w:author="Elizabeth Ann Storm" w:date="2022-04-20T18:30:00Z"/>
        </w:rPr>
      </w:pPr>
      <w:ins w:id="926" w:author="Elizabeth" w:date="2022-04-19T14:16:00Z">
        <w:del w:id="927" w:author="Elizabeth Ann Storm" w:date="2022-04-20T18:30:00Z">
          <w:r w:rsidDel="008D1A85">
            <w:rPr>
              <w:rStyle w:val="FootnoteReference"/>
            </w:rPr>
            <w:footnoteRef/>
          </w:r>
          <w:r w:rsidDel="008D1A85">
            <w:delText xml:space="preserve"> </w:delText>
          </w:r>
        </w:del>
      </w:ins>
      <w:del w:id="928" w:author="Elizabeth Ann Storm" w:date="2022-04-20T18:30:00Z">
        <w:r w:rsidDel="008D1A85">
          <w:fldChar w:fldCharType="begin"/>
        </w:r>
        <w:r w:rsidR="005D5464" w:rsidDel="008D1A85">
          <w:delInstrText xml:space="preserve"> ADDIN EN.CITE &lt;EndNote&gt;&lt;Cite&gt;&lt;Author&gt;Jones&lt;/Author&gt;&lt;Year&gt;2006&lt;/Year&gt;&lt;RecNum&gt;14&lt;/RecNum&gt;&lt;DisplayText&gt;Ibid.&lt;/DisplayText&gt;&lt;record&gt;&lt;rec-number&gt;14&lt;/rec-number&gt;&lt;foreign-keys&gt;&lt;key app="EN" db-id="2vf0rfz0jz9a28effx059evsfe0w5psrafdr" timestamp="1637532291"&gt;14&lt;/key&gt;&lt;/foreign-keys&gt;&lt;ref-type name="Book"&gt;6&lt;/ref-type&gt;&lt;contributors&gt;&lt;authors&gt;&lt;author&gt;Jones, Caroline A.&lt;/author&gt;&lt;author&gt;Arning, Bill&lt;/author&gt;&lt;/authors&gt;&lt;/contributors&gt;&lt;titles&gt;&lt;title&gt;Sensorium : embodied experience, technology, and contemporary art / edited by Caroline A. Jones&lt;/title&gt;&lt;/titles&gt;&lt;edition&gt;1st MIT Press ed.&lt;/edition&gt;&lt;keywords&gt;&lt;keyword&gt;Art and technology&lt;/keyword&gt;&lt;keyword&gt;Art, Modern -- 20th century&lt;/keyword&gt;&lt;keyword&gt;Art, Modern -- 21st century&lt;/keyword&gt;&lt;keyword&gt;Technology -- Social aspects -- History -- 20th century&lt;/keyword&gt;&lt;keyword&gt;Technology -- Social aspects -- History -- 21st century&lt;/keyword&gt;&lt;keyword&gt;Art, Modern&lt;/keyword&gt;&lt;keyword&gt;Technology -- Social aspects&lt;/keyword&gt;&lt;keyword&gt;1900-2099&lt;/keyword&gt;&lt;keyword&gt;Exhibition catalogs&lt;/keyword&gt;&lt;keyword&gt;History&lt;/keyword&gt;&lt;/keywords&gt;&lt;dates&gt;&lt;year&gt;2006&lt;/year&gt;&lt;/dates&gt;&lt;pub-location&gt;Cambridge&lt;/pub-location&gt;&lt;publisher&gt;MIT Press&lt;/publisher&gt;&lt;urls&gt;&lt;/urls&gt;&lt;/record&gt;&lt;/Cite&gt;&lt;/EndNote&gt;</w:delInstrText>
        </w:r>
        <w:r w:rsidDel="008D1A85">
          <w:fldChar w:fldCharType="separate"/>
        </w:r>
        <w:r w:rsidDel="008D1A85">
          <w:rPr>
            <w:noProof/>
          </w:rPr>
          <w:delText>Ibid.</w:delText>
        </w:r>
        <w:r w:rsidDel="008D1A85">
          <w:fldChar w:fldCharType="end"/>
        </w:r>
      </w:del>
      <w:ins w:id="929" w:author="Elizabeth" w:date="2022-04-19T14:16:00Z">
        <w:del w:id="930" w:author="Elizabeth Ann Storm" w:date="2022-04-20T18:30:00Z">
          <w:r w:rsidDel="008D1A85">
            <w:delText xml:space="preserve"> 8</w:delText>
          </w:r>
        </w:del>
      </w:ins>
    </w:p>
  </w:footnote>
  <w:footnote w:id="36">
    <w:p w14:paraId="7A2E73CB" w14:textId="77777777" w:rsidR="00BC214C" w:rsidDel="008D1A85" w:rsidRDefault="00BC214C" w:rsidP="00BC214C">
      <w:pPr>
        <w:pStyle w:val="FootnoteText"/>
        <w:rPr>
          <w:del w:id="935" w:author="Elizabeth Ann Storm" w:date="2022-04-20T18:30:00Z"/>
        </w:rPr>
      </w:pPr>
      <w:del w:id="936" w:author="Elizabeth Ann Storm" w:date="2022-04-20T18:30:00Z">
        <w:r w:rsidDel="008D1A85">
          <w:rPr>
            <w:rStyle w:val="FootnoteReference"/>
          </w:rPr>
          <w:footnoteRef/>
        </w:r>
        <w:r w:rsidDel="008D1A85">
          <w:delText xml:space="preserve"> Ibid. 42.</w:delText>
        </w:r>
      </w:del>
    </w:p>
  </w:footnote>
  <w:footnote w:id="37">
    <w:p w14:paraId="7197DE1E" w14:textId="77777777" w:rsidR="005338DC" w:rsidDel="008D1A85" w:rsidRDefault="005338DC" w:rsidP="005338DC">
      <w:pPr>
        <w:pStyle w:val="FootnoteText"/>
        <w:rPr>
          <w:del w:id="942" w:author="Elizabeth Ann Storm" w:date="2022-04-20T18:30:00Z"/>
        </w:rPr>
      </w:pPr>
      <w:del w:id="943" w:author="Elizabeth Ann Storm" w:date="2022-04-20T18:30:00Z">
        <w:r w:rsidDel="008D1A85">
          <w:rPr>
            <w:rStyle w:val="FootnoteReference"/>
          </w:rPr>
          <w:footnoteRef/>
        </w:r>
        <w:r w:rsidDel="008D1A85">
          <w:delText xml:space="preserve"> Ibid. 11.</w:delText>
        </w:r>
      </w:del>
    </w:p>
  </w:footnote>
  <w:footnote w:id="38">
    <w:p w14:paraId="19D4DC53" w14:textId="4D8E57D4" w:rsidR="00CB4A0E" w:rsidDel="008D1A85" w:rsidRDefault="00CB4A0E">
      <w:pPr>
        <w:pStyle w:val="FootnoteText"/>
        <w:rPr>
          <w:del w:id="967" w:author="Elizabeth Ann Storm" w:date="2022-04-20T18:30:00Z"/>
        </w:rPr>
      </w:pPr>
      <w:ins w:id="968" w:author="Elizabeth" w:date="2022-04-19T14:54:00Z">
        <w:del w:id="969" w:author="Elizabeth Ann Storm" w:date="2022-04-20T18:30:00Z">
          <w:r w:rsidDel="008D1A85">
            <w:rPr>
              <w:rStyle w:val="FootnoteReference"/>
            </w:rPr>
            <w:footnoteRef/>
          </w:r>
          <w:r w:rsidDel="008D1A85">
            <w:delText xml:space="preserve"> “The Mediated Sensorium” ties so many loose ends together for me, for example, the “marginal transgressives” of Robert Smithson (re: dedifferentiated vision and “Non-Sites”), Fluxus (re: performance art), John Cage (re: atonal music), and Lygia Clark (re: touch), Georges Batailles </w:delText>
          </w:r>
          <w:r w:rsidRPr="00BB2D68" w:rsidDel="008D1A85">
            <w:rPr>
              <w:i/>
              <w:iCs/>
            </w:rPr>
            <w:delText>Informe</w:delText>
          </w:r>
          <w:r w:rsidDel="008D1A85">
            <w:delText xml:space="preserve">, and Yves Alan-Bois’s and Rosalind Krauss’s postmodern updates (re: formlessness), the theories of self and subjectivity by Michael Foucault, Giles Deleauze, and Felix Guattari, (re: the body), </w:delText>
          </w:r>
        </w:del>
      </w:ins>
      <w:ins w:id="970" w:author="Elizabeth" w:date="2022-04-19T14:55:00Z">
        <w:del w:id="971" w:author="Elizabeth Ann Storm" w:date="2022-04-20T18:30:00Z">
          <w:r w:rsidDel="008D1A85">
            <w:delText>Ludwig Wittgenstein (re: embodied perception), to name a few.</w:delText>
          </w:r>
        </w:del>
      </w:ins>
    </w:p>
  </w:footnote>
  <w:footnote w:id="39">
    <w:p w14:paraId="15ECA9B6" w14:textId="51BA227F" w:rsidR="00F52531" w:rsidRDefault="00F52531" w:rsidP="00F52531">
      <w:pPr>
        <w:pStyle w:val="FootnoteText"/>
      </w:pPr>
      <w:r>
        <w:rPr>
          <w:rStyle w:val="FootnoteReference"/>
        </w:rPr>
        <w:footnoteRef/>
      </w:r>
      <w:r>
        <w:t xml:space="preserve"> </w:t>
      </w:r>
      <w:r w:rsidR="002269FC">
        <w:t>The end of the late modern period is typically understood as 1945, the year that the United States military all-but ended World War II with the use of nuclear weapons on the civilians of Nagasaki and Hiroshima, Japan.</w:t>
      </w:r>
      <w:r w:rsidR="00F0491A">
        <w:t xml:space="preserve"> This date, and the later year of 1950, has been floated by the Anthropocene Working Group as an appropriate date to mark the beginning of the Anthropocene Era, the Age of Man. </w:t>
      </w:r>
      <w:r w:rsidR="00B53DF0">
        <w:t xml:space="preserve"> </w:t>
      </w:r>
      <w:r w:rsidR="002269FC">
        <w:t xml:space="preserve"> </w:t>
      </w:r>
    </w:p>
  </w:footnote>
  <w:footnote w:id="40">
    <w:p w14:paraId="33375B26" w14:textId="77777777" w:rsidR="00F52531" w:rsidDel="00E72564" w:rsidRDefault="00F52531" w:rsidP="00F52531">
      <w:pPr>
        <w:pStyle w:val="FootnoteText"/>
        <w:rPr>
          <w:del w:id="980" w:author="Elizabeth" w:date="2022-04-19T14:58:00Z"/>
        </w:rPr>
      </w:pPr>
      <w:del w:id="981" w:author="Elizabeth" w:date="2022-04-19T14:58:00Z">
        <w:r w:rsidDel="00E72564">
          <w:rPr>
            <w:rStyle w:val="FootnoteReference"/>
          </w:rPr>
          <w:footnoteRef/>
        </w:r>
        <w:r w:rsidDel="00E72564">
          <w:delText xml:space="preserve"> Ibid, (find page number).</w:delText>
        </w:r>
      </w:del>
    </w:p>
  </w:footnote>
  <w:footnote w:id="41">
    <w:p w14:paraId="33A608E2" w14:textId="59E88DF9" w:rsidR="00E02914" w:rsidRDefault="00E02914" w:rsidP="00E02914">
      <w:pPr>
        <w:pStyle w:val="FootnoteText"/>
      </w:pPr>
      <w:r>
        <w:rPr>
          <w:rStyle w:val="FootnoteReference"/>
        </w:rPr>
        <w:footnoteRef/>
      </w:r>
      <w:r>
        <w:t xml:space="preserve"> </w:t>
      </w:r>
      <w:r>
        <w:fldChar w:fldCharType="begin"/>
      </w:r>
      <w:r w:rsidR="00681B40">
        <w:instrText xml:space="preserve"> ADDIN EN.CITE &lt;EndNote&gt;&lt;Cite&gt;&lt;Author&gt;Shanken&lt;/Author&gt;&lt;Year&gt;2015&lt;/Year&gt;&lt;RecNum&gt;9&lt;/RecNum&gt;&lt;DisplayText&gt;Edward A. Shanken, &lt;style face="italic"&gt;Systems / Edited by Edward A. Shanken&lt;/style&gt; (Cambridge: MIT Press, 2015).&lt;/DisplayText&gt;&lt;record&gt;&lt;rec-number&gt;9&lt;/rec-number&gt;&lt;foreign-keys&gt;&lt;key app="EN" db-id="2vf0rfz0jz9a28effx059evsfe0w5psrafdr" timestamp="1637528964"&gt;9&lt;/key&gt;&lt;/foreign-keys&gt;&lt;ref-type name="Book"&gt;6&lt;/ref-type&gt;&lt;contributors&gt;&lt;authors&gt;&lt;author&gt;Shanken, Edward A.&lt;/author&gt;&lt;/authors&gt;&lt;/contributors&gt;&lt;titles&gt;&lt;title&gt;Systems / edited by Edward A. Shanken&lt;/title&gt;&lt;/titles&gt;&lt;keywords&gt;&lt;keyword&gt;Arts, Modern -- 20th century -- Philosophy&lt;/keyword&gt;&lt;keyword&gt;Arts, Modern -- 21st century -- Philosophy&lt;/keyword&gt;&lt;keyword&gt;System theory&lt;/keyword&gt;&lt;keyword&gt;Arts, Modern -- Philosophy&lt;/keyword&gt;&lt;keyword&gt;1900-2099&lt;/keyword&gt;&lt;keyword&gt;Art criticism&lt;/keyword&gt;&lt;/keywords&gt;&lt;dates&gt;&lt;year&gt;2015&lt;/year&gt;&lt;/dates&gt;&lt;pub-location&gt;Cambridge&lt;/pub-location&gt;&lt;publisher&gt;MIT Press&lt;/publisher&gt;&lt;urls&gt;&lt;/urls&gt;&lt;/record&gt;&lt;/Cite&gt;&lt;/EndNote&gt;</w:instrText>
      </w:r>
      <w:r>
        <w:fldChar w:fldCharType="separate"/>
      </w:r>
      <w:r w:rsidR="00681B40">
        <w:rPr>
          <w:noProof/>
        </w:rPr>
        <w:t xml:space="preserve">Edward A. Shanken, </w:t>
      </w:r>
      <w:r w:rsidR="00681B40" w:rsidRPr="00681B40">
        <w:rPr>
          <w:i/>
          <w:noProof/>
        </w:rPr>
        <w:t>Systems / Edited by Edward A. Shanken</w:t>
      </w:r>
      <w:r w:rsidR="00681B40">
        <w:rPr>
          <w:noProof/>
        </w:rPr>
        <w:t xml:space="preserve"> (Cambridge: MIT Press, 2015).</w:t>
      </w:r>
      <w:r>
        <w:fldChar w:fldCharType="end"/>
      </w:r>
    </w:p>
  </w:footnote>
  <w:footnote w:id="42">
    <w:p w14:paraId="03AF98D4" w14:textId="2C4AE648" w:rsidR="00E02914" w:rsidRDefault="00E02914" w:rsidP="00E02914">
      <w:pPr>
        <w:pStyle w:val="FootnoteText"/>
      </w:pPr>
      <w:r>
        <w:rPr>
          <w:rStyle w:val="FootnoteReference"/>
        </w:rPr>
        <w:footnoteRef/>
      </w:r>
      <w:r>
        <w:t xml:space="preserve"> </w:t>
      </w:r>
      <w:r>
        <w:fldChar w:fldCharType="begin"/>
      </w:r>
      <w:r w:rsidR="00681B40">
        <w:instrText xml:space="preserve"> ADDIN EN.CITE &lt;EndNote&gt;&lt;Cite&gt;&lt;Author&gt;Kemp&lt;/Author&gt;&lt;Year&gt;2016&lt;/Year&gt;&lt;RecNum&gt;5&lt;/RecNum&gt;&lt;DisplayText&gt;Martin Kemp, &lt;style face="italic"&gt;Structural Intuitions : Seeing Shapes in Art and Science&lt;/style&gt; (Charlotesville: University of Virginia Press, 2016).&lt;/DisplayText&gt;&lt;record&gt;&lt;rec-number&gt;5&lt;/rec-number&gt;&lt;foreign-keys&gt;&lt;key app="EN" db-id="2vf0rfz0jz9a28effx059evsfe0w5psrafdr" timestamp="1637528270"&gt;5&lt;/key&gt;&lt;/foreign-keys&gt;&lt;ref-type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EndNote&gt;</w:instrText>
      </w:r>
      <w:r>
        <w:fldChar w:fldCharType="separate"/>
      </w:r>
      <w:r w:rsidR="00681B40">
        <w:rPr>
          <w:noProof/>
        </w:rPr>
        <w:t xml:space="preserve">Martin Kemp, </w:t>
      </w:r>
      <w:r w:rsidR="00681B40" w:rsidRPr="00681B40">
        <w:rPr>
          <w:i/>
          <w:noProof/>
        </w:rPr>
        <w:t>Structural Intuitions : Seeing Shapes in Art and Science</w:t>
      </w:r>
      <w:r w:rsidR="00681B40">
        <w:rPr>
          <w:noProof/>
        </w:rPr>
        <w:t xml:space="preserve"> (Charlotesville: University of Virginia Press, 2016).</w:t>
      </w:r>
      <w:r>
        <w:fldChar w:fldCharType="end"/>
      </w:r>
    </w:p>
  </w:footnote>
  <w:footnote w:id="43">
    <w:p w14:paraId="748FA717" w14:textId="77777777" w:rsidR="00FA08AD" w:rsidRDefault="00FA08AD" w:rsidP="00FA08AD">
      <w:pPr>
        <w:pStyle w:val="FootnoteText"/>
      </w:pPr>
      <w:r>
        <w:rPr>
          <w:rStyle w:val="FootnoteReference"/>
        </w:rPr>
        <w:footnoteRef/>
      </w:r>
      <w:r>
        <w:t xml:space="preserve"> The pre-reflective experience is a state of unconscious awareness preceding the consciousness forming associations to past experiences and word and image signs.</w:t>
      </w:r>
    </w:p>
  </w:footnote>
  <w:footnote w:id="44">
    <w:p w14:paraId="3657BD22" w14:textId="1F0F590B" w:rsidR="00CB3328" w:rsidRDefault="00CB3328">
      <w:pPr>
        <w:pStyle w:val="FootnoteText"/>
      </w:pPr>
      <w:r>
        <w:rPr>
          <w:rStyle w:val="FootnoteReference"/>
        </w:rPr>
        <w:footnoteRef/>
      </w:r>
      <w:r>
        <w:t xml:space="preserve"> </w:t>
      </w:r>
      <w:r>
        <w:fldChar w:fldCharType="begin"/>
      </w:r>
      <w:r w:rsidR="005D5464">
        <w:instrText xml:space="preserve"> ADDIN EN.CITE &lt;EndNote&gt;&lt;Cite&gt;&lt;Author&gt;Kemp&lt;/Author&gt;&lt;Year&gt;2016&lt;/Year&gt;&lt;RecNum&gt;5&lt;/RecNum&gt;&lt;DisplayText&gt;Kemp, &lt;style face="italic"&gt;Structural Intuitions : Seeing Shapes in Art and Science&lt;/style&gt;; &amp;quot;Structural Intuitions : Seeing Shapes in Art and Science,&amp;quot;  (2016).&lt;/DisplayText&gt;&lt;record&gt;&lt;rec-number&gt;5&lt;/rec-number&gt;&lt;foreign-keys&gt;&lt;key app="EN" db-id="2vf0rfz0jz9a28effx059evsfe0w5psrafdr" timestamp="1637528270"&gt;5&lt;/key&gt;&lt;/foreign-keys&gt;&lt;ref-type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Cite&gt;&lt;Author&gt;Kemp&lt;/Author&gt;&lt;Year&gt;2016&lt;/Year&gt;&lt;RecNum&gt;101&lt;/RecNum&gt;&lt;record&gt;&lt;rec-number&gt;101&lt;/rec-number&gt;&lt;foreign-keys&gt;&lt;key app="EN" db-id="52fpfpxt3xswsaervvgvfpf3x0xadf2x90r9" timestamp="1633625501"&gt;101&lt;/key&gt;&lt;/foreign-keys&gt;&lt;ref-type name="Journal Article"&gt;17&lt;/ref-type&gt;&lt;contributors&gt;&lt;authors&gt;&lt;author&gt;Kemp, Martin&lt;/author&gt;&lt;/authors&gt;&lt;/contributors&gt;&lt;titles&gt;&lt;title&gt;Structural intuitions : seeing shapes in art and science&lt;/title&gt;&lt;/titles&gt;&lt;dates&gt;&lt;year&gt;2016&lt;/year&gt;&lt;/dates&gt;&lt;isbn&gt;9780813937007 0813937000&lt;/isbn&gt;&lt;urls&gt;&lt;related-urls&gt;&lt;url&gt;https://library.dctabudhabi.ae/sirsi/detail/1195298&lt;/url&gt;&lt;/related-urls&gt;&lt;/urls&gt;&lt;remote-database-name&gt;/z-wcorg/&lt;/remote-database-name&gt;&lt;remote-database-provider&gt;http://worldcat.org&lt;/remote-database-provider&gt;&lt;language&gt;English&lt;/language&gt;&lt;/record&gt;&lt;/Cite&gt;&lt;/EndNote&gt;</w:instrText>
      </w:r>
      <w:r>
        <w:fldChar w:fldCharType="separate"/>
      </w:r>
      <w:r w:rsidR="00681B40">
        <w:rPr>
          <w:noProof/>
        </w:rPr>
        <w:t xml:space="preserve">Kemp, </w:t>
      </w:r>
      <w:r w:rsidR="00681B40" w:rsidRPr="00681B40">
        <w:rPr>
          <w:i/>
          <w:noProof/>
        </w:rPr>
        <w:t>Structural Intuitions : Seeing Shapes in Art and Science</w:t>
      </w:r>
      <w:r w:rsidR="00681B40">
        <w:rPr>
          <w:noProof/>
        </w:rPr>
        <w:t>; "Structural Intuitions : Seeing Shapes in Art and Science,"  (2016).</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86C7B" w14:textId="0C17722F" w:rsidR="0020108C" w:rsidRPr="000C55CA" w:rsidRDefault="0020108C">
    <w:pPr>
      <w:pStyle w:val="Header"/>
      <w:jc w:val="right"/>
    </w:pPr>
    <w:r w:rsidRPr="000C55CA">
      <w:rPr>
        <w:sz w:val="22"/>
      </w:rPr>
      <w:fldChar w:fldCharType="begin"/>
    </w:r>
    <w:r w:rsidRPr="000C55CA">
      <w:rPr>
        <w:sz w:val="22"/>
      </w:rPr>
      <w:instrText xml:space="preserve"> PAGE   \* MERGEFORMAT </w:instrText>
    </w:r>
    <w:r w:rsidRPr="000C55CA">
      <w:rPr>
        <w:sz w:val="22"/>
      </w:rPr>
      <w:fldChar w:fldCharType="separate"/>
    </w:r>
    <w:r w:rsidR="00944129" w:rsidRPr="000C55CA">
      <w:rPr>
        <w:noProof/>
        <w:sz w:val="22"/>
      </w:rPr>
      <w:t>v</w:t>
    </w:r>
    <w:r w:rsidRPr="000C55CA">
      <w:rPr>
        <w:sz w:val="22"/>
      </w:rPr>
      <w:fldChar w:fldCharType="end"/>
    </w:r>
  </w:p>
  <w:p w14:paraId="42A69754" w14:textId="77777777" w:rsidR="0020108C" w:rsidRDefault="0020108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D5AA4" w14:textId="472411C8" w:rsidR="0020108C" w:rsidRPr="000C55CA" w:rsidRDefault="0020108C">
    <w:pPr>
      <w:pStyle w:val="Header"/>
      <w:jc w:val="right"/>
    </w:pPr>
    <w:r w:rsidRPr="000C55CA">
      <w:rPr>
        <w:sz w:val="22"/>
      </w:rPr>
      <w:fldChar w:fldCharType="begin"/>
    </w:r>
    <w:r w:rsidRPr="000C55CA">
      <w:rPr>
        <w:sz w:val="22"/>
      </w:rPr>
      <w:instrText xml:space="preserve"> PAGE   \* MERGEFORMAT </w:instrText>
    </w:r>
    <w:r w:rsidRPr="000C55CA">
      <w:rPr>
        <w:sz w:val="22"/>
      </w:rPr>
      <w:fldChar w:fldCharType="separate"/>
    </w:r>
    <w:r w:rsidR="00944129" w:rsidRPr="000C55CA">
      <w:rPr>
        <w:noProof/>
        <w:sz w:val="22"/>
      </w:rPr>
      <w:t>iv</w:t>
    </w:r>
    <w:r w:rsidRPr="000C55CA">
      <w:rPr>
        <w:sz w:val="22"/>
      </w:rPr>
      <w:fldChar w:fldCharType="end"/>
    </w:r>
  </w:p>
  <w:p w14:paraId="793B251C" w14:textId="77777777" w:rsidR="0020108C" w:rsidRDefault="0020108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EA6B9" w14:textId="29B5EAD7" w:rsidR="0020108C" w:rsidRPr="000C55CA" w:rsidRDefault="0020108C" w:rsidP="00673A65">
    <w:pPr>
      <w:pStyle w:val="Header"/>
      <w:jc w:val="right"/>
    </w:pPr>
    <w:r w:rsidRPr="000C55CA">
      <w:rPr>
        <w:sz w:val="22"/>
      </w:rPr>
      <w:fldChar w:fldCharType="begin"/>
    </w:r>
    <w:r w:rsidRPr="000C55CA">
      <w:rPr>
        <w:sz w:val="22"/>
      </w:rPr>
      <w:instrText xml:space="preserve"> PAGE   \* MERGEFORMAT </w:instrText>
    </w:r>
    <w:r w:rsidRPr="000C55CA">
      <w:rPr>
        <w:sz w:val="22"/>
      </w:rPr>
      <w:fldChar w:fldCharType="separate"/>
    </w:r>
    <w:r w:rsidR="00944129" w:rsidRPr="000C55CA">
      <w:rPr>
        <w:noProof/>
        <w:sz w:val="22"/>
      </w:rPr>
      <w:t>6</w:t>
    </w:r>
    <w:r w:rsidRPr="000C55CA">
      <w:rPr>
        <w:sz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D3376"/>
    <w:multiLevelType w:val="hybridMultilevel"/>
    <w:tmpl w:val="3A205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6D5381"/>
    <w:multiLevelType w:val="hybridMultilevel"/>
    <w:tmpl w:val="53901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823906"/>
    <w:multiLevelType w:val="multilevel"/>
    <w:tmpl w:val="89540212"/>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99E15B2"/>
    <w:multiLevelType w:val="hybridMultilevel"/>
    <w:tmpl w:val="26584CFA"/>
    <w:lvl w:ilvl="0" w:tplc="B852D476">
      <w:start w:val="1"/>
      <w:numFmt w:val="decimal"/>
      <w:pStyle w:val="Heading1"/>
      <w:lvlText w:val="%1"/>
      <w:lvlJc w:val="left"/>
      <w:pPr>
        <w:ind w:left="720" w:hanging="360"/>
      </w:pPr>
      <w:rPr>
        <w:rFonts w:ascii="Times New Roman" w:hAnsi="Times New Roman" w:cs="Times New Roman" w:hint="default"/>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73911091">
    <w:abstractNumId w:val="1"/>
  </w:num>
  <w:num w:numId="2" w16cid:durableId="813110052">
    <w:abstractNumId w:val="2"/>
  </w:num>
  <w:num w:numId="3" w16cid:durableId="15191549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107576576">
    <w:abstractNumId w:val="0"/>
  </w:num>
  <w:num w:numId="5" w16cid:durableId="1175605459">
    <w:abstractNumId w:val="3"/>
  </w:num>
  <w:num w:numId="6" w16cid:durableId="5562079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524642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lizabeth Ann Storm">
    <w15:presenceInfo w15:providerId="None" w15:userId="Elizabeth Ann Storm"/>
  </w15:person>
  <w15:person w15:author="Elizabeth">
    <w15:presenceInfo w15:providerId="None" w15:userId="Elizabe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 w:id="1"/>
  </w:footnotePr>
  <w:endnotePr>
    <w:numFmt w:val="decimal"/>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MLa0MDCwNDazMLMwtTBX0lEKTi0uzszPAykwNKoFAE4jjMUtAAAA"/>
    <w:docVar w:name="EN.InstantFormat" w:val="&lt;ENInstantFormat&gt;&lt;Enabled&gt;1&lt;/Enabled&gt;&lt;ScanUnformatted&gt;1&lt;/ScanUnformatted&gt;&lt;ScanChanges&gt;1&lt;/ScanChanges&gt;&lt;Suspended&gt;0&lt;/Suspended&gt;&lt;/ENInstantFormat&gt;"/>
    <w:docVar w:name="EN.Layout" w:val="&lt;ENLayout&gt;&lt;Style&gt;Chicago 16th Footno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2vf0rfz0jz9a28effx059evsfe0w5psrafdr&quot;&gt;Lizzy Thesis EndNote Library 2&lt;record-ids&gt;&lt;item&gt;1&lt;/item&gt;&lt;item&gt;5&lt;/item&gt;&lt;item&gt;7&lt;/item&gt;&lt;item&gt;9&lt;/item&gt;&lt;item&gt;10&lt;/item&gt;&lt;item&gt;12&lt;/item&gt;&lt;item&gt;14&lt;/item&gt;&lt;/record-ids&gt;&lt;/item&gt;&lt;item db-id=&quot;52fpfpxt3xswsaervvgvfpf3x0xadf2x90r9&quot;&gt;Lizzy Storm EndNote Library Copy&lt;record-ids&gt;&lt;item&gt;87&lt;/item&gt;&lt;item&gt;101&lt;/item&gt;&lt;item&gt;102&lt;/item&gt;&lt;item&gt;103&lt;/item&gt;&lt;item&gt;108&lt;/item&gt;&lt;/record-ids&gt;&lt;/item&gt;&lt;/Libraries&gt;"/>
  </w:docVars>
  <w:rsids>
    <w:rsidRoot w:val="00EB7EAC"/>
    <w:rsid w:val="00001735"/>
    <w:rsid w:val="000029BC"/>
    <w:rsid w:val="00002BC8"/>
    <w:rsid w:val="00005DFA"/>
    <w:rsid w:val="00006B3E"/>
    <w:rsid w:val="00011554"/>
    <w:rsid w:val="00011E30"/>
    <w:rsid w:val="00015918"/>
    <w:rsid w:val="00016F82"/>
    <w:rsid w:val="00017D1E"/>
    <w:rsid w:val="00020699"/>
    <w:rsid w:val="00022BDB"/>
    <w:rsid w:val="00030B52"/>
    <w:rsid w:val="000319D3"/>
    <w:rsid w:val="00040680"/>
    <w:rsid w:val="00040FD2"/>
    <w:rsid w:val="000410D5"/>
    <w:rsid w:val="00041540"/>
    <w:rsid w:val="00043657"/>
    <w:rsid w:val="00044005"/>
    <w:rsid w:val="000441ED"/>
    <w:rsid w:val="000451E4"/>
    <w:rsid w:val="000465EA"/>
    <w:rsid w:val="0004779B"/>
    <w:rsid w:val="0005005A"/>
    <w:rsid w:val="00054904"/>
    <w:rsid w:val="00054B6A"/>
    <w:rsid w:val="00055418"/>
    <w:rsid w:val="000572E4"/>
    <w:rsid w:val="00061134"/>
    <w:rsid w:val="000664E8"/>
    <w:rsid w:val="00071828"/>
    <w:rsid w:val="00071D55"/>
    <w:rsid w:val="00072E85"/>
    <w:rsid w:val="00072F61"/>
    <w:rsid w:val="000801CB"/>
    <w:rsid w:val="000831D7"/>
    <w:rsid w:val="000833F8"/>
    <w:rsid w:val="00083BB7"/>
    <w:rsid w:val="00084288"/>
    <w:rsid w:val="0008574D"/>
    <w:rsid w:val="00085B3C"/>
    <w:rsid w:val="000869BF"/>
    <w:rsid w:val="00086F43"/>
    <w:rsid w:val="0009276C"/>
    <w:rsid w:val="00092F08"/>
    <w:rsid w:val="00094B56"/>
    <w:rsid w:val="0009592F"/>
    <w:rsid w:val="00097DE5"/>
    <w:rsid w:val="000A2EDD"/>
    <w:rsid w:val="000A406B"/>
    <w:rsid w:val="000A7221"/>
    <w:rsid w:val="000B0775"/>
    <w:rsid w:val="000B11D0"/>
    <w:rsid w:val="000B1869"/>
    <w:rsid w:val="000B491D"/>
    <w:rsid w:val="000C08D8"/>
    <w:rsid w:val="000C4CF5"/>
    <w:rsid w:val="000C5090"/>
    <w:rsid w:val="000C55CA"/>
    <w:rsid w:val="000C60DA"/>
    <w:rsid w:val="000C6475"/>
    <w:rsid w:val="000D09D8"/>
    <w:rsid w:val="000D2360"/>
    <w:rsid w:val="000D2536"/>
    <w:rsid w:val="000D3B76"/>
    <w:rsid w:val="000D3C56"/>
    <w:rsid w:val="000D3E5F"/>
    <w:rsid w:val="000D6074"/>
    <w:rsid w:val="000D64D7"/>
    <w:rsid w:val="000D7C4E"/>
    <w:rsid w:val="000E0A09"/>
    <w:rsid w:val="000E0E62"/>
    <w:rsid w:val="000E1FFB"/>
    <w:rsid w:val="000E2BF9"/>
    <w:rsid w:val="000E2F30"/>
    <w:rsid w:val="000E30EE"/>
    <w:rsid w:val="000E31F1"/>
    <w:rsid w:val="000E483C"/>
    <w:rsid w:val="000E52EE"/>
    <w:rsid w:val="000E60E2"/>
    <w:rsid w:val="000E6229"/>
    <w:rsid w:val="000E7617"/>
    <w:rsid w:val="000F018B"/>
    <w:rsid w:val="000F5809"/>
    <w:rsid w:val="000F669F"/>
    <w:rsid w:val="000F765A"/>
    <w:rsid w:val="00101E19"/>
    <w:rsid w:val="00103B50"/>
    <w:rsid w:val="0010474F"/>
    <w:rsid w:val="00104F6A"/>
    <w:rsid w:val="00105FF5"/>
    <w:rsid w:val="00107F11"/>
    <w:rsid w:val="00110E11"/>
    <w:rsid w:val="00111E9D"/>
    <w:rsid w:val="0011214C"/>
    <w:rsid w:val="001126FF"/>
    <w:rsid w:val="00112B5C"/>
    <w:rsid w:val="00112B85"/>
    <w:rsid w:val="00113F0B"/>
    <w:rsid w:val="00113F86"/>
    <w:rsid w:val="00117650"/>
    <w:rsid w:val="00117CA8"/>
    <w:rsid w:val="001221BF"/>
    <w:rsid w:val="001238D8"/>
    <w:rsid w:val="00125E99"/>
    <w:rsid w:val="001264DE"/>
    <w:rsid w:val="00126F5D"/>
    <w:rsid w:val="0013237E"/>
    <w:rsid w:val="0013246D"/>
    <w:rsid w:val="00137D79"/>
    <w:rsid w:val="0014033E"/>
    <w:rsid w:val="0014146B"/>
    <w:rsid w:val="00141B1D"/>
    <w:rsid w:val="00142C69"/>
    <w:rsid w:val="001441B6"/>
    <w:rsid w:val="00144D23"/>
    <w:rsid w:val="0014546B"/>
    <w:rsid w:val="001502F0"/>
    <w:rsid w:val="00151808"/>
    <w:rsid w:val="0015298F"/>
    <w:rsid w:val="00154C0E"/>
    <w:rsid w:val="001555FE"/>
    <w:rsid w:val="00155C7D"/>
    <w:rsid w:val="00155FDB"/>
    <w:rsid w:val="001563BA"/>
    <w:rsid w:val="00156A0D"/>
    <w:rsid w:val="00156D92"/>
    <w:rsid w:val="001574FC"/>
    <w:rsid w:val="00161F9F"/>
    <w:rsid w:val="001625C8"/>
    <w:rsid w:val="00162D4C"/>
    <w:rsid w:val="00163218"/>
    <w:rsid w:val="00170C2B"/>
    <w:rsid w:val="001719C1"/>
    <w:rsid w:val="00173892"/>
    <w:rsid w:val="00173E14"/>
    <w:rsid w:val="0017530D"/>
    <w:rsid w:val="001763A8"/>
    <w:rsid w:val="00186A77"/>
    <w:rsid w:val="00187122"/>
    <w:rsid w:val="00190264"/>
    <w:rsid w:val="00192142"/>
    <w:rsid w:val="001926E1"/>
    <w:rsid w:val="00194AA2"/>
    <w:rsid w:val="001A164A"/>
    <w:rsid w:val="001A1753"/>
    <w:rsid w:val="001A20FA"/>
    <w:rsid w:val="001A23DA"/>
    <w:rsid w:val="001A2A87"/>
    <w:rsid w:val="001A2C83"/>
    <w:rsid w:val="001A4856"/>
    <w:rsid w:val="001A5A24"/>
    <w:rsid w:val="001A6D6B"/>
    <w:rsid w:val="001A701C"/>
    <w:rsid w:val="001B0452"/>
    <w:rsid w:val="001B11C5"/>
    <w:rsid w:val="001B1952"/>
    <w:rsid w:val="001B61EF"/>
    <w:rsid w:val="001B642F"/>
    <w:rsid w:val="001C1735"/>
    <w:rsid w:val="001C18D3"/>
    <w:rsid w:val="001C2893"/>
    <w:rsid w:val="001C2ED8"/>
    <w:rsid w:val="001C57CA"/>
    <w:rsid w:val="001C5A65"/>
    <w:rsid w:val="001C74E3"/>
    <w:rsid w:val="001D009B"/>
    <w:rsid w:val="001D0381"/>
    <w:rsid w:val="001D0BF8"/>
    <w:rsid w:val="001D0E01"/>
    <w:rsid w:val="001D1645"/>
    <w:rsid w:val="001D4427"/>
    <w:rsid w:val="001D642B"/>
    <w:rsid w:val="001D74C3"/>
    <w:rsid w:val="001E022F"/>
    <w:rsid w:val="001E3E21"/>
    <w:rsid w:val="001E599F"/>
    <w:rsid w:val="001E7465"/>
    <w:rsid w:val="001F22FF"/>
    <w:rsid w:val="001F31BE"/>
    <w:rsid w:val="001F48A4"/>
    <w:rsid w:val="001F4FFB"/>
    <w:rsid w:val="001F5679"/>
    <w:rsid w:val="001F5E1D"/>
    <w:rsid w:val="0020108C"/>
    <w:rsid w:val="00201C2D"/>
    <w:rsid w:val="0020234E"/>
    <w:rsid w:val="00202CE1"/>
    <w:rsid w:val="00202DCB"/>
    <w:rsid w:val="0020535F"/>
    <w:rsid w:val="00207988"/>
    <w:rsid w:val="00210304"/>
    <w:rsid w:val="002108A2"/>
    <w:rsid w:val="00210D97"/>
    <w:rsid w:val="002114A0"/>
    <w:rsid w:val="00212320"/>
    <w:rsid w:val="0021450F"/>
    <w:rsid w:val="002147A0"/>
    <w:rsid w:val="00214F7F"/>
    <w:rsid w:val="00216EA4"/>
    <w:rsid w:val="00220822"/>
    <w:rsid w:val="00220C9F"/>
    <w:rsid w:val="002212D5"/>
    <w:rsid w:val="00222192"/>
    <w:rsid w:val="002229A3"/>
    <w:rsid w:val="002233E7"/>
    <w:rsid w:val="002262A9"/>
    <w:rsid w:val="0022671E"/>
    <w:rsid w:val="002269FC"/>
    <w:rsid w:val="00226AA2"/>
    <w:rsid w:val="002304B2"/>
    <w:rsid w:val="002335B3"/>
    <w:rsid w:val="002370FE"/>
    <w:rsid w:val="002374FA"/>
    <w:rsid w:val="00240686"/>
    <w:rsid w:val="0024258E"/>
    <w:rsid w:val="002425EC"/>
    <w:rsid w:val="00242757"/>
    <w:rsid w:val="00242E5B"/>
    <w:rsid w:val="0024359A"/>
    <w:rsid w:val="00243E1B"/>
    <w:rsid w:val="002444BC"/>
    <w:rsid w:val="0024776E"/>
    <w:rsid w:val="0024780D"/>
    <w:rsid w:val="002512A7"/>
    <w:rsid w:val="00251C04"/>
    <w:rsid w:val="002542C3"/>
    <w:rsid w:val="002544D2"/>
    <w:rsid w:val="002556CF"/>
    <w:rsid w:val="00255DE9"/>
    <w:rsid w:val="00256918"/>
    <w:rsid w:val="0025768C"/>
    <w:rsid w:val="00257FE9"/>
    <w:rsid w:val="00257FEB"/>
    <w:rsid w:val="002618C1"/>
    <w:rsid w:val="00263245"/>
    <w:rsid w:val="00263ABD"/>
    <w:rsid w:val="0026413F"/>
    <w:rsid w:val="0026618D"/>
    <w:rsid w:val="0026639C"/>
    <w:rsid w:val="002720B4"/>
    <w:rsid w:val="00273CF1"/>
    <w:rsid w:val="00276322"/>
    <w:rsid w:val="002774DC"/>
    <w:rsid w:val="00277F37"/>
    <w:rsid w:val="00280A3B"/>
    <w:rsid w:val="00281EF3"/>
    <w:rsid w:val="002847AD"/>
    <w:rsid w:val="0029004D"/>
    <w:rsid w:val="00290922"/>
    <w:rsid w:val="00290B93"/>
    <w:rsid w:val="00291C5E"/>
    <w:rsid w:val="00296881"/>
    <w:rsid w:val="002974B6"/>
    <w:rsid w:val="002A1BB0"/>
    <w:rsid w:val="002A2949"/>
    <w:rsid w:val="002A3E00"/>
    <w:rsid w:val="002A592E"/>
    <w:rsid w:val="002B3C69"/>
    <w:rsid w:val="002B679F"/>
    <w:rsid w:val="002B7610"/>
    <w:rsid w:val="002C043B"/>
    <w:rsid w:val="002C12C2"/>
    <w:rsid w:val="002C173C"/>
    <w:rsid w:val="002C2610"/>
    <w:rsid w:val="002D0271"/>
    <w:rsid w:val="002D39EC"/>
    <w:rsid w:val="002D4EB0"/>
    <w:rsid w:val="002D4FBA"/>
    <w:rsid w:val="002D598A"/>
    <w:rsid w:val="002D643D"/>
    <w:rsid w:val="002D68F2"/>
    <w:rsid w:val="002D76DC"/>
    <w:rsid w:val="002D7D7B"/>
    <w:rsid w:val="002D7F22"/>
    <w:rsid w:val="002E10CB"/>
    <w:rsid w:val="002E2B93"/>
    <w:rsid w:val="002E36C3"/>
    <w:rsid w:val="002E3E0A"/>
    <w:rsid w:val="002E59EF"/>
    <w:rsid w:val="002E64E1"/>
    <w:rsid w:val="002E7A51"/>
    <w:rsid w:val="002F01C6"/>
    <w:rsid w:val="002F0EEF"/>
    <w:rsid w:val="002F29E9"/>
    <w:rsid w:val="002F4AAC"/>
    <w:rsid w:val="002F5B86"/>
    <w:rsid w:val="002F5F10"/>
    <w:rsid w:val="002F722B"/>
    <w:rsid w:val="00300149"/>
    <w:rsid w:val="00301EE8"/>
    <w:rsid w:val="00302CF3"/>
    <w:rsid w:val="00307D10"/>
    <w:rsid w:val="00311485"/>
    <w:rsid w:val="00313334"/>
    <w:rsid w:val="00313BB4"/>
    <w:rsid w:val="0031566C"/>
    <w:rsid w:val="00315862"/>
    <w:rsid w:val="00315AD1"/>
    <w:rsid w:val="00317120"/>
    <w:rsid w:val="0032048F"/>
    <w:rsid w:val="00320804"/>
    <w:rsid w:val="00324697"/>
    <w:rsid w:val="00327916"/>
    <w:rsid w:val="00330829"/>
    <w:rsid w:val="00332085"/>
    <w:rsid w:val="003329EB"/>
    <w:rsid w:val="00332C7B"/>
    <w:rsid w:val="003340C4"/>
    <w:rsid w:val="00336454"/>
    <w:rsid w:val="003400CB"/>
    <w:rsid w:val="003401A3"/>
    <w:rsid w:val="00341B61"/>
    <w:rsid w:val="00342C51"/>
    <w:rsid w:val="00342FBE"/>
    <w:rsid w:val="003432A8"/>
    <w:rsid w:val="00343DB1"/>
    <w:rsid w:val="00346AAF"/>
    <w:rsid w:val="00346D9A"/>
    <w:rsid w:val="00350B02"/>
    <w:rsid w:val="00350D4E"/>
    <w:rsid w:val="003548F8"/>
    <w:rsid w:val="003551CE"/>
    <w:rsid w:val="003560DA"/>
    <w:rsid w:val="00360DBF"/>
    <w:rsid w:val="00361D52"/>
    <w:rsid w:val="00361F2B"/>
    <w:rsid w:val="00362683"/>
    <w:rsid w:val="00362F60"/>
    <w:rsid w:val="00363AF1"/>
    <w:rsid w:val="00364493"/>
    <w:rsid w:val="00365388"/>
    <w:rsid w:val="00366221"/>
    <w:rsid w:val="00370975"/>
    <w:rsid w:val="00371BCD"/>
    <w:rsid w:val="00372852"/>
    <w:rsid w:val="00374C30"/>
    <w:rsid w:val="00376259"/>
    <w:rsid w:val="00380FB1"/>
    <w:rsid w:val="0038579B"/>
    <w:rsid w:val="00385E4B"/>
    <w:rsid w:val="003869E0"/>
    <w:rsid w:val="00387C5F"/>
    <w:rsid w:val="00392615"/>
    <w:rsid w:val="00392C38"/>
    <w:rsid w:val="003A09AC"/>
    <w:rsid w:val="003A0B20"/>
    <w:rsid w:val="003A2E77"/>
    <w:rsid w:val="003A4DA3"/>
    <w:rsid w:val="003A65FA"/>
    <w:rsid w:val="003A6962"/>
    <w:rsid w:val="003B0ADA"/>
    <w:rsid w:val="003B17ED"/>
    <w:rsid w:val="003B1CA2"/>
    <w:rsid w:val="003B1D61"/>
    <w:rsid w:val="003B3BC5"/>
    <w:rsid w:val="003B4AD8"/>
    <w:rsid w:val="003B687A"/>
    <w:rsid w:val="003B704F"/>
    <w:rsid w:val="003C481A"/>
    <w:rsid w:val="003C4F5B"/>
    <w:rsid w:val="003C537F"/>
    <w:rsid w:val="003C56AE"/>
    <w:rsid w:val="003C5F4B"/>
    <w:rsid w:val="003C7BBB"/>
    <w:rsid w:val="003C7DDE"/>
    <w:rsid w:val="003D0F2B"/>
    <w:rsid w:val="003D45BD"/>
    <w:rsid w:val="003D4E2C"/>
    <w:rsid w:val="003D5AD5"/>
    <w:rsid w:val="003D62DB"/>
    <w:rsid w:val="003E0108"/>
    <w:rsid w:val="003E0D83"/>
    <w:rsid w:val="003E0FE9"/>
    <w:rsid w:val="003E14FE"/>
    <w:rsid w:val="003E29C6"/>
    <w:rsid w:val="003E2E4F"/>
    <w:rsid w:val="003E3E54"/>
    <w:rsid w:val="003E3FF3"/>
    <w:rsid w:val="003E42F3"/>
    <w:rsid w:val="003E433D"/>
    <w:rsid w:val="003E5110"/>
    <w:rsid w:val="003E51BE"/>
    <w:rsid w:val="003E5851"/>
    <w:rsid w:val="003E5CCB"/>
    <w:rsid w:val="003E6247"/>
    <w:rsid w:val="003E7E7F"/>
    <w:rsid w:val="003F0C6F"/>
    <w:rsid w:val="003F0CD0"/>
    <w:rsid w:val="003F24A0"/>
    <w:rsid w:val="003F49D5"/>
    <w:rsid w:val="003F752E"/>
    <w:rsid w:val="003F75F4"/>
    <w:rsid w:val="004001E0"/>
    <w:rsid w:val="00400C16"/>
    <w:rsid w:val="004027C5"/>
    <w:rsid w:val="004037EF"/>
    <w:rsid w:val="00405FC8"/>
    <w:rsid w:val="004073DE"/>
    <w:rsid w:val="00411A9B"/>
    <w:rsid w:val="004128E4"/>
    <w:rsid w:val="00413EFD"/>
    <w:rsid w:val="004145BE"/>
    <w:rsid w:val="004158DC"/>
    <w:rsid w:val="00421A29"/>
    <w:rsid w:val="00421C53"/>
    <w:rsid w:val="004247EE"/>
    <w:rsid w:val="00424DF1"/>
    <w:rsid w:val="004251EB"/>
    <w:rsid w:val="004252A0"/>
    <w:rsid w:val="00427582"/>
    <w:rsid w:val="00431F3C"/>
    <w:rsid w:val="00433890"/>
    <w:rsid w:val="00433923"/>
    <w:rsid w:val="00435574"/>
    <w:rsid w:val="00436D51"/>
    <w:rsid w:val="00436FFB"/>
    <w:rsid w:val="00437616"/>
    <w:rsid w:val="00444A5D"/>
    <w:rsid w:val="004452DF"/>
    <w:rsid w:val="00446DCF"/>
    <w:rsid w:val="00447399"/>
    <w:rsid w:val="0045051D"/>
    <w:rsid w:val="004515D8"/>
    <w:rsid w:val="004519B7"/>
    <w:rsid w:val="00452A04"/>
    <w:rsid w:val="00453C5B"/>
    <w:rsid w:val="00453E23"/>
    <w:rsid w:val="00454BFA"/>
    <w:rsid w:val="00454F54"/>
    <w:rsid w:val="00456A3E"/>
    <w:rsid w:val="00457C90"/>
    <w:rsid w:val="00461411"/>
    <w:rsid w:val="00461A00"/>
    <w:rsid w:val="00462E76"/>
    <w:rsid w:val="00466CB0"/>
    <w:rsid w:val="00470094"/>
    <w:rsid w:val="00470208"/>
    <w:rsid w:val="00472A4C"/>
    <w:rsid w:val="004738E0"/>
    <w:rsid w:val="00474D8A"/>
    <w:rsid w:val="004750E0"/>
    <w:rsid w:val="004752BE"/>
    <w:rsid w:val="00475AF5"/>
    <w:rsid w:val="0047630A"/>
    <w:rsid w:val="004767F2"/>
    <w:rsid w:val="00476EA2"/>
    <w:rsid w:val="00477809"/>
    <w:rsid w:val="00480235"/>
    <w:rsid w:val="00480410"/>
    <w:rsid w:val="00483EA7"/>
    <w:rsid w:val="0048642C"/>
    <w:rsid w:val="0048666C"/>
    <w:rsid w:val="0048719F"/>
    <w:rsid w:val="00487395"/>
    <w:rsid w:val="00487E7B"/>
    <w:rsid w:val="00490021"/>
    <w:rsid w:val="0049172A"/>
    <w:rsid w:val="00491798"/>
    <w:rsid w:val="004919F8"/>
    <w:rsid w:val="004920F9"/>
    <w:rsid w:val="004933D1"/>
    <w:rsid w:val="0049551C"/>
    <w:rsid w:val="00496465"/>
    <w:rsid w:val="0049675E"/>
    <w:rsid w:val="00496E97"/>
    <w:rsid w:val="004977D6"/>
    <w:rsid w:val="004A0550"/>
    <w:rsid w:val="004A0778"/>
    <w:rsid w:val="004A0B91"/>
    <w:rsid w:val="004A2452"/>
    <w:rsid w:val="004A2D43"/>
    <w:rsid w:val="004A60F0"/>
    <w:rsid w:val="004A6F04"/>
    <w:rsid w:val="004B234A"/>
    <w:rsid w:val="004B42AD"/>
    <w:rsid w:val="004B50E3"/>
    <w:rsid w:val="004B53DA"/>
    <w:rsid w:val="004B5425"/>
    <w:rsid w:val="004B5E37"/>
    <w:rsid w:val="004B6521"/>
    <w:rsid w:val="004B71F9"/>
    <w:rsid w:val="004C4943"/>
    <w:rsid w:val="004C5107"/>
    <w:rsid w:val="004C6494"/>
    <w:rsid w:val="004C75C9"/>
    <w:rsid w:val="004C7A81"/>
    <w:rsid w:val="004C7E6F"/>
    <w:rsid w:val="004D0D98"/>
    <w:rsid w:val="004D1303"/>
    <w:rsid w:val="004D24CF"/>
    <w:rsid w:val="004D25CF"/>
    <w:rsid w:val="004D43C1"/>
    <w:rsid w:val="004D4CD6"/>
    <w:rsid w:val="004D4E07"/>
    <w:rsid w:val="004D6A78"/>
    <w:rsid w:val="004E431D"/>
    <w:rsid w:val="004E4AE9"/>
    <w:rsid w:val="004E50BB"/>
    <w:rsid w:val="004E6443"/>
    <w:rsid w:val="004F0338"/>
    <w:rsid w:val="004F09FB"/>
    <w:rsid w:val="004F1248"/>
    <w:rsid w:val="004F306F"/>
    <w:rsid w:val="004F50F0"/>
    <w:rsid w:val="004F62DD"/>
    <w:rsid w:val="004F69D9"/>
    <w:rsid w:val="00501A45"/>
    <w:rsid w:val="00503393"/>
    <w:rsid w:val="00504D63"/>
    <w:rsid w:val="005056D6"/>
    <w:rsid w:val="005063D9"/>
    <w:rsid w:val="00507C60"/>
    <w:rsid w:val="005102F9"/>
    <w:rsid w:val="00510800"/>
    <w:rsid w:val="00510DFC"/>
    <w:rsid w:val="00511146"/>
    <w:rsid w:val="005118AE"/>
    <w:rsid w:val="00511E08"/>
    <w:rsid w:val="00512A07"/>
    <w:rsid w:val="00517613"/>
    <w:rsid w:val="00517C86"/>
    <w:rsid w:val="00517DE7"/>
    <w:rsid w:val="00520098"/>
    <w:rsid w:val="005209CB"/>
    <w:rsid w:val="005244E2"/>
    <w:rsid w:val="00525414"/>
    <w:rsid w:val="00525573"/>
    <w:rsid w:val="00525669"/>
    <w:rsid w:val="00527973"/>
    <w:rsid w:val="00527A46"/>
    <w:rsid w:val="005301BB"/>
    <w:rsid w:val="00531F35"/>
    <w:rsid w:val="00532A80"/>
    <w:rsid w:val="005338DC"/>
    <w:rsid w:val="00533B53"/>
    <w:rsid w:val="005376E4"/>
    <w:rsid w:val="005407C9"/>
    <w:rsid w:val="00541119"/>
    <w:rsid w:val="00541949"/>
    <w:rsid w:val="0054546F"/>
    <w:rsid w:val="0055064A"/>
    <w:rsid w:val="005508AF"/>
    <w:rsid w:val="00552BFA"/>
    <w:rsid w:val="00554383"/>
    <w:rsid w:val="00554989"/>
    <w:rsid w:val="0056001C"/>
    <w:rsid w:val="005615F3"/>
    <w:rsid w:val="005622BC"/>
    <w:rsid w:val="0056270F"/>
    <w:rsid w:val="00563E47"/>
    <w:rsid w:val="005657E3"/>
    <w:rsid w:val="00565BA2"/>
    <w:rsid w:val="005661DA"/>
    <w:rsid w:val="0056739B"/>
    <w:rsid w:val="005726A7"/>
    <w:rsid w:val="0057386C"/>
    <w:rsid w:val="005744EC"/>
    <w:rsid w:val="00574AFB"/>
    <w:rsid w:val="00574CCB"/>
    <w:rsid w:val="00580827"/>
    <w:rsid w:val="00581A6C"/>
    <w:rsid w:val="00581C2A"/>
    <w:rsid w:val="00582420"/>
    <w:rsid w:val="0058358B"/>
    <w:rsid w:val="00583913"/>
    <w:rsid w:val="00583CAE"/>
    <w:rsid w:val="0058541A"/>
    <w:rsid w:val="005864C5"/>
    <w:rsid w:val="005878A7"/>
    <w:rsid w:val="005904D5"/>
    <w:rsid w:val="00591BD6"/>
    <w:rsid w:val="00592284"/>
    <w:rsid w:val="00592C2A"/>
    <w:rsid w:val="00594070"/>
    <w:rsid w:val="0059553F"/>
    <w:rsid w:val="005959BF"/>
    <w:rsid w:val="00595AD9"/>
    <w:rsid w:val="005A0A5D"/>
    <w:rsid w:val="005A1599"/>
    <w:rsid w:val="005A1DF9"/>
    <w:rsid w:val="005A244D"/>
    <w:rsid w:val="005A2F1F"/>
    <w:rsid w:val="005A32E7"/>
    <w:rsid w:val="005A6A34"/>
    <w:rsid w:val="005B1A20"/>
    <w:rsid w:val="005B1FC7"/>
    <w:rsid w:val="005B2163"/>
    <w:rsid w:val="005B281A"/>
    <w:rsid w:val="005B28FF"/>
    <w:rsid w:val="005B305E"/>
    <w:rsid w:val="005B4F47"/>
    <w:rsid w:val="005C2434"/>
    <w:rsid w:val="005C3AF7"/>
    <w:rsid w:val="005C3CF8"/>
    <w:rsid w:val="005C3E6E"/>
    <w:rsid w:val="005C4262"/>
    <w:rsid w:val="005C4522"/>
    <w:rsid w:val="005C4CB0"/>
    <w:rsid w:val="005C5E9C"/>
    <w:rsid w:val="005C77D8"/>
    <w:rsid w:val="005D10BC"/>
    <w:rsid w:val="005D114E"/>
    <w:rsid w:val="005D31BA"/>
    <w:rsid w:val="005D5295"/>
    <w:rsid w:val="005D5464"/>
    <w:rsid w:val="005D6118"/>
    <w:rsid w:val="005D75B8"/>
    <w:rsid w:val="005E04DF"/>
    <w:rsid w:val="005E2BC0"/>
    <w:rsid w:val="005E3BAB"/>
    <w:rsid w:val="005E3CCB"/>
    <w:rsid w:val="005E5713"/>
    <w:rsid w:val="005E6787"/>
    <w:rsid w:val="005E7411"/>
    <w:rsid w:val="005E7B2F"/>
    <w:rsid w:val="005F1FE0"/>
    <w:rsid w:val="005F2C65"/>
    <w:rsid w:val="005F405D"/>
    <w:rsid w:val="005F4356"/>
    <w:rsid w:val="005F5361"/>
    <w:rsid w:val="005F55F4"/>
    <w:rsid w:val="005F6308"/>
    <w:rsid w:val="005F76ED"/>
    <w:rsid w:val="0060040D"/>
    <w:rsid w:val="00600DF7"/>
    <w:rsid w:val="00600F89"/>
    <w:rsid w:val="00601DAC"/>
    <w:rsid w:val="00601EBE"/>
    <w:rsid w:val="006029E0"/>
    <w:rsid w:val="00604004"/>
    <w:rsid w:val="006041A0"/>
    <w:rsid w:val="00607A39"/>
    <w:rsid w:val="0061005F"/>
    <w:rsid w:val="006101A6"/>
    <w:rsid w:val="00610301"/>
    <w:rsid w:val="00611336"/>
    <w:rsid w:val="006145E1"/>
    <w:rsid w:val="006158DE"/>
    <w:rsid w:val="006161A3"/>
    <w:rsid w:val="00617CEC"/>
    <w:rsid w:val="00620081"/>
    <w:rsid w:val="006212F3"/>
    <w:rsid w:val="00624642"/>
    <w:rsid w:val="00626422"/>
    <w:rsid w:val="0062709D"/>
    <w:rsid w:val="006312BE"/>
    <w:rsid w:val="00632086"/>
    <w:rsid w:val="006322B8"/>
    <w:rsid w:val="0063272C"/>
    <w:rsid w:val="00633FE1"/>
    <w:rsid w:val="0063442F"/>
    <w:rsid w:val="006350D1"/>
    <w:rsid w:val="0063542E"/>
    <w:rsid w:val="00635A38"/>
    <w:rsid w:val="00635E46"/>
    <w:rsid w:val="00635E49"/>
    <w:rsid w:val="00635FCB"/>
    <w:rsid w:val="00636D8F"/>
    <w:rsid w:val="0064020B"/>
    <w:rsid w:val="00641FF9"/>
    <w:rsid w:val="00642CBB"/>
    <w:rsid w:val="006437B5"/>
    <w:rsid w:val="00650EE1"/>
    <w:rsid w:val="00651178"/>
    <w:rsid w:val="00652B6A"/>
    <w:rsid w:val="00652FA8"/>
    <w:rsid w:val="00653FCB"/>
    <w:rsid w:val="00654A6D"/>
    <w:rsid w:val="00660741"/>
    <w:rsid w:val="00660FEE"/>
    <w:rsid w:val="00662840"/>
    <w:rsid w:val="006642AB"/>
    <w:rsid w:val="0066679E"/>
    <w:rsid w:val="006700A6"/>
    <w:rsid w:val="006704E2"/>
    <w:rsid w:val="00670730"/>
    <w:rsid w:val="00671BEF"/>
    <w:rsid w:val="00673A65"/>
    <w:rsid w:val="006745FF"/>
    <w:rsid w:val="00674C77"/>
    <w:rsid w:val="00676690"/>
    <w:rsid w:val="00677114"/>
    <w:rsid w:val="0067743C"/>
    <w:rsid w:val="00677E2B"/>
    <w:rsid w:val="00681B40"/>
    <w:rsid w:val="00686C69"/>
    <w:rsid w:val="00690589"/>
    <w:rsid w:val="00690651"/>
    <w:rsid w:val="00690E44"/>
    <w:rsid w:val="00691BAF"/>
    <w:rsid w:val="00692942"/>
    <w:rsid w:val="00696FD7"/>
    <w:rsid w:val="006A0563"/>
    <w:rsid w:val="006A3B92"/>
    <w:rsid w:val="006A3EFE"/>
    <w:rsid w:val="006A413B"/>
    <w:rsid w:val="006A720E"/>
    <w:rsid w:val="006B171A"/>
    <w:rsid w:val="006B1E47"/>
    <w:rsid w:val="006B2376"/>
    <w:rsid w:val="006B56AD"/>
    <w:rsid w:val="006B679D"/>
    <w:rsid w:val="006B72E1"/>
    <w:rsid w:val="006B7D62"/>
    <w:rsid w:val="006C1549"/>
    <w:rsid w:val="006C1554"/>
    <w:rsid w:val="006C3D85"/>
    <w:rsid w:val="006C5B5A"/>
    <w:rsid w:val="006C63ED"/>
    <w:rsid w:val="006C7ED2"/>
    <w:rsid w:val="006D0E63"/>
    <w:rsid w:val="006D21D1"/>
    <w:rsid w:val="006D2D8C"/>
    <w:rsid w:val="006D4354"/>
    <w:rsid w:val="006D510C"/>
    <w:rsid w:val="006D5292"/>
    <w:rsid w:val="006D5BAF"/>
    <w:rsid w:val="006D676E"/>
    <w:rsid w:val="006D752B"/>
    <w:rsid w:val="006D7F2F"/>
    <w:rsid w:val="006E0828"/>
    <w:rsid w:val="006E1DEB"/>
    <w:rsid w:val="006E240D"/>
    <w:rsid w:val="006E371E"/>
    <w:rsid w:val="006E3FC1"/>
    <w:rsid w:val="006E5D7F"/>
    <w:rsid w:val="006F21D5"/>
    <w:rsid w:val="006F2C47"/>
    <w:rsid w:val="006F3BDA"/>
    <w:rsid w:val="006F3BEC"/>
    <w:rsid w:val="006F505C"/>
    <w:rsid w:val="006F6EBD"/>
    <w:rsid w:val="007003D5"/>
    <w:rsid w:val="0070285F"/>
    <w:rsid w:val="007047FF"/>
    <w:rsid w:val="00706210"/>
    <w:rsid w:val="007067DA"/>
    <w:rsid w:val="00707C00"/>
    <w:rsid w:val="0071031A"/>
    <w:rsid w:val="0071116D"/>
    <w:rsid w:val="0071156D"/>
    <w:rsid w:val="00711A69"/>
    <w:rsid w:val="0071235F"/>
    <w:rsid w:val="00712E5C"/>
    <w:rsid w:val="007135A8"/>
    <w:rsid w:val="00715832"/>
    <w:rsid w:val="00715C96"/>
    <w:rsid w:val="00715FAB"/>
    <w:rsid w:val="00717FBB"/>
    <w:rsid w:val="0072001A"/>
    <w:rsid w:val="007208C5"/>
    <w:rsid w:val="00721980"/>
    <w:rsid w:val="007247D1"/>
    <w:rsid w:val="0072529B"/>
    <w:rsid w:val="00727B35"/>
    <w:rsid w:val="00727BC7"/>
    <w:rsid w:val="0073027E"/>
    <w:rsid w:val="00733014"/>
    <w:rsid w:val="0073355E"/>
    <w:rsid w:val="0073432C"/>
    <w:rsid w:val="00734829"/>
    <w:rsid w:val="00736CA5"/>
    <w:rsid w:val="00737B84"/>
    <w:rsid w:val="00742747"/>
    <w:rsid w:val="00743065"/>
    <w:rsid w:val="00744A67"/>
    <w:rsid w:val="00744E5F"/>
    <w:rsid w:val="00746DE3"/>
    <w:rsid w:val="007503D9"/>
    <w:rsid w:val="007505FB"/>
    <w:rsid w:val="00751AC3"/>
    <w:rsid w:val="00751BE1"/>
    <w:rsid w:val="007539A9"/>
    <w:rsid w:val="007547EF"/>
    <w:rsid w:val="007548D5"/>
    <w:rsid w:val="00755CAA"/>
    <w:rsid w:val="00760F2B"/>
    <w:rsid w:val="0076124C"/>
    <w:rsid w:val="007621B1"/>
    <w:rsid w:val="007625F4"/>
    <w:rsid w:val="0076450A"/>
    <w:rsid w:val="00766D44"/>
    <w:rsid w:val="0076755A"/>
    <w:rsid w:val="00771263"/>
    <w:rsid w:val="007712BE"/>
    <w:rsid w:val="0077239F"/>
    <w:rsid w:val="00772B99"/>
    <w:rsid w:val="00774EEC"/>
    <w:rsid w:val="0077602C"/>
    <w:rsid w:val="007771E0"/>
    <w:rsid w:val="0078046A"/>
    <w:rsid w:val="00781B50"/>
    <w:rsid w:val="0078300B"/>
    <w:rsid w:val="007831A3"/>
    <w:rsid w:val="00783C04"/>
    <w:rsid w:val="007859A6"/>
    <w:rsid w:val="00790091"/>
    <w:rsid w:val="0079311E"/>
    <w:rsid w:val="007940F5"/>
    <w:rsid w:val="007948BB"/>
    <w:rsid w:val="00796EBE"/>
    <w:rsid w:val="007A06D3"/>
    <w:rsid w:val="007A1A7B"/>
    <w:rsid w:val="007A59CA"/>
    <w:rsid w:val="007A6007"/>
    <w:rsid w:val="007A6614"/>
    <w:rsid w:val="007B1EAF"/>
    <w:rsid w:val="007B26E6"/>
    <w:rsid w:val="007B3DF6"/>
    <w:rsid w:val="007B44EF"/>
    <w:rsid w:val="007B5111"/>
    <w:rsid w:val="007B55E5"/>
    <w:rsid w:val="007B6ACA"/>
    <w:rsid w:val="007B7C5B"/>
    <w:rsid w:val="007C03C1"/>
    <w:rsid w:val="007C25EC"/>
    <w:rsid w:val="007C6180"/>
    <w:rsid w:val="007C65C5"/>
    <w:rsid w:val="007C7AA6"/>
    <w:rsid w:val="007D1681"/>
    <w:rsid w:val="007D1A56"/>
    <w:rsid w:val="007D4EB8"/>
    <w:rsid w:val="007D5705"/>
    <w:rsid w:val="007D5E78"/>
    <w:rsid w:val="007D6678"/>
    <w:rsid w:val="007D6CEC"/>
    <w:rsid w:val="007D6E87"/>
    <w:rsid w:val="007E0565"/>
    <w:rsid w:val="007E0AEA"/>
    <w:rsid w:val="007E1506"/>
    <w:rsid w:val="007E1CF3"/>
    <w:rsid w:val="007E1F6D"/>
    <w:rsid w:val="007E20A7"/>
    <w:rsid w:val="007E64C8"/>
    <w:rsid w:val="007E6617"/>
    <w:rsid w:val="007F19E8"/>
    <w:rsid w:val="007F260B"/>
    <w:rsid w:val="007F2CE1"/>
    <w:rsid w:val="007F3DC2"/>
    <w:rsid w:val="007F426B"/>
    <w:rsid w:val="007F7013"/>
    <w:rsid w:val="00801156"/>
    <w:rsid w:val="008016FE"/>
    <w:rsid w:val="00802566"/>
    <w:rsid w:val="00804C3F"/>
    <w:rsid w:val="00805396"/>
    <w:rsid w:val="008055F8"/>
    <w:rsid w:val="00805921"/>
    <w:rsid w:val="00805F8D"/>
    <w:rsid w:val="008061A1"/>
    <w:rsid w:val="00807019"/>
    <w:rsid w:val="008117C5"/>
    <w:rsid w:val="008124F0"/>
    <w:rsid w:val="00814887"/>
    <w:rsid w:val="00815CB5"/>
    <w:rsid w:val="00817358"/>
    <w:rsid w:val="00817AF2"/>
    <w:rsid w:val="00817EAD"/>
    <w:rsid w:val="0082048B"/>
    <w:rsid w:val="008235C7"/>
    <w:rsid w:val="008237F1"/>
    <w:rsid w:val="00823D35"/>
    <w:rsid w:val="00825049"/>
    <w:rsid w:val="00826D57"/>
    <w:rsid w:val="0083056B"/>
    <w:rsid w:val="00831302"/>
    <w:rsid w:val="008317D2"/>
    <w:rsid w:val="008322B4"/>
    <w:rsid w:val="00833725"/>
    <w:rsid w:val="00833A24"/>
    <w:rsid w:val="00833FA1"/>
    <w:rsid w:val="008420B1"/>
    <w:rsid w:val="00843160"/>
    <w:rsid w:val="00844203"/>
    <w:rsid w:val="008446F5"/>
    <w:rsid w:val="008453D2"/>
    <w:rsid w:val="00845872"/>
    <w:rsid w:val="00846DE4"/>
    <w:rsid w:val="00847027"/>
    <w:rsid w:val="0085048E"/>
    <w:rsid w:val="0085192A"/>
    <w:rsid w:val="0085304E"/>
    <w:rsid w:val="00862CE7"/>
    <w:rsid w:val="00862CED"/>
    <w:rsid w:val="00862D83"/>
    <w:rsid w:val="00863113"/>
    <w:rsid w:val="00866878"/>
    <w:rsid w:val="00866B36"/>
    <w:rsid w:val="00867276"/>
    <w:rsid w:val="00870700"/>
    <w:rsid w:val="0087115E"/>
    <w:rsid w:val="0087253A"/>
    <w:rsid w:val="00873528"/>
    <w:rsid w:val="00873D73"/>
    <w:rsid w:val="00875517"/>
    <w:rsid w:val="00877B80"/>
    <w:rsid w:val="00883034"/>
    <w:rsid w:val="00883BB4"/>
    <w:rsid w:val="00883C17"/>
    <w:rsid w:val="00883FC8"/>
    <w:rsid w:val="0088419D"/>
    <w:rsid w:val="00886BCD"/>
    <w:rsid w:val="0088778A"/>
    <w:rsid w:val="00887AC2"/>
    <w:rsid w:val="0089031A"/>
    <w:rsid w:val="00890E22"/>
    <w:rsid w:val="0089117F"/>
    <w:rsid w:val="00891284"/>
    <w:rsid w:val="0089198D"/>
    <w:rsid w:val="008930F3"/>
    <w:rsid w:val="00893548"/>
    <w:rsid w:val="00894880"/>
    <w:rsid w:val="008953F6"/>
    <w:rsid w:val="008957C8"/>
    <w:rsid w:val="00895BDA"/>
    <w:rsid w:val="0089719B"/>
    <w:rsid w:val="008A03A5"/>
    <w:rsid w:val="008A1756"/>
    <w:rsid w:val="008A1898"/>
    <w:rsid w:val="008A1FC4"/>
    <w:rsid w:val="008A3AFA"/>
    <w:rsid w:val="008A474A"/>
    <w:rsid w:val="008A481B"/>
    <w:rsid w:val="008A56BE"/>
    <w:rsid w:val="008A5755"/>
    <w:rsid w:val="008A5BCB"/>
    <w:rsid w:val="008A6104"/>
    <w:rsid w:val="008A61A0"/>
    <w:rsid w:val="008A63B7"/>
    <w:rsid w:val="008A657B"/>
    <w:rsid w:val="008B00C2"/>
    <w:rsid w:val="008B0D5C"/>
    <w:rsid w:val="008B2BF8"/>
    <w:rsid w:val="008B3C98"/>
    <w:rsid w:val="008B3CD9"/>
    <w:rsid w:val="008B4453"/>
    <w:rsid w:val="008B7BD1"/>
    <w:rsid w:val="008C0694"/>
    <w:rsid w:val="008C13D7"/>
    <w:rsid w:val="008C1E3D"/>
    <w:rsid w:val="008C5A8A"/>
    <w:rsid w:val="008C5CD1"/>
    <w:rsid w:val="008C645D"/>
    <w:rsid w:val="008D0913"/>
    <w:rsid w:val="008D0E33"/>
    <w:rsid w:val="008D1288"/>
    <w:rsid w:val="008D1A85"/>
    <w:rsid w:val="008D2A2E"/>
    <w:rsid w:val="008D3C12"/>
    <w:rsid w:val="008D3C50"/>
    <w:rsid w:val="008D41B6"/>
    <w:rsid w:val="008D4B17"/>
    <w:rsid w:val="008D5F3F"/>
    <w:rsid w:val="008D624E"/>
    <w:rsid w:val="008D6257"/>
    <w:rsid w:val="008D7038"/>
    <w:rsid w:val="008E0535"/>
    <w:rsid w:val="008E0CC0"/>
    <w:rsid w:val="008E22DE"/>
    <w:rsid w:val="008E3FBF"/>
    <w:rsid w:val="008E631B"/>
    <w:rsid w:val="008E6D3F"/>
    <w:rsid w:val="008F0B9C"/>
    <w:rsid w:val="008F0BCA"/>
    <w:rsid w:val="008F42F2"/>
    <w:rsid w:val="008F7142"/>
    <w:rsid w:val="008F7AF8"/>
    <w:rsid w:val="0090285F"/>
    <w:rsid w:val="00903ECF"/>
    <w:rsid w:val="00905477"/>
    <w:rsid w:val="00906BD2"/>
    <w:rsid w:val="0090705F"/>
    <w:rsid w:val="00907502"/>
    <w:rsid w:val="00910345"/>
    <w:rsid w:val="00910DA7"/>
    <w:rsid w:val="00911311"/>
    <w:rsid w:val="0091222D"/>
    <w:rsid w:val="00914C15"/>
    <w:rsid w:val="00915A16"/>
    <w:rsid w:val="009170A7"/>
    <w:rsid w:val="00920504"/>
    <w:rsid w:val="00922EDE"/>
    <w:rsid w:val="009231F9"/>
    <w:rsid w:val="00924208"/>
    <w:rsid w:val="00924AA1"/>
    <w:rsid w:val="00927293"/>
    <w:rsid w:val="00930999"/>
    <w:rsid w:val="00931670"/>
    <w:rsid w:val="00933785"/>
    <w:rsid w:val="00933D06"/>
    <w:rsid w:val="0093634F"/>
    <w:rsid w:val="00936C4C"/>
    <w:rsid w:val="009402B6"/>
    <w:rsid w:val="0094226F"/>
    <w:rsid w:val="009425FF"/>
    <w:rsid w:val="00944129"/>
    <w:rsid w:val="009446CD"/>
    <w:rsid w:val="00946799"/>
    <w:rsid w:val="00950431"/>
    <w:rsid w:val="00950719"/>
    <w:rsid w:val="00950B13"/>
    <w:rsid w:val="00953947"/>
    <w:rsid w:val="009555C2"/>
    <w:rsid w:val="00960BAC"/>
    <w:rsid w:val="00960F26"/>
    <w:rsid w:val="009616D2"/>
    <w:rsid w:val="00962CE0"/>
    <w:rsid w:val="009638B9"/>
    <w:rsid w:val="00964372"/>
    <w:rsid w:val="00966ECE"/>
    <w:rsid w:val="00967FEA"/>
    <w:rsid w:val="00970A8A"/>
    <w:rsid w:val="009713D0"/>
    <w:rsid w:val="009720E5"/>
    <w:rsid w:val="009748DA"/>
    <w:rsid w:val="00975014"/>
    <w:rsid w:val="00975E65"/>
    <w:rsid w:val="0097607F"/>
    <w:rsid w:val="00980CDF"/>
    <w:rsid w:val="00982A39"/>
    <w:rsid w:val="0098316A"/>
    <w:rsid w:val="00986AA0"/>
    <w:rsid w:val="0098713F"/>
    <w:rsid w:val="00987F70"/>
    <w:rsid w:val="00990BBF"/>
    <w:rsid w:val="00990CAD"/>
    <w:rsid w:val="009935CE"/>
    <w:rsid w:val="009942B6"/>
    <w:rsid w:val="009946BF"/>
    <w:rsid w:val="009947BA"/>
    <w:rsid w:val="00997ED9"/>
    <w:rsid w:val="009A1549"/>
    <w:rsid w:val="009A1DA7"/>
    <w:rsid w:val="009A22E5"/>
    <w:rsid w:val="009A349D"/>
    <w:rsid w:val="009A4ED8"/>
    <w:rsid w:val="009A5821"/>
    <w:rsid w:val="009A7552"/>
    <w:rsid w:val="009A7681"/>
    <w:rsid w:val="009A7D51"/>
    <w:rsid w:val="009B00D2"/>
    <w:rsid w:val="009B6A37"/>
    <w:rsid w:val="009B6FF3"/>
    <w:rsid w:val="009B77B1"/>
    <w:rsid w:val="009C034A"/>
    <w:rsid w:val="009C124E"/>
    <w:rsid w:val="009C13B4"/>
    <w:rsid w:val="009D1D30"/>
    <w:rsid w:val="009D37C8"/>
    <w:rsid w:val="009D3900"/>
    <w:rsid w:val="009D5D4B"/>
    <w:rsid w:val="009D66F1"/>
    <w:rsid w:val="009D6AED"/>
    <w:rsid w:val="009D6F6F"/>
    <w:rsid w:val="009E3464"/>
    <w:rsid w:val="009E396B"/>
    <w:rsid w:val="009E60BB"/>
    <w:rsid w:val="009E66DB"/>
    <w:rsid w:val="00A0030D"/>
    <w:rsid w:val="00A00DED"/>
    <w:rsid w:val="00A04142"/>
    <w:rsid w:val="00A0512A"/>
    <w:rsid w:val="00A05740"/>
    <w:rsid w:val="00A063BE"/>
    <w:rsid w:val="00A122C2"/>
    <w:rsid w:val="00A12FE2"/>
    <w:rsid w:val="00A15AD3"/>
    <w:rsid w:val="00A205EC"/>
    <w:rsid w:val="00A22610"/>
    <w:rsid w:val="00A23268"/>
    <w:rsid w:val="00A24A28"/>
    <w:rsid w:val="00A24E7B"/>
    <w:rsid w:val="00A262A4"/>
    <w:rsid w:val="00A276F9"/>
    <w:rsid w:val="00A301C9"/>
    <w:rsid w:val="00A302E9"/>
    <w:rsid w:val="00A30E39"/>
    <w:rsid w:val="00A32357"/>
    <w:rsid w:val="00A328E3"/>
    <w:rsid w:val="00A34572"/>
    <w:rsid w:val="00A36430"/>
    <w:rsid w:val="00A37A14"/>
    <w:rsid w:val="00A401E7"/>
    <w:rsid w:val="00A44118"/>
    <w:rsid w:val="00A451F9"/>
    <w:rsid w:val="00A460C2"/>
    <w:rsid w:val="00A46E49"/>
    <w:rsid w:val="00A478D8"/>
    <w:rsid w:val="00A47B65"/>
    <w:rsid w:val="00A50EE0"/>
    <w:rsid w:val="00A52F97"/>
    <w:rsid w:val="00A53270"/>
    <w:rsid w:val="00A576EA"/>
    <w:rsid w:val="00A6065F"/>
    <w:rsid w:val="00A626E9"/>
    <w:rsid w:val="00A65027"/>
    <w:rsid w:val="00A65F91"/>
    <w:rsid w:val="00A72014"/>
    <w:rsid w:val="00A7326E"/>
    <w:rsid w:val="00A73874"/>
    <w:rsid w:val="00A7663E"/>
    <w:rsid w:val="00A82C45"/>
    <w:rsid w:val="00A841CC"/>
    <w:rsid w:val="00A84299"/>
    <w:rsid w:val="00A84366"/>
    <w:rsid w:val="00A85162"/>
    <w:rsid w:val="00A86899"/>
    <w:rsid w:val="00A87036"/>
    <w:rsid w:val="00A87CF2"/>
    <w:rsid w:val="00A91C2E"/>
    <w:rsid w:val="00A96718"/>
    <w:rsid w:val="00A97705"/>
    <w:rsid w:val="00AA0DE6"/>
    <w:rsid w:val="00AA260B"/>
    <w:rsid w:val="00AA3553"/>
    <w:rsid w:val="00AA373D"/>
    <w:rsid w:val="00AA3D77"/>
    <w:rsid w:val="00AA673A"/>
    <w:rsid w:val="00AA7C36"/>
    <w:rsid w:val="00AB1EFB"/>
    <w:rsid w:val="00AB2328"/>
    <w:rsid w:val="00AB33A7"/>
    <w:rsid w:val="00AB43F5"/>
    <w:rsid w:val="00AB590D"/>
    <w:rsid w:val="00AB652D"/>
    <w:rsid w:val="00AC0E6D"/>
    <w:rsid w:val="00AC0ED2"/>
    <w:rsid w:val="00AC33EC"/>
    <w:rsid w:val="00AC4473"/>
    <w:rsid w:val="00AC54CC"/>
    <w:rsid w:val="00AC5708"/>
    <w:rsid w:val="00AC7848"/>
    <w:rsid w:val="00AD080D"/>
    <w:rsid w:val="00AD3C87"/>
    <w:rsid w:val="00AD53A1"/>
    <w:rsid w:val="00AD62BC"/>
    <w:rsid w:val="00AE1C8E"/>
    <w:rsid w:val="00AE3C6F"/>
    <w:rsid w:val="00AE4F1B"/>
    <w:rsid w:val="00AE621A"/>
    <w:rsid w:val="00AE633C"/>
    <w:rsid w:val="00AF28D0"/>
    <w:rsid w:val="00AF3290"/>
    <w:rsid w:val="00AF5709"/>
    <w:rsid w:val="00AF700C"/>
    <w:rsid w:val="00AF754B"/>
    <w:rsid w:val="00AF7AC6"/>
    <w:rsid w:val="00B04226"/>
    <w:rsid w:val="00B0448E"/>
    <w:rsid w:val="00B048F7"/>
    <w:rsid w:val="00B07AE4"/>
    <w:rsid w:val="00B12A62"/>
    <w:rsid w:val="00B15530"/>
    <w:rsid w:val="00B171F8"/>
    <w:rsid w:val="00B17AA4"/>
    <w:rsid w:val="00B17DBC"/>
    <w:rsid w:val="00B23C0E"/>
    <w:rsid w:val="00B26189"/>
    <w:rsid w:val="00B26978"/>
    <w:rsid w:val="00B276FE"/>
    <w:rsid w:val="00B279B5"/>
    <w:rsid w:val="00B31AF1"/>
    <w:rsid w:val="00B33CB7"/>
    <w:rsid w:val="00B33D86"/>
    <w:rsid w:val="00B36399"/>
    <w:rsid w:val="00B37C38"/>
    <w:rsid w:val="00B37D09"/>
    <w:rsid w:val="00B40628"/>
    <w:rsid w:val="00B45227"/>
    <w:rsid w:val="00B45404"/>
    <w:rsid w:val="00B45F87"/>
    <w:rsid w:val="00B46D63"/>
    <w:rsid w:val="00B47D02"/>
    <w:rsid w:val="00B507E5"/>
    <w:rsid w:val="00B51E94"/>
    <w:rsid w:val="00B53DF0"/>
    <w:rsid w:val="00B54AC8"/>
    <w:rsid w:val="00B565A0"/>
    <w:rsid w:val="00B6043C"/>
    <w:rsid w:val="00B60F90"/>
    <w:rsid w:val="00B61752"/>
    <w:rsid w:val="00B6424B"/>
    <w:rsid w:val="00B655E9"/>
    <w:rsid w:val="00B65778"/>
    <w:rsid w:val="00B662E8"/>
    <w:rsid w:val="00B6758E"/>
    <w:rsid w:val="00B67944"/>
    <w:rsid w:val="00B70CBF"/>
    <w:rsid w:val="00B721F9"/>
    <w:rsid w:val="00B8009F"/>
    <w:rsid w:val="00B80668"/>
    <w:rsid w:val="00B8222D"/>
    <w:rsid w:val="00B82B80"/>
    <w:rsid w:val="00B833BB"/>
    <w:rsid w:val="00B84117"/>
    <w:rsid w:val="00B90CD7"/>
    <w:rsid w:val="00B91B90"/>
    <w:rsid w:val="00B922E6"/>
    <w:rsid w:val="00B93D92"/>
    <w:rsid w:val="00B94168"/>
    <w:rsid w:val="00B944F3"/>
    <w:rsid w:val="00B94AC7"/>
    <w:rsid w:val="00B94C54"/>
    <w:rsid w:val="00B96A21"/>
    <w:rsid w:val="00B976EB"/>
    <w:rsid w:val="00BA0ADA"/>
    <w:rsid w:val="00BA0E5E"/>
    <w:rsid w:val="00BA1CAB"/>
    <w:rsid w:val="00BA3F7B"/>
    <w:rsid w:val="00BA42D4"/>
    <w:rsid w:val="00BA56C0"/>
    <w:rsid w:val="00BA5CBB"/>
    <w:rsid w:val="00BA614A"/>
    <w:rsid w:val="00BA65AF"/>
    <w:rsid w:val="00BB31C4"/>
    <w:rsid w:val="00BB3AE8"/>
    <w:rsid w:val="00BB58C8"/>
    <w:rsid w:val="00BB5CD2"/>
    <w:rsid w:val="00BB6A91"/>
    <w:rsid w:val="00BB7610"/>
    <w:rsid w:val="00BB770D"/>
    <w:rsid w:val="00BC1D9B"/>
    <w:rsid w:val="00BC214C"/>
    <w:rsid w:val="00BC31EA"/>
    <w:rsid w:val="00BC5A1F"/>
    <w:rsid w:val="00BD0549"/>
    <w:rsid w:val="00BD07B3"/>
    <w:rsid w:val="00BD300C"/>
    <w:rsid w:val="00BD3FBE"/>
    <w:rsid w:val="00BD5811"/>
    <w:rsid w:val="00BD62FD"/>
    <w:rsid w:val="00BE1C44"/>
    <w:rsid w:val="00BE24A8"/>
    <w:rsid w:val="00BE2642"/>
    <w:rsid w:val="00BE2D4D"/>
    <w:rsid w:val="00BE6170"/>
    <w:rsid w:val="00BE66FA"/>
    <w:rsid w:val="00BE6B12"/>
    <w:rsid w:val="00BF332F"/>
    <w:rsid w:val="00BF5CA0"/>
    <w:rsid w:val="00BF5E8E"/>
    <w:rsid w:val="00BF6A93"/>
    <w:rsid w:val="00BF7279"/>
    <w:rsid w:val="00BF7A66"/>
    <w:rsid w:val="00C001A3"/>
    <w:rsid w:val="00C00210"/>
    <w:rsid w:val="00C0380C"/>
    <w:rsid w:val="00C0428C"/>
    <w:rsid w:val="00C04860"/>
    <w:rsid w:val="00C050E7"/>
    <w:rsid w:val="00C05115"/>
    <w:rsid w:val="00C060ED"/>
    <w:rsid w:val="00C078EA"/>
    <w:rsid w:val="00C10124"/>
    <w:rsid w:val="00C101C3"/>
    <w:rsid w:val="00C1260C"/>
    <w:rsid w:val="00C12ACA"/>
    <w:rsid w:val="00C12CED"/>
    <w:rsid w:val="00C12D42"/>
    <w:rsid w:val="00C12E68"/>
    <w:rsid w:val="00C139A5"/>
    <w:rsid w:val="00C14D08"/>
    <w:rsid w:val="00C1581A"/>
    <w:rsid w:val="00C15E72"/>
    <w:rsid w:val="00C1650E"/>
    <w:rsid w:val="00C16754"/>
    <w:rsid w:val="00C209C4"/>
    <w:rsid w:val="00C21005"/>
    <w:rsid w:val="00C215A0"/>
    <w:rsid w:val="00C21919"/>
    <w:rsid w:val="00C21F01"/>
    <w:rsid w:val="00C225A5"/>
    <w:rsid w:val="00C232F9"/>
    <w:rsid w:val="00C23590"/>
    <w:rsid w:val="00C269E1"/>
    <w:rsid w:val="00C26E5D"/>
    <w:rsid w:val="00C3021B"/>
    <w:rsid w:val="00C33446"/>
    <w:rsid w:val="00C35835"/>
    <w:rsid w:val="00C35F4F"/>
    <w:rsid w:val="00C36411"/>
    <w:rsid w:val="00C365EE"/>
    <w:rsid w:val="00C36F78"/>
    <w:rsid w:val="00C3702B"/>
    <w:rsid w:val="00C37EE3"/>
    <w:rsid w:val="00C40A1B"/>
    <w:rsid w:val="00C4141E"/>
    <w:rsid w:val="00C417DA"/>
    <w:rsid w:val="00C44F3E"/>
    <w:rsid w:val="00C44FEB"/>
    <w:rsid w:val="00C45C1B"/>
    <w:rsid w:val="00C4631B"/>
    <w:rsid w:val="00C4649E"/>
    <w:rsid w:val="00C46E77"/>
    <w:rsid w:val="00C51718"/>
    <w:rsid w:val="00C51B4E"/>
    <w:rsid w:val="00C52057"/>
    <w:rsid w:val="00C53846"/>
    <w:rsid w:val="00C53A13"/>
    <w:rsid w:val="00C550AB"/>
    <w:rsid w:val="00C55837"/>
    <w:rsid w:val="00C5789C"/>
    <w:rsid w:val="00C61565"/>
    <w:rsid w:val="00C615AD"/>
    <w:rsid w:val="00C6195F"/>
    <w:rsid w:val="00C631DD"/>
    <w:rsid w:val="00C639F4"/>
    <w:rsid w:val="00C67705"/>
    <w:rsid w:val="00C7032E"/>
    <w:rsid w:val="00C72C75"/>
    <w:rsid w:val="00C73007"/>
    <w:rsid w:val="00C734A0"/>
    <w:rsid w:val="00C741CB"/>
    <w:rsid w:val="00C7471D"/>
    <w:rsid w:val="00C752DB"/>
    <w:rsid w:val="00C75F64"/>
    <w:rsid w:val="00C77F35"/>
    <w:rsid w:val="00C8004F"/>
    <w:rsid w:val="00C80664"/>
    <w:rsid w:val="00C82298"/>
    <w:rsid w:val="00C82312"/>
    <w:rsid w:val="00C840FD"/>
    <w:rsid w:val="00C84A35"/>
    <w:rsid w:val="00C851D5"/>
    <w:rsid w:val="00C8737D"/>
    <w:rsid w:val="00C90A17"/>
    <w:rsid w:val="00C918C0"/>
    <w:rsid w:val="00C9213B"/>
    <w:rsid w:val="00CA0806"/>
    <w:rsid w:val="00CA0944"/>
    <w:rsid w:val="00CA14F2"/>
    <w:rsid w:val="00CA298D"/>
    <w:rsid w:val="00CB00BD"/>
    <w:rsid w:val="00CB0155"/>
    <w:rsid w:val="00CB107E"/>
    <w:rsid w:val="00CB203A"/>
    <w:rsid w:val="00CB22CD"/>
    <w:rsid w:val="00CB3328"/>
    <w:rsid w:val="00CB34BC"/>
    <w:rsid w:val="00CB4A0E"/>
    <w:rsid w:val="00CB5A89"/>
    <w:rsid w:val="00CB5B25"/>
    <w:rsid w:val="00CC0521"/>
    <w:rsid w:val="00CC0FA2"/>
    <w:rsid w:val="00CD0879"/>
    <w:rsid w:val="00CD5CFD"/>
    <w:rsid w:val="00CD6884"/>
    <w:rsid w:val="00CD70ED"/>
    <w:rsid w:val="00CD73B1"/>
    <w:rsid w:val="00CE0645"/>
    <w:rsid w:val="00CE125F"/>
    <w:rsid w:val="00CE154F"/>
    <w:rsid w:val="00CE353D"/>
    <w:rsid w:val="00CE49AE"/>
    <w:rsid w:val="00CE79DF"/>
    <w:rsid w:val="00CF2559"/>
    <w:rsid w:val="00CF448E"/>
    <w:rsid w:val="00CF4ACC"/>
    <w:rsid w:val="00CF5CED"/>
    <w:rsid w:val="00CF5DBF"/>
    <w:rsid w:val="00CF732E"/>
    <w:rsid w:val="00D013A8"/>
    <w:rsid w:val="00D0159C"/>
    <w:rsid w:val="00D044E7"/>
    <w:rsid w:val="00D052D4"/>
    <w:rsid w:val="00D054E5"/>
    <w:rsid w:val="00D06637"/>
    <w:rsid w:val="00D07DA1"/>
    <w:rsid w:val="00D13E97"/>
    <w:rsid w:val="00D14527"/>
    <w:rsid w:val="00D1452B"/>
    <w:rsid w:val="00D1541A"/>
    <w:rsid w:val="00D15BBD"/>
    <w:rsid w:val="00D16CD1"/>
    <w:rsid w:val="00D16EF4"/>
    <w:rsid w:val="00D204F3"/>
    <w:rsid w:val="00D2413A"/>
    <w:rsid w:val="00D24A43"/>
    <w:rsid w:val="00D24EDE"/>
    <w:rsid w:val="00D25297"/>
    <w:rsid w:val="00D2606A"/>
    <w:rsid w:val="00D26CC3"/>
    <w:rsid w:val="00D27CDD"/>
    <w:rsid w:val="00D27DFD"/>
    <w:rsid w:val="00D313C5"/>
    <w:rsid w:val="00D31F6F"/>
    <w:rsid w:val="00D32435"/>
    <w:rsid w:val="00D33DAB"/>
    <w:rsid w:val="00D34259"/>
    <w:rsid w:val="00D362E0"/>
    <w:rsid w:val="00D36F96"/>
    <w:rsid w:val="00D4088A"/>
    <w:rsid w:val="00D431A8"/>
    <w:rsid w:val="00D45A62"/>
    <w:rsid w:val="00D46A86"/>
    <w:rsid w:val="00D471DC"/>
    <w:rsid w:val="00D5017A"/>
    <w:rsid w:val="00D50481"/>
    <w:rsid w:val="00D52EED"/>
    <w:rsid w:val="00D52F47"/>
    <w:rsid w:val="00D53ABD"/>
    <w:rsid w:val="00D54EA9"/>
    <w:rsid w:val="00D55FC2"/>
    <w:rsid w:val="00D63621"/>
    <w:rsid w:val="00D63C6E"/>
    <w:rsid w:val="00D67CF4"/>
    <w:rsid w:val="00D67D93"/>
    <w:rsid w:val="00D7116A"/>
    <w:rsid w:val="00D731F6"/>
    <w:rsid w:val="00D739EB"/>
    <w:rsid w:val="00D74D6B"/>
    <w:rsid w:val="00D75DD7"/>
    <w:rsid w:val="00D75EEC"/>
    <w:rsid w:val="00D768D6"/>
    <w:rsid w:val="00D77A21"/>
    <w:rsid w:val="00D8017F"/>
    <w:rsid w:val="00D81CD3"/>
    <w:rsid w:val="00D85A68"/>
    <w:rsid w:val="00D90655"/>
    <w:rsid w:val="00D91D59"/>
    <w:rsid w:val="00D924EC"/>
    <w:rsid w:val="00D944D5"/>
    <w:rsid w:val="00D949B6"/>
    <w:rsid w:val="00D95187"/>
    <w:rsid w:val="00D96B6E"/>
    <w:rsid w:val="00D97DB3"/>
    <w:rsid w:val="00DA0743"/>
    <w:rsid w:val="00DA1394"/>
    <w:rsid w:val="00DA4687"/>
    <w:rsid w:val="00DA4F8B"/>
    <w:rsid w:val="00DA52B1"/>
    <w:rsid w:val="00DA6C79"/>
    <w:rsid w:val="00DA6E8A"/>
    <w:rsid w:val="00DA7F7C"/>
    <w:rsid w:val="00DB0A9B"/>
    <w:rsid w:val="00DB1E68"/>
    <w:rsid w:val="00DB26C3"/>
    <w:rsid w:val="00DB2A81"/>
    <w:rsid w:val="00DB4883"/>
    <w:rsid w:val="00DB49F8"/>
    <w:rsid w:val="00DB5375"/>
    <w:rsid w:val="00DB5EA1"/>
    <w:rsid w:val="00DC1841"/>
    <w:rsid w:val="00DC2591"/>
    <w:rsid w:val="00DC36E1"/>
    <w:rsid w:val="00DC38C7"/>
    <w:rsid w:val="00DC3A20"/>
    <w:rsid w:val="00DC4563"/>
    <w:rsid w:val="00DC4CF5"/>
    <w:rsid w:val="00DC4DEF"/>
    <w:rsid w:val="00DC4EAA"/>
    <w:rsid w:val="00DC5548"/>
    <w:rsid w:val="00DC5589"/>
    <w:rsid w:val="00DC57B1"/>
    <w:rsid w:val="00DC7285"/>
    <w:rsid w:val="00DC7C92"/>
    <w:rsid w:val="00DD0881"/>
    <w:rsid w:val="00DD0C19"/>
    <w:rsid w:val="00DD147B"/>
    <w:rsid w:val="00DD16E4"/>
    <w:rsid w:val="00DD5496"/>
    <w:rsid w:val="00DE127E"/>
    <w:rsid w:val="00DE3DD4"/>
    <w:rsid w:val="00DE5207"/>
    <w:rsid w:val="00DE57BD"/>
    <w:rsid w:val="00DF0C2B"/>
    <w:rsid w:val="00DF1643"/>
    <w:rsid w:val="00DF1FF0"/>
    <w:rsid w:val="00DF28CB"/>
    <w:rsid w:val="00DF3AE9"/>
    <w:rsid w:val="00DF5B11"/>
    <w:rsid w:val="00E00B54"/>
    <w:rsid w:val="00E02914"/>
    <w:rsid w:val="00E06647"/>
    <w:rsid w:val="00E06834"/>
    <w:rsid w:val="00E06B9D"/>
    <w:rsid w:val="00E06EE4"/>
    <w:rsid w:val="00E10EFF"/>
    <w:rsid w:val="00E11363"/>
    <w:rsid w:val="00E148BE"/>
    <w:rsid w:val="00E14C17"/>
    <w:rsid w:val="00E14C43"/>
    <w:rsid w:val="00E16A18"/>
    <w:rsid w:val="00E179E7"/>
    <w:rsid w:val="00E2424A"/>
    <w:rsid w:val="00E26813"/>
    <w:rsid w:val="00E27377"/>
    <w:rsid w:val="00E319AF"/>
    <w:rsid w:val="00E31EE4"/>
    <w:rsid w:val="00E345A1"/>
    <w:rsid w:val="00E361B4"/>
    <w:rsid w:val="00E37247"/>
    <w:rsid w:val="00E37307"/>
    <w:rsid w:val="00E37806"/>
    <w:rsid w:val="00E42FE8"/>
    <w:rsid w:val="00E50206"/>
    <w:rsid w:val="00E50CF5"/>
    <w:rsid w:val="00E51F1B"/>
    <w:rsid w:val="00E524A7"/>
    <w:rsid w:val="00E52F62"/>
    <w:rsid w:val="00E54B4B"/>
    <w:rsid w:val="00E5554D"/>
    <w:rsid w:val="00E556D4"/>
    <w:rsid w:val="00E56546"/>
    <w:rsid w:val="00E56E7E"/>
    <w:rsid w:val="00E57042"/>
    <w:rsid w:val="00E602DA"/>
    <w:rsid w:val="00E6098D"/>
    <w:rsid w:val="00E6175E"/>
    <w:rsid w:val="00E62E51"/>
    <w:rsid w:val="00E631A4"/>
    <w:rsid w:val="00E63B9F"/>
    <w:rsid w:val="00E6476A"/>
    <w:rsid w:val="00E65642"/>
    <w:rsid w:val="00E65A6F"/>
    <w:rsid w:val="00E71C69"/>
    <w:rsid w:val="00E72564"/>
    <w:rsid w:val="00E73E51"/>
    <w:rsid w:val="00E74BFC"/>
    <w:rsid w:val="00E76B9E"/>
    <w:rsid w:val="00E77059"/>
    <w:rsid w:val="00E77078"/>
    <w:rsid w:val="00E822B7"/>
    <w:rsid w:val="00E83A05"/>
    <w:rsid w:val="00E8699F"/>
    <w:rsid w:val="00E9142F"/>
    <w:rsid w:val="00E96674"/>
    <w:rsid w:val="00EA250F"/>
    <w:rsid w:val="00EA2BA1"/>
    <w:rsid w:val="00EA3CF7"/>
    <w:rsid w:val="00EA3F23"/>
    <w:rsid w:val="00EA4F7D"/>
    <w:rsid w:val="00EA6A8D"/>
    <w:rsid w:val="00EB0FB7"/>
    <w:rsid w:val="00EB1E5F"/>
    <w:rsid w:val="00EB2E1E"/>
    <w:rsid w:val="00EB3274"/>
    <w:rsid w:val="00EB46DC"/>
    <w:rsid w:val="00EB751E"/>
    <w:rsid w:val="00EB76B7"/>
    <w:rsid w:val="00EB7EA8"/>
    <w:rsid w:val="00EB7EAC"/>
    <w:rsid w:val="00EC0270"/>
    <w:rsid w:val="00EC103B"/>
    <w:rsid w:val="00EC10BC"/>
    <w:rsid w:val="00EC2227"/>
    <w:rsid w:val="00EC2558"/>
    <w:rsid w:val="00EC2DCC"/>
    <w:rsid w:val="00EC43EC"/>
    <w:rsid w:val="00EC7CD5"/>
    <w:rsid w:val="00ED1645"/>
    <w:rsid w:val="00ED1FB3"/>
    <w:rsid w:val="00ED383F"/>
    <w:rsid w:val="00ED4896"/>
    <w:rsid w:val="00ED4AE1"/>
    <w:rsid w:val="00ED4F40"/>
    <w:rsid w:val="00ED6823"/>
    <w:rsid w:val="00ED72C8"/>
    <w:rsid w:val="00EE1736"/>
    <w:rsid w:val="00EE693A"/>
    <w:rsid w:val="00EE7231"/>
    <w:rsid w:val="00EE741B"/>
    <w:rsid w:val="00EF08B7"/>
    <w:rsid w:val="00EF0E56"/>
    <w:rsid w:val="00EF1614"/>
    <w:rsid w:val="00EF2C3B"/>
    <w:rsid w:val="00EF37AD"/>
    <w:rsid w:val="00EF6C9B"/>
    <w:rsid w:val="00EF709F"/>
    <w:rsid w:val="00F01B4D"/>
    <w:rsid w:val="00F01E5B"/>
    <w:rsid w:val="00F036EC"/>
    <w:rsid w:val="00F0491A"/>
    <w:rsid w:val="00F0511B"/>
    <w:rsid w:val="00F10EA2"/>
    <w:rsid w:val="00F11239"/>
    <w:rsid w:val="00F11B97"/>
    <w:rsid w:val="00F13C8B"/>
    <w:rsid w:val="00F13EC8"/>
    <w:rsid w:val="00F142A5"/>
    <w:rsid w:val="00F14C85"/>
    <w:rsid w:val="00F14DC8"/>
    <w:rsid w:val="00F166EB"/>
    <w:rsid w:val="00F1764A"/>
    <w:rsid w:val="00F2100F"/>
    <w:rsid w:val="00F21A44"/>
    <w:rsid w:val="00F21CF2"/>
    <w:rsid w:val="00F225EF"/>
    <w:rsid w:val="00F22E9A"/>
    <w:rsid w:val="00F23178"/>
    <w:rsid w:val="00F25554"/>
    <w:rsid w:val="00F265D2"/>
    <w:rsid w:val="00F2733D"/>
    <w:rsid w:val="00F27BBB"/>
    <w:rsid w:val="00F27FC9"/>
    <w:rsid w:val="00F30647"/>
    <w:rsid w:val="00F33562"/>
    <w:rsid w:val="00F34970"/>
    <w:rsid w:val="00F35A5B"/>
    <w:rsid w:val="00F3625D"/>
    <w:rsid w:val="00F36FCB"/>
    <w:rsid w:val="00F37EF3"/>
    <w:rsid w:val="00F42B27"/>
    <w:rsid w:val="00F43607"/>
    <w:rsid w:val="00F4449E"/>
    <w:rsid w:val="00F44FBD"/>
    <w:rsid w:val="00F461FF"/>
    <w:rsid w:val="00F46E54"/>
    <w:rsid w:val="00F47ABE"/>
    <w:rsid w:val="00F52531"/>
    <w:rsid w:val="00F57E24"/>
    <w:rsid w:val="00F620F8"/>
    <w:rsid w:val="00F62FFD"/>
    <w:rsid w:val="00F630D8"/>
    <w:rsid w:val="00F647F3"/>
    <w:rsid w:val="00F66193"/>
    <w:rsid w:val="00F70293"/>
    <w:rsid w:val="00F7043E"/>
    <w:rsid w:val="00F71401"/>
    <w:rsid w:val="00F743B6"/>
    <w:rsid w:val="00F75A4E"/>
    <w:rsid w:val="00F76CD8"/>
    <w:rsid w:val="00F80A42"/>
    <w:rsid w:val="00F823A3"/>
    <w:rsid w:val="00F833FC"/>
    <w:rsid w:val="00F84162"/>
    <w:rsid w:val="00F84ECB"/>
    <w:rsid w:val="00F85837"/>
    <w:rsid w:val="00F86617"/>
    <w:rsid w:val="00F867D0"/>
    <w:rsid w:val="00F87895"/>
    <w:rsid w:val="00F905E4"/>
    <w:rsid w:val="00F9217E"/>
    <w:rsid w:val="00F92CB0"/>
    <w:rsid w:val="00F9357B"/>
    <w:rsid w:val="00F9604E"/>
    <w:rsid w:val="00F97159"/>
    <w:rsid w:val="00F971DC"/>
    <w:rsid w:val="00F97ED3"/>
    <w:rsid w:val="00FA08AD"/>
    <w:rsid w:val="00FA1218"/>
    <w:rsid w:val="00FA30F6"/>
    <w:rsid w:val="00FA3B19"/>
    <w:rsid w:val="00FA3FF4"/>
    <w:rsid w:val="00FA4C51"/>
    <w:rsid w:val="00FA4FF8"/>
    <w:rsid w:val="00FA56F1"/>
    <w:rsid w:val="00FA6429"/>
    <w:rsid w:val="00FA6A4D"/>
    <w:rsid w:val="00FB1217"/>
    <w:rsid w:val="00FB18BD"/>
    <w:rsid w:val="00FB2838"/>
    <w:rsid w:val="00FB3B4C"/>
    <w:rsid w:val="00FB51F7"/>
    <w:rsid w:val="00FC107E"/>
    <w:rsid w:val="00FC2E9B"/>
    <w:rsid w:val="00FC6CCC"/>
    <w:rsid w:val="00FC7053"/>
    <w:rsid w:val="00FC75E0"/>
    <w:rsid w:val="00FC7956"/>
    <w:rsid w:val="00FC7F4C"/>
    <w:rsid w:val="00FD2255"/>
    <w:rsid w:val="00FD3311"/>
    <w:rsid w:val="00FD3FB9"/>
    <w:rsid w:val="00FD42E3"/>
    <w:rsid w:val="00FD4D9B"/>
    <w:rsid w:val="00FD5489"/>
    <w:rsid w:val="00FD565D"/>
    <w:rsid w:val="00FE1C98"/>
    <w:rsid w:val="00FE27F2"/>
    <w:rsid w:val="00FE2A3F"/>
    <w:rsid w:val="00FE3A21"/>
    <w:rsid w:val="00FE4196"/>
    <w:rsid w:val="00FE5024"/>
    <w:rsid w:val="00FE51F6"/>
    <w:rsid w:val="00FE5DC2"/>
    <w:rsid w:val="00FE6F0E"/>
    <w:rsid w:val="00FE7E1C"/>
    <w:rsid w:val="00FF2473"/>
    <w:rsid w:val="00FF4A2E"/>
    <w:rsid w:val="00FF672F"/>
    <w:rsid w:val="00FF69DA"/>
    <w:rsid w:val="00FF79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B681CE"/>
  <w15:docId w15:val="{06972988-2B71-4911-AF89-D6E2AC27D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03B"/>
    <w:pPr>
      <w:spacing w:line="480" w:lineRule="auto"/>
      <w:ind w:firstLine="720"/>
    </w:pPr>
    <w:rPr>
      <w:rFonts w:ascii="Times New Roman" w:hAnsi="Times New Roman"/>
      <w:sz w:val="24"/>
      <w:szCs w:val="22"/>
    </w:rPr>
  </w:style>
  <w:style w:type="paragraph" w:styleId="Heading1">
    <w:name w:val="heading 1"/>
    <w:basedOn w:val="Normal"/>
    <w:next w:val="Normal"/>
    <w:link w:val="Heading1Char"/>
    <w:uiPriority w:val="9"/>
    <w:qFormat/>
    <w:rsid w:val="00BA42D4"/>
    <w:pPr>
      <w:keepNext/>
      <w:keepLines/>
      <w:numPr>
        <w:numId w:val="5"/>
      </w:numPr>
      <w:spacing w:before="120" w:after="120"/>
      <w:jc w:val="center"/>
      <w:outlineLvl w:val="0"/>
    </w:pPr>
    <w:rPr>
      <w:rFonts w:eastAsia="Times New Roman"/>
      <w:b/>
      <w:bCs/>
      <w:caps/>
    </w:rPr>
  </w:style>
  <w:style w:type="paragraph" w:styleId="Heading2">
    <w:name w:val="heading 2"/>
    <w:basedOn w:val="Normal"/>
    <w:next w:val="Normal"/>
    <w:link w:val="Heading2Char"/>
    <w:uiPriority w:val="9"/>
    <w:unhideWhenUsed/>
    <w:qFormat/>
    <w:rsid w:val="00BA42D4"/>
    <w:pPr>
      <w:keepNext/>
      <w:keepLines/>
      <w:numPr>
        <w:ilvl w:val="1"/>
        <w:numId w:val="2"/>
      </w:numPr>
      <w:spacing w:before="120"/>
      <w:outlineLvl w:val="1"/>
    </w:pPr>
    <w:rPr>
      <w:rFonts w:eastAsia="Times New Roman"/>
      <w:b/>
      <w:bCs/>
      <w:szCs w:val="26"/>
    </w:rPr>
  </w:style>
  <w:style w:type="paragraph" w:styleId="Heading3">
    <w:name w:val="heading 3"/>
    <w:basedOn w:val="Normal"/>
    <w:next w:val="Normal"/>
    <w:link w:val="Heading3Char"/>
    <w:uiPriority w:val="9"/>
    <w:unhideWhenUsed/>
    <w:qFormat/>
    <w:rsid w:val="00BA42D4"/>
    <w:pPr>
      <w:keepNext/>
      <w:keepLines/>
      <w:numPr>
        <w:ilvl w:val="2"/>
        <w:numId w:val="2"/>
      </w:numPr>
      <w:spacing w:before="120"/>
      <w:outlineLvl w:val="2"/>
    </w:pPr>
    <w:rPr>
      <w:rFonts w:eastAsia="Times New Roman" w:cstheme="minorHAnsi"/>
      <w:b/>
      <w:bCs/>
      <w:i/>
    </w:rPr>
  </w:style>
  <w:style w:type="paragraph" w:styleId="Heading4">
    <w:name w:val="heading 4"/>
    <w:basedOn w:val="Normal"/>
    <w:next w:val="Normal"/>
    <w:link w:val="Heading4Char"/>
    <w:uiPriority w:val="9"/>
    <w:unhideWhenUsed/>
    <w:qFormat/>
    <w:rsid w:val="00BA42D4"/>
    <w:pPr>
      <w:keepNext/>
      <w:keepLines/>
      <w:numPr>
        <w:ilvl w:val="3"/>
        <w:numId w:val="2"/>
      </w:numPr>
      <w:spacing w:before="120"/>
      <w:outlineLvl w:val="3"/>
    </w:pPr>
    <w:rPr>
      <w:rFonts w:eastAsia="Times New Roman"/>
      <w:b/>
      <w:bCs/>
      <w:i/>
      <w:iCs/>
    </w:rPr>
  </w:style>
  <w:style w:type="paragraph" w:styleId="Heading5">
    <w:name w:val="heading 5"/>
    <w:basedOn w:val="Normal"/>
    <w:next w:val="Normal"/>
    <w:link w:val="Heading5Char"/>
    <w:uiPriority w:val="9"/>
    <w:semiHidden/>
    <w:unhideWhenUsed/>
    <w:qFormat/>
    <w:rsid w:val="00BA42D4"/>
    <w:pPr>
      <w:keepNext/>
      <w:keepLines/>
      <w:numPr>
        <w:ilvl w:val="4"/>
        <w:numId w:val="2"/>
      </w:numPr>
      <w:spacing w:before="120"/>
      <w:outlineLvl w:val="4"/>
    </w:pPr>
    <w:rPr>
      <w:rFonts w:eastAsia="Times New Roman"/>
    </w:rPr>
  </w:style>
  <w:style w:type="paragraph" w:styleId="Heading6">
    <w:name w:val="heading 6"/>
    <w:basedOn w:val="Normal"/>
    <w:next w:val="Normal"/>
    <w:link w:val="Heading6Char"/>
    <w:uiPriority w:val="9"/>
    <w:semiHidden/>
    <w:unhideWhenUsed/>
    <w:qFormat/>
    <w:rsid w:val="00F743B6"/>
    <w:pPr>
      <w:keepNext/>
      <w:keepLines/>
      <w:numPr>
        <w:ilvl w:val="5"/>
        <w:numId w:val="2"/>
      </w:numPr>
      <w:spacing w:before="200"/>
      <w:outlineLvl w:val="5"/>
    </w:pPr>
    <w:rPr>
      <w:rFonts w:ascii="Cambria" w:eastAsia="Times New Roman" w:hAnsi="Cambria"/>
      <w:i/>
      <w:iCs/>
      <w:color w:val="6E6E6E"/>
    </w:rPr>
  </w:style>
  <w:style w:type="paragraph" w:styleId="Heading7">
    <w:name w:val="heading 7"/>
    <w:basedOn w:val="Normal"/>
    <w:next w:val="Normal"/>
    <w:link w:val="Heading7Char"/>
    <w:uiPriority w:val="9"/>
    <w:semiHidden/>
    <w:unhideWhenUsed/>
    <w:qFormat/>
    <w:rsid w:val="00F743B6"/>
    <w:pPr>
      <w:keepNext/>
      <w:keepLines/>
      <w:numPr>
        <w:ilvl w:val="6"/>
        <w:numId w:val="2"/>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F743B6"/>
    <w:pPr>
      <w:keepNext/>
      <w:keepLines/>
      <w:numPr>
        <w:ilvl w:val="7"/>
        <w:numId w:val="2"/>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F743B6"/>
    <w:pPr>
      <w:keepNext/>
      <w:keepLines/>
      <w:numPr>
        <w:ilvl w:val="8"/>
        <w:numId w:val="2"/>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EB7EAC"/>
    <w:rPr>
      <w:color w:val="808080"/>
    </w:rPr>
  </w:style>
  <w:style w:type="paragraph" w:styleId="BalloonText">
    <w:name w:val="Balloon Text"/>
    <w:basedOn w:val="Normal"/>
    <w:link w:val="BalloonTextChar"/>
    <w:uiPriority w:val="99"/>
    <w:semiHidden/>
    <w:unhideWhenUsed/>
    <w:rsid w:val="00EB7EAC"/>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EB7EAC"/>
    <w:rPr>
      <w:rFonts w:ascii="Tahoma" w:hAnsi="Tahoma" w:cs="Tahoma"/>
      <w:sz w:val="16"/>
      <w:szCs w:val="16"/>
    </w:rPr>
  </w:style>
  <w:style w:type="paragraph" w:styleId="Header">
    <w:name w:val="header"/>
    <w:basedOn w:val="Normal"/>
    <w:link w:val="HeaderChar"/>
    <w:uiPriority w:val="99"/>
    <w:rsid w:val="00EE7231"/>
    <w:pPr>
      <w:tabs>
        <w:tab w:val="center" w:pos="4320"/>
        <w:tab w:val="right" w:pos="8640"/>
      </w:tabs>
      <w:overflowPunct w:val="0"/>
      <w:autoSpaceDE w:val="0"/>
      <w:autoSpaceDN w:val="0"/>
      <w:adjustRightInd w:val="0"/>
      <w:spacing w:line="240" w:lineRule="auto"/>
      <w:textAlignment w:val="baseline"/>
    </w:pPr>
    <w:rPr>
      <w:rFonts w:eastAsia="Times New Roman"/>
      <w:sz w:val="20"/>
      <w:szCs w:val="20"/>
    </w:rPr>
  </w:style>
  <w:style w:type="character" w:customStyle="1" w:styleId="HeaderChar">
    <w:name w:val="Header Char"/>
    <w:link w:val="Header"/>
    <w:uiPriority w:val="99"/>
    <w:rsid w:val="00EE7231"/>
    <w:rPr>
      <w:rFonts w:ascii="Times New Roman" w:eastAsia="Times New Roman" w:hAnsi="Times New Roman" w:cs="Times New Roman"/>
      <w:sz w:val="20"/>
      <w:szCs w:val="20"/>
    </w:rPr>
  </w:style>
  <w:style w:type="character" w:styleId="PageNumber">
    <w:name w:val="page number"/>
    <w:basedOn w:val="DefaultParagraphFont"/>
    <w:rsid w:val="00EE7231"/>
  </w:style>
  <w:style w:type="paragraph" w:styleId="Footer">
    <w:name w:val="footer"/>
    <w:basedOn w:val="Normal"/>
    <w:link w:val="FooterChar"/>
    <w:rsid w:val="00EE7231"/>
    <w:pPr>
      <w:tabs>
        <w:tab w:val="center" w:pos="4320"/>
        <w:tab w:val="right" w:pos="8640"/>
      </w:tabs>
      <w:overflowPunct w:val="0"/>
      <w:autoSpaceDE w:val="0"/>
      <w:autoSpaceDN w:val="0"/>
      <w:adjustRightInd w:val="0"/>
      <w:spacing w:line="240" w:lineRule="auto"/>
      <w:textAlignment w:val="baseline"/>
    </w:pPr>
    <w:rPr>
      <w:rFonts w:eastAsia="Times New Roman"/>
      <w:sz w:val="20"/>
      <w:szCs w:val="20"/>
    </w:rPr>
  </w:style>
  <w:style w:type="character" w:customStyle="1" w:styleId="FooterChar">
    <w:name w:val="Footer Char"/>
    <w:link w:val="Footer"/>
    <w:rsid w:val="00EE7231"/>
    <w:rPr>
      <w:rFonts w:ascii="Times New Roman" w:eastAsia="Times New Roman" w:hAnsi="Times New Roman" w:cs="Times New Roman"/>
      <w:sz w:val="20"/>
      <w:szCs w:val="20"/>
    </w:rPr>
  </w:style>
  <w:style w:type="character" w:styleId="Hyperlink">
    <w:name w:val="Hyperlink"/>
    <w:uiPriority w:val="99"/>
    <w:unhideWhenUsed/>
    <w:rsid w:val="00EF0E56"/>
    <w:rPr>
      <w:color w:val="5F5F5F"/>
      <w:u w:val="single"/>
    </w:rPr>
  </w:style>
  <w:style w:type="character" w:customStyle="1" w:styleId="Heading1Char">
    <w:name w:val="Heading 1 Char"/>
    <w:link w:val="Heading1"/>
    <w:uiPriority w:val="9"/>
    <w:rsid w:val="00BA42D4"/>
    <w:rPr>
      <w:rFonts w:ascii="Times New Roman" w:eastAsia="Times New Roman" w:hAnsi="Times New Roman"/>
      <w:b/>
      <w:bCs/>
      <w:caps/>
      <w:sz w:val="24"/>
      <w:szCs w:val="22"/>
    </w:rPr>
  </w:style>
  <w:style w:type="paragraph" w:styleId="TOCHeading">
    <w:name w:val="TOC Heading"/>
    <w:basedOn w:val="Heading1"/>
    <w:next w:val="Normal"/>
    <w:uiPriority w:val="39"/>
    <w:unhideWhenUsed/>
    <w:qFormat/>
    <w:rsid w:val="00846DE4"/>
    <w:pPr>
      <w:outlineLvl w:val="9"/>
    </w:pPr>
  </w:style>
  <w:style w:type="paragraph" w:styleId="TOC1">
    <w:name w:val="toc 1"/>
    <w:basedOn w:val="Normal"/>
    <w:next w:val="Normal"/>
    <w:autoRedefine/>
    <w:uiPriority w:val="39"/>
    <w:unhideWhenUsed/>
    <w:qFormat/>
    <w:rsid w:val="004E6443"/>
    <w:pPr>
      <w:tabs>
        <w:tab w:val="left" w:pos="1100"/>
        <w:tab w:val="right" w:leader="dot" w:pos="9350"/>
      </w:tabs>
      <w:spacing w:after="100"/>
      <w:jc w:val="center"/>
    </w:pPr>
    <w:rPr>
      <w:b/>
      <w:caps/>
    </w:rPr>
  </w:style>
  <w:style w:type="table" w:styleId="MediumList2-Accent1">
    <w:name w:val="Medium List 2 Accent 1"/>
    <w:basedOn w:val="TableNormal"/>
    <w:uiPriority w:val="66"/>
    <w:rsid w:val="00DB4883"/>
    <w:rPr>
      <w:rFonts w:ascii="Cambria" w:eastAsia="Times New Roman" w:hAnsi="Cambria"/>
      <w:color w:val="000000"/>
      <w:lang w:bidi="en-US"/>
    </w:rPr>
    <w:tblPr>
      <w:tblStyleRowBandSize w:val="1"/>
      <w:tblStyleColBandSize w:val="1"/>
      <w:tblBorders>
        <w:top w:val="single" w:sz="8" w:space="0" w:color="DDDDDD"/>
        <w:left w:val="single" w:sz="8" w:space="0" w:color="DDDDDD"/>
        <w:bottom w:val="single" w:sz="8" w:space="0" w:color="DDDDDD"/>
        <w:right w:val="single" w:sz="8" w:space="0" w:color="DDDDDD"/>
      </w:tblBorders>
    </w:tblPr>
    <w:tblStylePr w:type="firstRow">
      <w:rPr>
        <w:sz w:val="24"/>
        <w:szCs w:val="24"/>
      </w:rPr>
      <w:tblPr/>
      <w:tcPr>
        <w:tcBorders>
          <w:top w:val="nil"/>
          <w:left w:val="nil"/>
          <w:bottom w:val="single" w:sz="24" w:space="0" w:color="DDDDDD"/>
          <w:right w:val="nil"/>
          <w:insideH w:val="nil"/>
          <w:insideV w:val="nil"/>
        </w:tcBorders>
        <w:shd w:val="clear" w:color="auto" w:fill="FFFFFF"/>
      </w:tcPr>
    </w:tblStylePr>
    <w:tblStylePr w:type="lastRow">
      <w:tblPr/>
      <w:tcPr>
        <w:tcBorders>
          <w:top w:val="single" w:sz="8" w:space="0" w:color="DDDDDD"/>
          <w:left w:val="nil"/>
          <w:bottom w:val="nil"/>
          <w:right w:val="nil"/>
          <w:insideH w:val="nil"/>
          <w:insideV w:val="nil"/>
        </w:tcBorders>
        <w:shd w:val="clear" w:color="auto" w:fill="FFFFFF"/>
      </w:tcPr>
    </w:tblStylePr>
    <w:tblStylePr w:type="firstCol">
      <w:tblPr/>
      <w:tcPr>
        <w:tcBorders>
          <w:top w:val="nil"/>
          <w:left w:val="nil"/>
          <w:bottom w:val="nil"/>
          <w:right w:val="single" w:sz="8" w:space="0" w:color="DDDDDD"/>
          <w:insideH w:val="nil"/>
          <w:insideV w:val="nil"/>
        </w:tcBorders>
        <w:shd w:val="clear" w:color="auto" w:fill="FFFFFF"/>
      </w:tcPr>
    </w:tblStylePr>
    <w:tblStylePr w:type="lastCol">
      <w:tblPr/>
      <w:tcPr>
        <w:tcBorders>
          <w:top w:val="nil"/>
          <w:left w:val="single" w:sz="8" w:space="0" w:color="DDDDD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6F6F6"/>
      </w:tcPr>
    </w:tblStylePr>
    <w:tblStylePr w:type="band1Horz">
      <w:tblPr/>
      <w:tcPr>
        <w:tcBorders>
          <w:top w:val="nil"/>
          <w:bottom w:val="nil"/>
          <w:insideH w:val="nil"/>
          <w:insideV w:val="nil"/>
        </w:tcBorders>
        <w:shd w:val="clear" w:color="auto" w:fill="F6F6F6"/>
      </w:tcPr>
    </w:tblStylePr>
    <w:tblStylePr w:type="nwCell">
      <w:tblPr/>
      <w:tcPr>
        <w:shd w:val="clear" w:color="auto" w:fill="FFFFFF"/>
      </w:tcPr>
    </w:tblStylePr>
    <w:tblStylePr w:type="swCell">
      <w:tblPr/>
      <w:tcPr>
        <w:tcBorders>
          <w:top w:val="nil"/>
        </w:tcBorders>
      </w:tcPr>
    </w:tblStylePr>
  </w:style>
  <w:style w:type="paragraph" w:styleId="TableofFigures">
    <w:name w:val="table of figures"/>
    <w:basedOn w:val="Normal"/>
    <w:next w:val="Normal"/>
    <w:uiPriority w:val="99"/>
    <w:unhideWhenUsed/>
    <w:rsid w:val="003A0B20"/>
    <w:pPr>
      <w:ind w:firstLine="0"/>
    </w:pPr>
  </w:style>
  <w:style w:type="paragraph" w:styleId="Caption">
    <w:name w:val="caption"/>
    <w:basedOn w:val="Normal"/>
    <w:next w:val="Normal"/>
    <w:uiPriority w:val="35"/>
    <w:unhideWhenUsed/>
    <w:qFormat/>
    <w:rsid w:val="00FA4FF8"/>
    <w:pPr>
      <w:spacing w:line="240" w:lineRule="auto"/>
    </w:pPr>
    <w:rPr>
      <w:bCs/>
      <w:i/>
      <w:szCs w:val="18"/>
    </w:rPr>
  </w:style>
  <w:style w:type="character" w:customStyle="1" w:styleId="Heading2Char">
    <w:name w:val="Heading 2 Char"/>
    <w:link w:val="Heading2"/>
    <w:uiPriority w:val="9"/>
    <w:rsid w:val="00BA42D4"/>
    <w:rPr>
      <w:rFonts w:ascii="Times New Roman" w:eastAsia="Times New Roman" w:hAnsi="Times New Roman"/>
      <w:b/>
      <w:bCs/>
      <w:sz w:val="24"/>
      <w:szCs w:val="26"/>
    </w:rPr>
  </w:style>
  <w:style w:type="paragraph" w:styleId="TOC2">
    <w:name w:val="toc 2"/>
    <w:basedOn w:val="Normal"/>
    <w:next w:val="Normal"/>
    <w:autoRedefine/>
    <w:uiPriority w:val="39"/>
    <w:unhideWhenUsed/>
    <w:qFormat/>
    <w:rsid w:val="004E6443"/>
    <w:pPr>
      <w:tabs>
        <w:tab w:val="left" w:pos="1540"/>
        <w:tab w:val="right" w:leader="dot" w:pos="9350"/>
      </w:tabs>
      <w:spacing w:after="100"/>
      <w:ind w:left="220"/>
    </w:pPr>
    <w:rPr>
      <w:b/>
    </w:rPr>
  </w:style>
  <w:style w:type="character" w:customStyle="1" w:styleId="Heading3Char">
    <w:name w:val="Heading 3 Char"/>
    <w:link w:val="Heading3"/>
    <w:uiPriority w:val="9"/>
    <w:rsid w:val="00BA42D4"/>
    <w:rPr>
      <w:rFonts w:ascii="Times New Roman" w:eastAsia="Times New Roman" w:hAnsi="Times New Roman" w:cstheme="minorHAnsi"/>
      <w:b/>
      <w:bCs/>
      <w:i/>
      <w:sz w:val="24"/>
      <w:szCs w:val="22"/>
    </w:rPr>
  </w:style>
  <w:style w:type="paragraph" w:styleId="TOC3">
    <w:name w:val="toc 3"/>
    <w:basedOn w:val="Normal"/>
    <w:next w:val="Normal"/>
    <w:autoRedefine/>
    <w:uiPriority w:val="39"/>
    <w:unhideWhenUsed/>
    <w:qFormat/>
    <w:rsid w:val="0020108C"/>
    <w:pPr>
      <w:spacing w:after="100"/>
      <w:ind w:left="440"/>
    </w:pPr>
    <w:rPr>
      <w:b/>
      <w:i/>
    </w:rPr>
  </w:style>
  <w:style w:type="paragraph" w:styleId="ListParagraph">
    <w:name w:val="List Paragraph"/>
    <w:basedOn w:val="Normal"/>
    <w:uiPriority w:val="34"/>
    <w:qFormat/>
    <w:rsid w:val="005657E3"/>
    <w:pPr>
      <w:ind w:left="720"/>
      <w:contextualSpacing/>
    </w:pPr>
  </w:style>
  <w:style w:type="character" w:customStyle="1" w:styleId="Heading4Char">
    <w:name w:val="Heading 4 Char"/>
    <w:link w:val="Heading4"/>
    <w:uiPriority w:val="9"/>
    <w:rsid w:val="00BA42D4"/>
    <w:rPr>
      <w:rFonts w:ascii="Times New Roman" w:eastAsia="Times New Roman" w:hAnsi="Times New Roman"/>
      <w:b/>
      <w:bCs/>
      <w:i/>
      <w:iCs/>
      <w:sz w:val="24"/>
      <w:szCs w:val="22"/>
    </w:rPr>
  </w:style>
  <w:style w:type="character" w:customStyle="1" w:styleId="Heading5Char">
    <w:name w:val="Heading 5 Char"/>
    <w:link w:val="Heading5"/>
    <w:uiPriority w:val="9"/>
    <w:semiHidden/>
    <w:rsid w:val="00BA42D4"/>
    <w:rPr>
      <w:rFonts w:ascii="Times New Roman" w:eastAsia="Times New Roman" w:hAnsi="Times New Roman"/>
      <w:sz w:val="24"/>
      <w:szCs w:val="22"/>
    </w:rPr>
  </w:style>
  <w:style w:type="character" w:customStyle="1" w:styleId="Heading6Char">
    <w:name w:val="Heading 6 Char"/>
    <w:link w:val="Heading6"/>
    <w:uiPriority w:val="9"/>
    <w:semiHidden/>
    <w:rsid w:val="00F743B6"/>
    <w:rPr>
      <w:rFonts w:ascii="Cambria" w:eastAsia="Times New Roman" w:hAnsi="Cambria" w:cs="Times New Roman"/>
      <w:i/>
      <w:iCs/>
      <w:color w:val="6E6E6E"/>
    </w:rPr>
  </w:style>
  <w:style w:type="character" w:customStyle="1" w:styleId="Heading7Char">
    <w:name w:val="Heading 7 Char"/>
    <w:link w:val="Heading7"/>
    <w:uiPriority w:val="9"/>
    <w:semiHidden/>
    <w:rsid w:val="00F743B6"/>
    <w:rPr>
      <w:rFonts w:ascii="Cambria" w:eastAsia="Times New Roman" w:hAnsi="Cambria" w:cs="Times New Roman"/>
      <w:i/>
      <w:iCs/>
      <w:color w:val="404040"/>
    </w:rPr>
  </w:style>
  <w:style w:type="character" w:customStyle="1" w:styleId="Heading8Char">
    <w:name w:val="Heading 8 Char"/>
    <w:link w:val="Heading8"/>
    <w:uiPriority w:val="9"/>
    <w:semiHidden/>
    <w:rsid w:val="00F743B6"/>
    <w:rPr>
      <w:rFonts w:ascii="Cambria" w:eastAsia="Times New Roman" w:hAnsi="Cambria" w:cs="Times New Roman"/>
      <w:color w:val="404040"/>
      <w:sz w:val="20"/>
      <w:szCs w:val="20"/>
    </w:rPr>
  </w:style>
  <w:style w:type="character" w:customStyle="1" w:styleId="Heading9Char">
    <w:name w:val="Heading 9 Char"/>
    <w:link w:val="Heading9"/>
    <w:uiPriority w:val="9"/>
    <w:semiHidden/>
    <w:rsid w:val="00F743B6"/>
    <w:rPr>
      <w:rFonts w:ascii="Cambria" w:eastAsia="Times New Roman" w:hAnsi="Cambria" w:cs="Times New Roman"/>
      <w:i/>
      <w:iCs/>
      <w:color w:val="404040"/>
      <w:sz w:val="20"/>
      <w:szCs w:val="20"/>
    </w:rPr>
  </w:style>
  <w:style w:type="table" w:customStyle="1" w:styleId="LightList1">
    <w:name w:val="Light List1"/>
    <w:basedOn w:val="TableNormal"/>
    <w:uiPriority w:val="61"/>
    <w:rsid w:val="0079311E"/>
    <w:rPr>
      <w:rFonts w:eastAsia="Times New Roman"/>
      <w:lang w:bidi="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oSpacing">
    <w:name w:val="No Spacing"/>
    <w:uiPriority w:val="1"/>
    <w:qFormat/>
    <w:rsid w:val="00EC103B"/>
    <w:pPr>
      <w:ind w:firstLine="720"/>
    </w:pPr>
    <w:rPr>
      <w:rFonts w:ascii="Times New Roman" w:hAnsi="Times New Roman"/>
      <w:sz w:val="24"/>
      <w:szCs w:val="22"/>
    </w:rPr>
  </w:style>
  <w:style w:type="character" w:styleId="CommentReference">
    <w:name w:val="annotation reference"/>
    <w:basedOn w:val="DefaultParagraphFont"/>
    <w:uiPriority w:val="99"/>
    <w:semiHidden/>
    <w:unhideWhenUsed/>
    <w:rsid w:val="00202CE1"/>
    <w:rPr>
      <w:sz w:val="16"/>
      <w:szCs w:val="16"/>
    </w:rPr>
  </w:style>
  <w:style w:type="paragraph" w:styleId="CommentText">
    <w:name w:val="annotation text"/>
    <w:basedOn w:val="Normal"/>
    <w:link w:val="CommentTextChar"/>
    <w:uiPriority w:val="99"/>
    <w:unhideWhenUsed/>
    <w:rsid w:val="00202CE1"/>
    <w:pPr>
      <w:spacing w:line="240" w:lineRule="auto"/>
    </w:pPr>
    <w:rPr>
      <w:sz w:val="20"/>
      <w:szCs w:val="20"/>
    </w:rPr>
  </w:style>
  <w:style w:type="character" w:customStyle="1" w:styleId="CommentTextChar">
    <w:name w:val="Comment Text Char"/>
    <w:basedOn w:val="DefaultParagraphFont"/>
    <w:link w:val="CommentText"/>
    <w:uiPriority w:val="99"/>
    <w:rsid w:val="00202CE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202CE1"/>
    <w:rPr>
      <w:b/>
      <w:bCs/>
    </w:rPr>
  </w:style>
  <w:style w:type="character" w:customStyle="1" w:styleId="CommentSubjectChar">
    <w:name w:val="Comment Subject Char"/>
    <w:basedOn w:val="CommentTextChar"/>
    <w:link w:val="CommentSubject"/>
    <w:uiPriority w:val="99"/>
    <w:semiHidden/>
    <w:rsid w:val="00202CE1"/>
    <w:rPr>
      <w:rFonts w:ascii="Times New Roman" w:hAnsi="Times New Roman"/>
      <w:b/>
      <w:bCs/>
    </w:rPr>
  </w:style>
  <w:style w:type="paragraph" w:styleId="Index2">
    <w:name w:val="index 2"/>
    <w:basedOn w:val="Normal"/>
    <w:next w:val="Normal"/>
    <w:autoRedefine/>
    <w:uiPriority w:val="99"/>
    <w:semiHidden/>
    <w:unhideWhenUsed/>
    <w:rsid w:val="006E1DEB"/>
    <w:pPr>
      <w:spacing w:line="240" w:lineRule="auto"/>
      <w:ind w:left="480" w:hanging="240"/>
    </w:pPr>
  </w:style>
  <w:style w:type="paragraph" w:styleId="FootnoteText">
    <w:name w:val="footnote text"/>
    <w:basedOn w:val="Normal"/>
    <w:link w:val="FootnoteTextChar"/>
    <w:uiPriority w:val="99"/>
    <w:unhideWhenUsed/>
    <w:rsid w:val="00C1650E"/>
    <w:pPr>
      <w:spacing w:line="240" w:lineRule="auto"/>
      <w:ind w:firstLine="0"/>
    </w:pPr>
    <w:rPr>
      <w:rFonts w:eastAsiaTheme="minorHAnsi"/>
      <w:sz w:val="20"/>
      <w:szCs w:val="20"/>
    </w:rPr>
  </w:style>
  <w:style w:type="character" w:customStyle="1" w:styleId="FootnoteTextChar">
    <w:name w:val="Footnote Text Char"/>
    <w:basedOn w:val="DefaultParagraphFont"/>
    <w:link w:val="FootnoteText"/>
    <w:uiPriority w:val="99"/>
    <w:rsid w:val="00C1650E"/>
    <w:rPr>
      <w:rFonts w:ascii="Times New Roman" w:eastAsiaTheme="minorHAnsi" w:hAnsi="Times New Roman"/>
    </w:rPr>
  </w:style>
  <w:style w:type="character" w:styleId="FootnoteReference">
    <w:name w:val="footnote reference"/>
    <w:basedOn w:val="DefaultParagraphFont"/>
    <w:uiPriority w:val="99"/>
    <w:semiHidden/>
    <w:unhideWhenUsed/>
    <w:rsid w:val="00C1650E"/>
    <w:rPr>
      <w:vertAlign w:val="superscript"/>
    </w:rPr>
  </w:style>
  <w:style w:type="paragraph" w:styleId="EndnoteText">
    <w:name w:val="endnote text"/>
    <w:basedOn w:val="Normal"/>
    <w:link w:val="EndnoteTextChar"/>
    <w:uiPriority w:val="99"/>
    <w:semiHidden/>
    <w:unhideWhenUsed/>
    <w:rsid w:val="005D5295"/>
    <w:pPr>
      <w:spacing w:line="240" w:lineRule="auto"/>
    </w:pPr>
    <w:rPr>
      <w:sz w:val="20"/>
      <w:szCs w:val="20"/>
    </w:rPr>
  </w:style>
  <w:style w:type="character" w:customStyle="1" w:styleId="EndnoteTextChar">
    <w:name w:val="Endnote Text Char"/>
    <w:basedOn w:val="DefaultParagraphFont"/>
    <w:link w:val="EndnoteText"/>
    <w:uiPriority w:val="99"/>
    <w:semiHidden/>
    <w:rsid w:val="005D5295"/>
    <w:rPr>
      <w:rFonts w:ascii="Times New Roman" w:hAnsi="Times New Roman"/>
    </w:rPr>
  </w:style>
  <w:style w:type="character" w:styleId="EndnoteReference">
    <w:name w:val="endnote reference"/>
    <w:basedOn w:val="DefaultParagraphFont"/>
    <w:uiPriority w:val="99"/>
    <w:semiHidden/>
    <w:unhideWhenUsed/>
    <w:rsid w:val="005D5295"/>
    <w:rPr>
      <w:vertAlign w:val="superscript"/>
    </w:rPr>
  </w:style>
  <w:style w:type="paragraph" w:customStyle="1" w:styleId="EndNoteBibliographyTitle">
    <w:name w:val="EndNote Bibliography Title"/>
    <w:basedOn w:val="Normal"/>
    <w:link w:val="EndNoteBibliographyTitleChar"/>
    <w:rsid w:val="005D5295"/>
    <w:pPr>
      <w:jc w:val="center"/>
    </w:pPr>
    <w:rPr>
      <w:noProof/>
    </w:rPr>
  </w:style>
  <w:style w:type="character" w:customStyle="1" w:styleId="EndNoteBibliographyTitleChar">
    <w:name w:val="EndNote Bibliography Title Char"/>
    <w:basedOn w:val="FootnoteTextChar"/>
    <w:link w:val="EndNoteBibliographyTitle"/>
    <w:rsid w:val="005D5295"/>
    <w:rPr>
      <w:rFonts w:ascii="Times New Roman" w:eastAsiaTheme="minorHAnsi" w:hAnsi="Times New Roman"/>
      <w:noProof/>
      <w:sz w:val="24"/>
      <w:szCs w:val="22"/>
    </w:rPr>
  </w:style>
  <w:style w:type="paragraph" w:customStyle="1" w:styleId="EndNoteBibliography">
    <w:name w:val="EndNote Bibliography"/>
    <w:basedOn w:val="Normal"/>
    <w:link w:val="EndNoteBibliographyChar"/>
    <w:rsid w:val="005D5295"/>
    <w:pPr>
      <w:spacing w:line="240" w:lineRule="auto"/>
    </w:pPr>
    <w:rPr>
      <w:noProof/>
    </w:rPr>
  </w:style>
  <w:style w:type="character" w:customStyle="1" w:styleId="EndNoteBibliographyChar">
    <w:name w:val="EndNote Bibliography Char"/>
    <w:basedOn w:val="FootnoteTextChar"/>
    <w:link w:val="EndNoteBibliography"/>
    <w:rsid w:val="005D5295"/>
    <w:rPr>
      <w:rFonts w:ascii="Times New Roman" w:eastAsiaTheme="minorHAnsi" w:hAnsi="Times New Roman"/>
      <w:noProof/>
      <w:sz w:val="24"/>
      <w:szCs w:val="22"/>
    </w:rPr>
  </w:style>
  <w:style w:type="paragraph" w:styleId="BodyText">
    <w:name w:val="Body Text"/>
    <w:basedOn w:val="Normal"/>
    <w:link w:val="BodyTextChar"/>
    <w:uiPriority w:val="99"/>
    <w:unhideWhenUsed/>
    <w:rsid w:val="005A6A34"/>
    <w:pPr>
      <w:ind w:firstLine="0"/>
    </w:pPr>
  </w:style>
  <w:style w:type="character" w:customStyle="1" w:styleId="BodyTextChar">
    <w:name w:val="Body Text Char"/>
    <w:basedOn w:val="DefaultParagraphFont"/>
    <w:link w:val="BodyText"/>
    <w:uiPriority w:val="99"/>
    <w:rsid w:val="005A6A34"/>
    <w:rPr>
      <w:rFonts w:ascii="Times New Roman" w:hAnsi="Times New Roman"/>
      <w:sz w:val="24"/>
      <w:szCs w:val="22"/>
    </w:rPr>
  </w:style>
  <w:style w:type="paragraph" w:styleId="Revision">
    <w:name w:val="Revision"/>
    <w:hidden/>
    <w:uiPriority w:val="99"/>
    <w:semiHidden/>
    <w:rsid w:val="00B46D63"/>
    <w:rPr>
      <w:rFonts w:ascii="Times New Roman" w:hAnsi="Times New Roman"/>
      <w:sz w:val="24"/>
      <w:szCs w:val="22"/>
    </w:rPr>
  </w:style>
  <w:style w:type="character" w:styleId="SubtleEmphasis">
    <w:name w:val="Subtle Emphasis"/>
    <w:basedOn w:val="DefaultParagraphFont"/>
    <w:uiPriority w:val="19"/>
    <w:qFormat/>
    <w:rsid w:val="00E56546"/>
    <w:rPr>
      <w:i/>
      <w:iCs/>
      <w:color w:val="404040" w:themeColor="text1" w:themeTint="BF"/>
    </w:rPr>
  </w:style>
  <w:style w:type="character" w:styleId="Emphasis">
    <w:name w:val="Emphasis"/>
    <w:basedOn w:val="DefaultParagraphFont"/>
    <w:uiPriority w:val="20"/>
    <w:qFormat/>
    <w:rsid w:val="00E56546"/>
    <w:rPr>
      <w:i/>
      <w:iCs/>
    </w:rPr>
  </w:style>
  <w:style w:type="paragraph" w:styleId="Quote">
    <w:name w:val="Quote"/>
    <w:basedOn w:val="Normal"/>
    <w:next w:val="Normal"/>
    <w:link w:val="QuoteChar"/>
    <w:uiPriority w:val="29"/>
    <w:qFormat/>
    <w:rsid w:val="00E5654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56546"/>
    <w:rPr>
      <w:rFonts w:ascii="Times New Roman" w:hAnsi="Times New Roman"/>
      <w:i/>
      <w:iCs/>
      <w:color w:val="404040" w:themeColor="text1" w:themeTint="BF"/>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74372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comments" Target="comments.xml"/><Relationship Id="rId26" Type="http://schemas.openxmlformats.org/officeDocument/2006/relationships/image" Target="media/image7.jpg"/><Relationship Id="rId3" Type="http://schemas.openxmlformats.org/officeDocument/2006/relationships/customXml" Target="../customXml/item3.xml"/><Relationship Id="rId21" Type="http://schemas.microsoft.com/office/2018/08/relationships/commentsExtensible" Target="commentsExtensible.xml"/><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JPG"/><Relationship Id="rId25" Type="http://schemas.openxmlformats.org/officeDocument/2006/relationships/image" Target="media/image6.jp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1.jpg"/><Relationship Id="rId20" Type="http://schemas.microsoft.com/office/2016/09/relationships/commentsIds" Target="commentsIds.xml"/><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jp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image" Target="media/image9.jpeg"/><Relationship Id="rId10" Type="http://schemas.openxmlformats.org/officeDocument/2006/relationships/footnotes" Target="footnotes.xml"/><Relationship Id="rId19" Type="http://schemas.microsoft.com/office/2011/relationships/commentsExtended" Target="commentsExtended.xml"/><Relationship Id="rId31" Type="http://schemas.openxmlformats.org/officeDocument/2006/relationships/image" Target="media/image12.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3.xml"/><Relationship Id="rId22" Type="http://schemas.openxmlformats.org/officeDocument/2006/relationships/image" Target="media/image3.jpg"/><Relationship Id="rId27" Type="http://schemas.openxmlformats.org/officeDocument/2006/relationships/image" Target="media/image8.jpg"/><Relationship Id="rId30" Type="http://schemas.openxmlformats.org/officeDocument/2006/relationships/image" Target="media/image11.jpeg"/><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F6EDD2F634B1140820B7AEB8513E63D" ma:contentTypeVersion="14" ma:contentTypeDescription="Create a new document." ma:contentTypeScope="" ma:versionID="0b0ba92cedde0cbb1a97af7422433350">
  <xsd:schema xmlns:xsd="http://www.w3.org/2001/XMLSchema" xmlns:xs="http://www.w3.org/2001/XMLSchema" xmlns:p="http://schemas.microsoft.com/office/2006/metadata/properties" xmlns:ns3="887226c4-8c31-42dc-8f02-65a131656868" xmlns:ns4="2379b786-7f78-45a5-9c15-fe3ecab0bb28" targetNamespace="http://schemas.microsoft.com/office/2006/metadata/properties" ma:root="true" ma:fieldsID="383560f562ab729e95946caa4b0a6b67" ns3:_="" ns4:_="">
    <xsd:import namespace="887226c4-8c31-42dc-8f02-65a131656868"/>
    <xsd:import namespace="2379b786-7f78-45a5-9c15-fe3ecab0bb2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7226c4-8c31-42dc-8f02-65a1316568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379b786-7f78-45a5-9c15-fe3ecab0bb28"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745447-E4E9-45EE-BFA7-B827D0E02678}">
  <ds:schemaRefs>
    <ds:schemaRef ds:uri="http://schemas.microsoft.com/sharepoint/v3/contenttype/forms"/>
  </ds:schemaRefs>
</ds:datastoreItem>
</file>

<file path=customXml/itemProps3.xml><?xml version="1.0" encoding="utf-8"?>
<ds:datastoreItem xmlns:ds="http://schemas.openxmlformats.org/officeDocument/2006/customXml" ds:itemID="{0C6C9224-C9AD-4D49-B11F-68E52FE743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7226c4-8c31-42dc-8f02-65a131656868"/>
    <ds:schemaRef ds:uri="2379b786-7f78-45a5-9c15-fe3ecab0bb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3D06FD0-267A-4688-B7CE-24CF414E8F3C}">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BE4964CB-F97D-4FDE-9EBB-494FF3780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53</Pages>
  <Words>10395</Words>
  <Characters>59256</Characters>
  <Application>Microsoft Office Word</Application>
  <DocSecurity>0</DocSecurity>
  <Lines>493</Lines>
  <Paragraphs>139</Paragraphs>
  <ScaleCrop>false</ScaleCrop>
  <HeadingPairs>
    <vt:vector size="2" baseType="variant">
      <vt:variant>
        <vt:lpstr>Title</vt:lpstr>
      </vt:variant>
      <vt:variant>
        <vt:i4>1</vt:i4>
      </vt:variant>
    </vt:vector>
  </HeadingPairs>
  <TitlesOfParts>
    <vt:vector size="1" baseType="lpstr">
      <vt:lpstr>MANUSCRIPT TITLE</vt:lpstr>
    </vt:vector>
  </TitlesOfParts>
  <Company/>
  <LinksUpToDate>false</LinksUpToDate>
  <CharactersWithSpaces>69512</CharactersWithSpaces>
  <SharedDoc>false</SharedDoc>
  <HLinks>
    <vt:vector size="132" baseType="variant">
      <vt:variant>
        <vt:i4>1572927</vt:i4>
      </vt:variant>
      <vt:variant>
        <vt:i4>134</vt:i4>
      </vt:variant>
      <vt:variant>
        <vt:i4>0</vt:i4>
      </vt:variant>
      <vt:variant>
        <vt:i4>5</vt:i4>
      </vt:variant>
      <vt:variant>
        <vt:lpwstr/>
      </vt:variant>
      <vt:variant>
        <vt:lpwstr>_Toc248308500</vt:lpwstr>
      </vt:variant>
      <vt:variant>
        <vt:i4>1114174</vt:i4>
      </vt:variant>
      <vt:variant>
        <vt:i4>128</vt:i4>
      </vt:variant>
      <vt:variant>
        <vt:i4>0</vt:i4>
      </vt:variant>
      <vt:variant>
        <vt:i4>5</vt:i4>
      </vt:variant>
      <vt:variant>
        <vt:lpwstr/>
      </vt:variant>
      <vt:variant>
        <vt:lpwstr>_Toc248308499</vt:lpwstr>
      </vt:variant>
      <vt:variant>
        <vt:i4>1769534</vt:i4>
      </vt:variant>
      <vt:variant>
        <vt:i4>119</vt:i4>
      </vt:variant>
      <vt:variant>
        <vt:i4>0</vt:i4>
      </vt:variant>
      <vt:variant>
        <vt:i4>5</vt:i4>
      </vt:variant>
      <vt:variant>
        <vt:lpwstr/>
      </vt:variant>
      <vt:variant>
        <vt:lpwstr>_Toc248308433</vt:lpwstr>
      </vt:variant>
      <vt:variant>
        <vt:i4>1769534</vt:i4>
      </vt:variant>
      <vt:variant>
        <vt:i4>113</vt:i4>
      </vt:variant>
      <vt:variant>
        <vt:i4>0</vt:i4>
      </vt:variant>
      <vt:variant>
        <vt:i4>5</vt:i4>
      </vt:variant>
      <vt:variant>
        <vt:lpwstr/>
      </vt:variant>
      <vt:variant>
        <vt:lpwstr>_Toc248308432</vt:lpwstr>
      </vt:variant>
      <vt:variant>
        <vt:i4>1703987</vt:i4>
      </vt:variant>
      <vt:variant>
        <vt:i4>104</vt:i4>
      </vt:variant>
      <vt:variant>
        <vt:i4>0</vt:i4>
      </vt:variant>
      <vt:variant>
        <vt:i4>5</vt:i4>
      </vt:variant>
      <vt:variant>
        <vt:lpwstr/>
      </vt:variant>
      <vt:variant>
        <vt:lpwstr>_Toc248308928</vt:lpwstr>
      </vt:variant>
      <vt:variant>
        <vt:i4>1703987</vt:i4>
      </vt:variant>
      <vt:variant>
        <vt:i4>98</vt:i4>
      </vt:variant>
      <vt:variant>
        <vt:i4>0</vt:i4>
      </vt:variant>
      <vt:variant>
        <vt:i4>5</vt:i4>
      </vt:variant>
      <vt:variant>
        <vt:lpwstr/>
      </vt:variant>
      <vt:variant>
        <vt:lpwstr>_Toc248308927</vt:lpwstr>
      </vt:variant>
      <vt:variant>
        <vt:i4>1703987</vt:i4>
      </vt:variant>
      <vt:variant>
        <vt:i4>92</vt:i4>
      </vt:variant>
      <vt:variant>
        <vt:i4>0</vt:i4>
      </vt:variant>
      <vt:variant>
        <vt:i4>5</vt:i4>
      </vt:variant>
      <vt:variant>
        <vt:lpwstr/>
      </vt:variant>
      <vt:variant>
        <vt:lpwstr>_Toc248308926</vt:lpwstr>
      </vt:variant>
      <vt:variant>
        <vt:i4>1703987</vt:i4>
      </vt:variant>
      <vt:variant>
        <vt:i4>86</vt:i4>
      </vt:variant>
      <vt:variant>
        <vt:i4>0</vt:i4>
      </vt:variant>
      <vt:variant>
        <vt:i4>5</vt:i4>
      </vt:variant>
      <vt:variant>
        <vt:lpwstr/>
      </vt:variant>
      <vt:variant>
        <vt:lpwstr>_Toc248308925</vt:lpwstr>
      </vt:variant>
      <vt:variant>
        <vt:i4>1703987</vt:i4>
      </vt:variant>
      <vt:variant>
        <vt:i4>80</vt:i4>
      </vt:variant>
      <vt:variant>
        <vt:i4>0</vt:i4>
      </vt:variant>
      <vt:variant>
        <vt:i4>5</vt:i4>
      </vt:variant>
      <vt:variant>
        <vt:lpwstr/>
      </vt:variant>
      <vt:variant>
        <vt:lpwstr>_Toc248308924</vt:lpwstr>
      </vt:variant>
      <vt:variant>
        <vt:i4>1703987</vt:i4>
      </vt:variant>
      <vt:variant>
        <vt:i4>74</vt:i4>
      </vt:variant>
      <vt:variant>
        <vt:i4>0</vt:i4>
      </vt:variant>
      <vt:variant>
        <vt:i4>5</vt:i4>
      </vt:variant>
      <vt:variant>
        <vt:lpwstr/>
      </vt:variant>
      <vt:variant>
        <vt:lpwstr>_Toc248308923</vt:lpwstr>
      </vt:variant>
      <vt:variant>
        <vt:i4>1703987</vt:i4>
      </vt:variant>
      <vt:variant>
        <vt:i4>68</vt:i4>
      </vt:variant>
      <vt:variant>
        <vt:i4>0</vt:i4>
      </vt:variant>
      <vt:variant>
        <vt:i4>5</vt:i4>
      </vt:variant>
      <vt:variant>
        <vt:lpwstr/>
      </vt:variant>
      <vt:variant>
        <vt:lpwstr>_Toc248308922</vt:lpwstr>
      </vt:variant>
      <vt:variant>
        <vt:i4>1703987</vt:i4>
      </vt:variant>
      <vt:variant>
        <vt:i4>62</vt:i4>
      </vt:variant>
      <vt:variant>
        <vt:i4>0</vt:i4>
      </vt:variant>
      <vt:variant>
        <vt:i4>5</vt:i4>
      </vt:variant>
      <vt:variant>
        <vt:lpwstr/>
      </vt:variant>
      <vt:variant>
        <vt:lpwstr>_Toc248308921</vt:lpwstr>
      </vt:variant>
      <vt:variant>
        <vt:i4>1703987</vt:i4>
      </vt:variant>
      <vt:variant>
        <vt:i4>56</vt:i4>
      </vt:variant>
      <vt:variant>
        <vt:i4>0</vt:i4>
      </vt:variant>
      <vt:variant>
        <vt:i4>5</vt:i4>
      </vt:variant>
      <vt:variant>
        <vt:lpwstr/>
      </vt:variant>
      <vt:variant>
        <vt:lpwstr>_Toc248308920</vt:lpwstr>
      </vt:variant>
      <vt:variant>
        <vt:i4>1638451</vt:i4>
      </vt:variant>
      <vt:variant>
        <vt:i4>50</vt:i4>
      </vt:variant>
      <vt:variant>
        <vt:i4>0</vt:i4>
      </vt:variant>
      <vt:variant>
        <vt:i4>5</vt:i4>
      </vt:variant>
      <vt:variant>
        <vt:lpwstr/>
      </vt:variant>
      <vt:variant>
        <vt:lpwstr>_Toc248308919</vt:lpwstr>
      </vt:variant>
      <vt:variant>
        <vt:i4>1638451</vt:i4>
      </vt:variant>
      <vt:variant>
        <vt:i4>44</vt:i4>
      </vt:variant>
      <vt:variant>
        <vt:i4>0</vt:i4>
      </vt:variant>
      <vt:variant>
        <vt:i4>5</vt:i4>
      </vt:variant>
      <vt:variant>
        <vt:lpwstr/>
      </vt:variant>
      <vt:variant>
        <vt:lpwstr>_Toc248308918</vt:lpwstr>
      </vt:variant>
      <vt:variant>
        <vt:i4>1638451</vt:i4>
      </vt:variant>
      <vt:variant>
        <vt:i4>38</vt:i4>
      </vt:variant>
      <vt:variant>
        <vt:i4>0</vt:i4>
      </vt:variant>
      <vt:variant>
        <vt:i4>5</vt:i4>
      </vt:variant>
      <vt:variant>
        <vt:lpwstr/>
      </vt:variant>
      <vt:variant>
        <vt:lpwstr>_Toc248308917</vt:lpwstr>
      </vt:variant>
      <vt:variant>
        <vt:i4>1638451</vt:i4>
      </vt:variant>
      <vt:variant>
        <vt:i4>32</vt:i4>
      </vt:variant>
      <vt:variant>
        <vt:i4>0</vt:i4>
      </vt:variant>
      <vt:variant>
        <vt:i4>5</vt:i4>
      </vt:variant>
      <vt:variant>
        <vt:lpwstr/>
      </vt:variant>
      <vt:variant>
        <vt:lpwstr>_Toc248308916</vt:lpwstr>
      </vt:variant>
      <vt:variant>
        <vt:i4>1638451</vt:i4>
      </vt:variant>
      <vt:variant>
        <vt:i4>26</vt:i4>
      </vt:variant>
      <vt:variant>
        <vt:i4>0</vt:i4>
      </vt:variant>
      <vt:variant>
        <vt:i4>5</vt:i4>
      </vt:variant>
      <vt:variant>
        <vt:lpwstr/>
      </vt:variant>
      <vt:variant>
        <vt:lpwstr>_Toc248308915</vt:lpwstr>
      </vt:variant>
      <vt:variant>
        <vt:i4>1638451</vt:i4>
      </vt:variant>
      <vt:variant>
        <vt:i4>20</vt:i4>
      </vt:variant>
      <vt:variant>
        <vt:i4>0</vt:i4>
      </vt:variant>
      <vt:variant>
        <vt:i4>5</vt:i4>
      </vt:variant>
      <vt:variant>
        <vt:lpwstr/>
      </vt:variant>
      <vt:variant>
        <vt:lpwstr>_Toc248308914</vt:lpwstr>
      </vt:variant>
      <vt:variant>
        <vt:i4>1638451</vt:i4>
      </vt:variant>
      <vt:variant>
        <vt:i4>14</vt:i4>
      </vt:variant>
      <vt:variant>
        <vt:i4>0</vt:i4>
      </vt:variant>
      <vt:variant>
        <vt:i4>5</vt:i4>
      </vt:variant>
      <vt:variant>
        <vt:lpwstr/>
      </vt:variant>
      <vt:variant>
        <vt:lpwstr>_Toc248308913</vt:lpwstr>
      </vt:variant>
      <vt:variant>
        <vt:i4>1638451</vt:i4>
      </vt:variant>
      <vt:variant>
        <vt:i4>8</vt:i4>
      </vt:variant>
      <vt:variant>
        <vt:i4>0</vt:i4>
      </vt:variant>
      <vt:variant>
        <vt:i4>5</vt:i4>
      </vt:variant>
      <vt:variant>
        <vt:lpwstr/>
      </vt:variant>
      <vt:variant>
        <vt:lpwstr>_Toc248308912</vt:lpwstr>
      </vt:variant>
      <vt:variant>
        <vt:i4>1638451</vt:i4>
      </vt:variant>
      <vt:variant>
        <vt:i4>2</vt:i4>
      </vt:variant>
      <vt:variant>
        <vt:i4>0</vt:i4>
      </vt:variant>
      <vt:variant>
        <vt:i4>5</vt:i4>
      </vt:variant>
      <vt:variant>
        <vt:lpwstr/>
      </vt:variant>
      <vt:variant>
        <vt:lpwstr>_Toc248308911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 TITLE</dc:title>
  <dc:subject/>
  <dc:creator>FIRST NAME LAST NAME</dc:creator>
  <cp:keywords/>
  <dc:description/>
  <cp:lastModifiedBy>Elizabeth Ann Storm</cp:lastModifiedBy>
  <cp:revision>21</cp:revision>
  <cp:lastPrinted>2009-08-21T18:26:00Z</cp:lastPrinted>
  <dcterms:created xsi:type="dcterms:W3CDTF">2022-04-20T18:49:00Z</dcterms:created>
  <dcterms:modified xsi:type="dcterms:W3CDTF">2022-04-20T23:43:00Z</dcterms:modified>
  <cp:category>Level and Degree Title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0x010100EF6EDD2F634B1140820B7AEB8513E63D</vt:lpwstr>
  </property>
</Properties>
</file>