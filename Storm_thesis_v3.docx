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3E0F9E35"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r w:rsidR="00D24A43">
        <w:rPr>
          <w:szCs w:val="24"/>
        </w:rPr>
        <w:t>i, MFA</w:t>
      </w:r>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21726E40" w:rsidR="00EE7231" w:rsidRPr="004B5E37" w:rsidRDefault="001B1952" w:rsidP="00574AFB">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es the self in relation to contemporary conceptions of reality. I look at static and dynamic representations of stripped-down patterns modeled from nature</w:t>
      </w:r>
      <w:ins w:id="0" w:author="Elizabeth Ann Storm" w:date="2022-04-20T14:35:00Z">
        <w:r w:rsidR="00517C86">
          <w:t>,</w:t>
        </w:r>
      </w:ins>
      <w:del w:id="1" w:author="Elizabeth Ann Storm" w:date="2022-04-20T14:35:00Z">
        <w:r w:rsidDel="00517C86">
          <w:delText>;</w:delText>
        </w:r>
      </w:del>
      <w:r>
        <w:t xml:space="preserve"> like circular bursts, splintering branches, or the meander of a wave. The action-based works on paper </w:t>
      </w:r>
      <w:r w:rsidR="00D24A43">
        <w:t xml:space="preserve">and cloth </w:t>
      </w:r>
      <w:r>
        <w:t xml:space="preserve">leverage invisible forces and signal to permanency and physical embodiment, deepened through an engagement with </w:t>
      </w:r>
      <w:r w:rsidR="00242757">
        <w:t>archetypal</w:t>
      </w:r>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r w:rsidR="007B55E5">
        <w:t xml:space="preserve">. </w:t>
      </w:r>
    </w:p>
    <w:p w14:paraId="7597A601" w14:textId="69D80419" w:rsidR="00772B99" w:rsidRPr="009A1DA7" w:rsidRDefault="00CB5B25" w:rsidP="009713D0">
      <w:pPr>
        <w:pStyle w:val="NoSpacing"/>
        <w:ind w:left="720" w:hanging="720"/>
        <w:rPr>
          <w:szCs w:val="24"/>
          <w:rPrChange w:id="2" w:author="Elizabeth Ann Storm" w:date="2022-04-20T14:41:00Z">
            <w:rPr>
              <w:szCs w:val="24"/>
              <w:highlight w:val="yellow"/>
            </w:rPr>
          </w:rPrChange>
        </w:rPr>
      </w:pPr>
      <w:r w:rsidRPr="00EC103B">
        <w:rPr>
          <w:szCs w:val="24"/>
        </w:rPr>
        <w:t xml:space="preserve">INDEX WORDS: </w:t>
      </w:r>
      <w:ins w:id="3" w:author="Elizabeth Ann Storm" w:date="2022-04-20T14:41:00Z">
        <w:r w:rsidR="009A1DA7" w:rsidRPr="009A1DA7">
          <w:rPr>
            <w:szCs w:val="24"/>
            <w:rPrChange w:id="4" w:author="Elizabeth Ann Storm" w:date="2022-04-20T14:41:00Z">
              <w:rPr>
                <w:szCs w:val="24"/>
                <w:highlight w:val="yellow"/>
              </w:rPr>
            </w:rPrChange>
          </w:rPr>
          <w:t>Art,</w:t>
        </w:r>
        <w:r w:rsidR="009A1DA7">
          <w:rPr>
            <w:szCs w:val="24"/>
          </w:rPr>
          <w:t xml:space="preserve"> Nature, </w:t>
        </w:r>
      </w:ins>
      <w:ins w:id="5" w:author="Elizabeth Ann Storm" w:date="2022-04-20T14:42:00Z">
        <w:r w:rsidR="009A1DA7">
          <w:rPr>
            <w:szCs w:val="24"/>
          </w:rPr>
          <w:t xml:space="preserve">Perception, Consciousness, Process Art, The Self, </w:t>
        </w:r>
        <w:r w:rsidR="00212320">
          <w:rPr>
            <w:szCs w:val="24"/>
          </w:rPr>
          <w:t xml:space="preserve">Patterns, </w:t>
        </w:r>
        <w:proofErr w:type="spellStart"/>
        <w:r w:rsidR="00212320">
          <w:rPr>
            <w:szCs w:val="24"/>
          </w:rPr>
          <w:t>Metapatterns</w:t>
        </w:r>
        <w:proofErr w:type="spellEnd"/>
        <w:r w:rsidR="00212320">
          <w:rPr>
            <w:szCs w:val="24"/>
          </w:rPr>
          <w:t>, Metaphys</w:t>
        </w:r>
      </w:ins>
      <w:ins w:id="6" w:author="Elizabeth Ann Storm" w:date="2022-04-20T14:43:00Z">
        <w:r w:rsidR="00212320">
          <w:rPr>
            <w:szCs w:val="24"/>
          </w:rPr>
          <w:t xml:space="preserve">ics, The Body, Trace, </w:t>
        </w:r>
      </w:ins>
      <w:ins w:id="7" w:author="Elizabeth Ann Storm" w:date="2022-04-20T14:44:00Z">
        <w:r w:rsidR="00212320">
          <w:rPr>
            <w:szCs w:val="24"/>
          </w:rPr>
          <w:t xml:space="preserve">Artifact, </w:t>
        </w:r>
      </w:ins>
      <w:del w:id="8" w:author="Elizabeth Ann Storm" w:date="2022-04-20T14:41:00Z">
        <w:r w:rsidR="004B5E37" w:rsidRPr="009A1DA7" w:rsidDel="009A1DA7">
          <w:rPr>
            <w:szCs w:val="24"/>
            <w:rPrChange w:id="9" w:author="Elizabeth Ann Storm" w:date="2022-04-20T14:41:00Z">
              <w:rPr>
                <w:szCs w:val="24"/>
                <w:highlight w:val="yellow"/>
              </w:rPr>
            </w:rPrChange>
          </w:rPr>
          <w:delText>Art</w:delText>
        </w:r>
      </w:del>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55E01EF8"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r w:rsidR="000D6074">
        <w:rPr>
          <w:szCs w:val="24"/>
        </w:rPr>
        <w:t>2</w:t>
      </w:r>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1210F7CC" w:rsidR="00EE7231" w:rsidRPr="00EC103B" w:rsidRDefault="000D6074" w:rsidP="00574AFB">
      <w:pPr>
        <w:spacing w:line="240" w:lineRule="auto"/>
        <w:ind w:firstLine="0"/>
        <w:jc w:val="center"/>
        <w:rPr>
          <w:szCs w:val="24"/>
        </w:rPr>
      </w:pPr>
      <w:r>
        <w:rPr>
          <w:szCs w:val="24"/>
        </w:rPr>
        <w:t>Lizzy</w:t>
      </w:r>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2FFF0F92"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r w:rsidR="000D6074">
        <w:rPr>
          <w:position w:val="2"/>
          <w:szCs w:val="24"/>
        </w:rPr>
        <w:t>2</w:t>
      </w:r>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10" w:name="_Toc238610710"/>
      <w:bookmarkStart w:id="11" w:name="_Toc238627073"/>
      <w:r w:rsidRPr="00A87036">
        <w:rPr>
          <w:b/>
          <w:szCs w:val="24"/>
        </w:rPr>
        <w:lastRenderedPageBreak/>
        <w:t>DEDICATION</w:t>
      </w:r>
      <w:bookmarkEnd w:id="10"/>
      <w:bookmarkEnd w:id="1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12" w:name="_Toc101198066"/>
      <w:r w:rsidRPr="00EC103B">
        <w:rPr>
          <w:szCs w:val="24"/>
        </w:rPr>
        <w:lastRenderedPageBreak/>
        <w:t>ACKNOWLEDGEMENTS</w:t>
      </w:r>
      <w:bookmarkEnd w:id="1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pPr>
      <w:r w:rsidRPr="00EC103B">
        <w:lastRenderedPageBreak/>
        <w:t>TABLE OF CONTENTS</w:t>
      </w:r>
    </w:p>
    <w:p w14:paraId="687E1A44" w14:textId="158B6956" w:rsidR="00980CDF" w:rsidRDefault="0020108C">
      <w:pPr>
        <w:pStyle w:val="TOC1"/>
        <w:rPr>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hyperlink w:anchor="_Toc101198066" w:history="1">
        <w:r w:rsidR="00980CDF" w:rsidRPr="00F6458D">
          <w:rPr>
            <w:rStyle w:val="Hyperlink"/>
            <w:noProof/>
          </w:rPr>
          <w:t>ACKNOWLEDGEMENTS</w:t>
        </w:r>
        <w:r w:rsidR="00980CDF">
          <w:rPr>
            <w:noProof/>
            <w:webHidden/>
          </w:rPr>
          <w:tab/>
        </w:r>
        <w:r w:rsidR="00980CDF">
          <w:rPr>
            <w:noProof/>
            <w:webHidden/>
          </w:rPr>
          <w:fldChar w:fldCharType="begin"/>
        </w:r>
        <w:r w:rsidR="00980CDF">
          <w:rPr>
            <w:noProof/>
            <w:webHidden/>
          </w:rPr>
          <w:instrText xml:space="preserve"> PAGEREF _Toc101198066 \h </w:instrText>
        </w:r>
        <w:r w:rsidR="00980CDF">
          <w:rPr>
            <w:noProof/>
            <w:webHidden/>
          </w:rPr>
        </w:r>
        <w:r w:rsidR="00980CDF">
          <w:rPr>
            <w:noProof/>
            <w:webHidden/>
          </w:rPr>
          <w:fldChar w:fldCharType="separate"/>
        </w:r>
        <w:r w:rsidR="00980CDF">
          <w:rPr>
            <w:noProof/>
            <w:webHidden/>
          </w:rPr>
          <w:t>v</w:t>
        </w:r>
        <w:r w:rsidR="00980CDF">
          <w:rPr>
            <w:noProof/>
            <w:webHidden/>
          </w:rPr>
          <w:fldChar w:fldCharType="end"/>
        </w:r>
      </w:hyperlink>
    </w:p>
    <w:p w14:paraId="48C2A142" w14:textId="575FB899" w:rsidR="00980CDF" w:rsidRDefault="004515D8">
      <w:pPr>
        <w:pStyle w:val="TOC1"/>
        <w:rPr>
          <w:rFonts w:asciiTheme="minorHAnsi" w:eastAsiaTheme="minorEastAsia" w:hAnsiTheme="minorHAnsi" w:cstheme="minorBidi"/>
          <w:b w:val="0"/>
          <w:caps w:val="0"/>
          <w:noProof/>
          <w:sz w:val="22"/>
        </w:rPr>
      </w:pPr>
      <w:hyperlink w:anchor="_Toc101198067" w:history="1">
        <w:r w:rsidR="00980CDF" w:rsidRPr="00F6458D">
          <w:rPr>
            <w:rStyle w:val="Hyperlink"/>
            <w:noProof/>
          </w:rPr>
          <w:t>LIST OF FIGURES</w:t>
        </w:r>
        <w:r w:rsidR="00980CDF">
          <w:rPr>
            <w:noProof/>
            <w:webHidden/>
          </w:rPr>
          <w:tab/>
        </w:r>
        <w:r w:rsidR="00980CDF">
          <w:rPr>
            <w:noProof/>
            <w:webHidden/>
          </w:rPr>
          <w:fldChar w:fldCharType="begin"/>
        </w:r>
        <w:r w:rsidR="00980CDF">
          <w:rPr>
            <w:noProof/>
            <w:webHidden/>
          </w:rPr>
          <w:instrText xml:space="preserve"> PAGEREF _Toc101198067 \h </w:instrText>
        </w:r>
        <w:r w:rsidR="00980CDF">
          <w:rPr>
            <w:noProof/>
            <w:webHidden/>
          </w:rPr>
        </w:r>
        <w:r w:rsidR="00980CDF">
          <w:rPr>
            <w:noProof/>
            <w:webHidden/>
          </w:rPr>
          <w:fldChar w:fldCharType="separate"/>
        </w:r>
        <w:r w:rsidR="00980CDF">
          <w:rPr>
            <w:noProof/>
            <w:webHidden/>
          </w:rPr>
          <w:t>3</w:t>
        </w:r>
        <w:r w:rsidR="00980CDF">
          <w:rPr>
            <w:noProof/>
            <w:webHidden/>
          </w:rPr>
          <w:fldChar w:fldCharType="end"/>
        </w:r>
      </w:hyperlink>
    </w:p>
    <w:p w14:paraId="6DB132CC" w14:textId="4C4A74F4" w:rsidR="00980CDF" w:rsidRDefault="004515D8">
      <w:pPr>
        <w:pStyle w:val="TOC1"/>
        <w:rPr>
          <w:rFonts w:asciiTheme="minorHAnsi" w:eastAsiaTheme="minorEastAsia" w:hAnsiTheme="minorHAnsi" w:cstheme="minorBidi"/>
          <w:b w:val="0"/>
          <w:caps w:val="0"/>
          <w:noProof/>
          <w:sz w:val="22"/>
        </w:rPr>
      </w:pPr>
      <w:hyperlink w:anchor="_Toc101198068" w:history="1">
        <w:r w:rsidR="00980CDF" w:rsidRPr="00F6458D">
          <w:rPr>
            <w:rStyle w:val="Hyperlink"/>
            <w:noProof/>
          </w:rPr>
          <w:t>1</w:t>
        </w:r>
        <w:r w:rsidR="00980CDF">
          <w:rPr>
            <w:rFonts w:asciiTheme="minorHAnsi" w:eastAsiaTheme="minorEastAsia" w:hAnsiTheme="minorHAnsi" w:cstheme="minorBidi"/>
            <w:b w:val="0"/>
            <w:caps w:val="0"/>
            <w:noProof/>
            <w:sz w:val="22"/>
          </w:rPr>
          <w:tab/>
        </w:r>
        <w:r w:rsidR="00980CDF" w:rsidRPr="00F6458D">
          <w:rPr>
            <w:rStyle w:val="Hyperlink"/>
            <w:noProof/>
          </w:rPr>
          <w:t>INTRODUCTION</w:t>
        </w:r>
        <w:r w:rsidR="00980CDF">
          <w:rPr>
            <w:noProof/>
            <w:webHidden/>
          </w:rPr>
          <w:tab/>
        </w:r>
        <w:r w:rsidR="00980CDF">
          <w:rPr>
            <w:noProof/>
            <w:webHidden/>
          </w:rPr>
          <w:fldChar w:fldCharType="begin"/>
        </w:r>
        <w:r w:rsidR="00980CDF">
          <w:rPr>
            <w:noProof/>
            <w:webHidden/>
          </w:rPr>
          <w:instrText xml:space="preserve"> PAGEREF _Toc101198068 \h </w:instrText>
        </w:r>
        <w:r w:rsidR="00980CDF">
          <w:rPr>
            <w:noProof/>
            <w:webHidden/>
          </w:rPr>
        </w:r>
        <w:r w:rsidR="00980CDF">
          <w:rPr>
            <w:noProof/>
            <w:webHidden/>
          </w:rPr>
          <w:fldChar w:fldCharType="separate"/>
        </w:r>
        <w:r w:rsidR="00980CDF">
          <w:rPr>
            <w:noProof/>
            <w:webHidden/>
          </w:rPr>
          <w:t>4</w:t>
        </w:r>
        <w:r w:rsidR="00980CDF">
          <w:rPr>
            <w:noProof/>
            <w:webHidden/>
          </w:rPr>
          <w:fldChar w:fldCharType="end"/>
        </w:r>
      </w:hyperlink>
    </w:p>
    <w:p w14:paraId="41F6A370" w14:textId="5C2DCC9B" w:rsidR="00980CDF" w:rsidRDefault="004515D8">
      <w:pPr>
        <w:pStyle w:val="TOC1"/>
        <w:rPr>
          <w:rFonts w:asciiTheme="minorHAnsi" w:eastAsiaTheme="minorEastAsia" w:hAnsiTheme="minorHAnsi" w:cstheme="minorBidi"/>
          <w:b w:val="0"/>
          <w:caps w:val="0"/>
          <w:noProof/>
          <w:sz w:val="22"/>
        </w:rPr>
      </w:pPr>
      <w:hyperlink w:anchor="_Toc101198069" w:history="1">
        <w:r w:rsidR="00980CDF" w:rsidRPr="00F6458D">
          <w:rPr>
            <w:rStyle w:val="Hyperlink"/>
            <w:noProof/>
          </w:rPr>
          <w:t>2</w:t>
        </w:r>
        <w:r w:rsidR="00980CDF">
          <w:rPr>
            <w:rFonts w:asciiTheme="minorHAnsi" w:eastAsiaTheme="minorEastAsia" w:hAnsiTheme="minorHAnsi" w:cstheme="minorBidi"/>
            <w:b w:val="0"/>
            <w:caps w:val="0"/>
            <w:noProof/>
            <w:sz w:val="22"/>
          </w:rPr>
          <w:tab/>
        </w:r>
        <w:r w:rsidR="00980CDF" w:rsidRPr="00F6458D">
          <w:rPr>
            <w:rStyle w:val="Hyperlink"/>
            <w:noProof/>
          </w:rPr>
          <w:t>Old Media</w:t>
        </w:r>
        <w:r w:rsidR="00980CDF">
          <w:rPr>
            <w:noProof/>
            <w:webHidden/>
          </w:rPr>
          <w:tab/>
        </w:r>
        <w:r w:rsidR="00980CDF">
          <w:rPr>
            <w:noProof/>
            <w:webHidden/>
          </w:rPr>
          <w:fldChar w:fldCharType="begin"/>
        </w:r>
        <w:r w:rsidR="00980CDF">
          <w:rPr>
            <w:noProof/>
            <w:webHidden/>
          </w:rPr>
          <w:instrText xml:space="preserve"> PAGEREF _Toc101198069 \h </w:instrText>
        </w:r>
        <w:r w:rsidR="00980CDF">
          <w:rPr>
            <w:noProof/>
            <w:webHidden/>
          </w:rPr>
        </w:r>
        <w:r w:rsidR="00980CDF">
          <w:rPr>
            <w:noProof/>
            <w:webHidden/>
          </w:rPr>
          <w:fldChar w:fldCharType="separate"/>
        </w:r>
        <w:r w:rsidR="00980CDF">
          <w:rPr>
            <w:noProof/>
            <w:webHidden/>
          </w:rPr>
          <w:t>8</w:t>
        </w:r>
        <w:r w:rsidR="00980CDF">
          <w:rPr>
            <w:noProof/>
            <w:webHidden/>
          </w:rPr>
          <w:fldChar w:fldCharType="end"/>
        </w:r>
      </w:hyperlink>
    </w:p>
    <w:p w14:paraId="2DE8C5BF" w14:textId="6708C48F" w:rsidR="00980CDF" w:rsidRDefault="004515D8">
      <w:pPr>
        <w:pStyle w:val="TOC2"/>
        <w:rPr>
          <w:rFonts w:asciiTheme="minorHAnsi" w:eastAsiaTheme="minorEastAsia" w:hAnsiTheme="minorHAnsi" w:cstheme="minorBidi"/>
          <w:b w:val="0"/>
          <w:noProof/>
          <w:sz w:val="22"/>
        </w:rPr>
      </w:pPr>
      <w:hyperlink w:anchor="_Toc101198071" w:history="1">
        <w:r w:rsidR="00980CDF" w:rsidRPr="00F6458D">
          <w:rPr>
            <w:rStyle w:val="Hyperlink"/>
            <w:noProof/>
          </w:rPr>
          <w:t>2.1</w:t>
        </w:r>
        <w:r w:rsidR="00980CDF">
          <w:rPr>
            <w:rFonts w:asciiTheme="minorHAnsi" w:eastAsiaTheme="minorEastAsia" w:hAnsiTheme="minorHAnsi" w:cstheme="minorBidi"/>
            <w:b w:val="0"/>
            <w:noProof/>
            <w:sz w:val="22"/>
          </w:rPr>
          <w:tab/>
        </w:r>
        <w:r w:rsidR="00980CDF" w:rsidRPr="00F6458D">
          <w:rPr>
            <w:rStyle w:val="Hyperlink"/>
            <w:noProof/>
          </w:rPr>
          <w:t>Early modern visions</w:t>
        </w:r>
        <w:r w:rsidR="00980CDF">
          <w:rPr>
            <w:noProof/>
            <w:webHidden/>
          </w:rPr>
          <w:tab/>
        </w:r>
        <w:r w:rsidR="00980CDF">
          <w:rPr>
            <w:noProof/>
            <w:webHidden/>
          </w:rPr>
          <w:fldChar w:fldCharType="begin"/>
        </w:r>
        <w:r w:rsidR="00980CDF">
          <w:rPr>
            <w:noProof/>
            <w:webHidden/>
          </w:rPr>
          <w:instrText xml:space="preserve"> PAGEREF _Toc101198071 \h </w:instrText>
        </w:r>
        <w:r w:rsidR="00980CDF">
          <w:rPr>
            <w:noProof/>
            <w:webHidden/>
          </w:rPr>
        </w:r>
        <w:r w:rsidR="00980CDF">
          <w:rPr>
            <w:noProof/>
            <w:webHidden/>
          </w:rPr>
          <w:fldChar w:fldCharType="separate"/>
        </w:r>
        <w:r w:rsidR="00980CDF">
          <w:rPr>
            <w:noProof/>
            <w:webHidden/>
          </w:rPr>
          <w:t>8</w:t>
        </w:r>
        <w:r w:rsidR="00980CDF">
          <w:rPr>
            <w:noProof/>
            <w:webHidden/>
          </w:rPr>
          <w:fldChar w:fldCharType="end"/>
        </w:r>
      </w:hyperlink>
    </w:p>
    <w:p w14:paraId="55F703DB" w14:textId="1F58F275" w:rsidR="00980CDF" w:rsidRDefault="004515D8">
      <w:pPr>
        <w:pStyle w:val="TOC3"/>
        <w:tabs>
          <w:tab w:val="left" w:pos="1860"/>
          <w:tab w:val="right" w:leader="dot" w:pos="9350"/>
        </w:tabs>
        <w:rPr>
          <w:rFonts w:asciiTheme="minorHAnsi" w:eastAsiaTheme="minorEastAsia" w:hAnsiTheme="minorHAnsi" w:cstheme="minorBidi"/>
          <w:b w:val="0"/>
          <w:i w:val="0"/>
          <w:noProof/>
          <w:sz w:val="22"/>
        </w:rPr>
      </w:pPr>
      <w:hyperlink w:anchor="_Toc101198072" w:history="1">
        <w:r w:rsidR="00980CDF" w:rsidRPr="00F6458D">
          <w:rPr>
            <w:rStyle w:val="Hyperlink"/>
            <w:noProof/>
          </w:rPr>
          <w:t>2.1.1</w:t>
        </w:r>
        <w:r w:rsidR="00980CDF">
          <w:rPr>
            <w:rFonts w:asciiTheme="minorHAnsi" w:eastAsiaTheme="minorEastAsia" w:hAnsiTheme="minorHAnsi" w:cstheme="minorBidi"/>
            <w:b w:val="0"/>
            <w:i w:val="0"/>
            <w:noProof/>
            <w:sz w:val="22"/>
          </w:rPr>
          <w:tab/>
        </w:r>
        <w:r w:rsidR="00980CDF" w:rsidRPr="00F6458D">
          <w:rPr>
            <w:rStyle w:val="Hyperlink"/>
            <w:noProof/>
          </w:rPr>
          <w:t>Early modern practice</w:t>
        </w:r>
        <w:r w:rsidR="00980CDF">
          <w:rPr>
            <w:noProof/>
            <w:webHidden/>
          </w:rPr>
          <w:tab/>
        </w:r>
        <w:r w:rsidR="00980CDF">
          <w:rPr>
            <w:noProof/>
            <w:webHidden/>
          </w:rPr>
          <w:fldChar w:fldCharType="begin"/>
        </w:r>
        <w:r w:rsidR="00980CDF">
          <w:rPr>
            <w:noProof/>
            <w:webHidden/>
          </w:rPr>
          <w:instrText xml:space="preserve"> PAGEREF _Toc101198072 \h </w:instrText>
        </w:r>
        <w:r w:rsidR="00980CDF">
          <w:rPr>
            <w:noProof/>
            <w:webHidden/>
          </w:rPr>
        </w:r>
        <w:r w:rsidR="00980CDF">
          <w:rPr>
            <w:noProof/>
            <w:webHidden/>
          </w:rPr>
          <w:fldChar w:fldCharType="separate"/>
        </w:r>
        <w:r w:rsidR="00980CDF">
          <w:rPr>
            <w:noProof/>
            <w:webHidden/>
          </w:rPr>
          <w:t>12</w:t>
        </w:r>
        <w:r w:rsidR="00980CDF">
          <w:rPr>
            <w:noProof/>
            <w:webHidden/>
          </w:rPr>
          <w:fldChar w:fldCharType="end"/>
        </w:r>
      </w:hyperlink>
    </w:p>
    <w:p w14:paraId="005BCFBD" w14:textId="747B3132" w:rsidR="00980CDF" w:rsidRDefault="004515D8">
      <w:pPr>
        <w:pStyle w:val="TOC2"/>
        <w:rPr>
          <w:rFonts w:asciiTheme="minorHAnsi" w:eastAsiaTheme="minorEastAsia" w:hAnsiTheme="minorHAnsi" w:cstheme="minorBidi"/>
          <w:b w:val="0"/>
          <w:noProof/>
          <w:sz w:val="22"/>
        </w:rPr>
      </w:pPr>
      <w:hyperlink w:anchor="_Toc101198075" w:history="1">
        <w:r w:rsidR="00980CDF" w:rsidRPr="00F6458D">
          <w:rPr>
            <w:rStyle w:val="Hyperlink"/>
            <w:noProof/>
          </w:rPr>
          <w:t>2.2</w:t>
        </w:r>
        <w:r w:rsidR="00980CDF">
          <w:rPr>
            <w:rFonts w:asciiTheme="minorHAnsi" w:eastAsiaTheme="minorEastAsia" w:hAnsiTheme="minorHAnsi" w:cstheme="minorBidi"/>
            <w:b w:val="0"/>
            <w:noProof/>
            <w:sz w:val="22"/>
          </w:rPr>
          <w:tab/>
        </w:r>
        <w:r w:rsidR="00980CDF" w:rsidRPr="00F6458D">
          <w:rPr>
            <w:rStyle w:val="Hyperlink"/>
            <w:noProof/>
          </w:rPr>
          <w:t>The threshold of our modernity</w:t>
        </w:r>
        <w:r w:rsidR="00980CDF">
          <w:rPr>
            <w:noProof/>
            <w:webHidden/>
          </w:rPr>
          <w:tab/>
        </w:r>
        <w:r w:rsidR="00980CDF">
          <w:rPr>
            <w:noProof/>
            <w:webHidden/>
          </w:rPr>
          <w:fldChar w:fldCharType="begin"/>
        </w:r>
        <w:r w:rsidR="00980CDF">
          <w:rPr>
            <w:noProof/>
            <w:webHidden/>
          </w:rPr>
          <w:instrText xml:space="preserve"> PAGEREF _Toc101198075 \h </w:instrText>
        </w:r>
        <w:r w:rsidR="00980CDF">
          <w:rPr>
            <w:noProof/>
            <w:webHidden/>
          </w:rPr>
        </w:r>
        <w:r w:rsidR="00980CDF">
          <w:rPr>
            <w:noProof/>
            <w:webHidden/>
          </w:rPr>
          <w:fldChar w:fldCharType="separate"/>
        </w:r>
        <w:r w:rsidR="00980CDF">
          <w:rPr>
            <w:noProof/>
            <w:webHidden/>
          </w:rPr>
          <w:t>16</w:t>
        </w:r>
        <w:r w:rsidR="00980CDF">
          <w:rPr>
            <w:noProof/>
            <w:webHidden/>
          </w:rPr>
          <w:fldChar w:fldCharType="end"/>
        </w:r>
      </w:hyperlink>
    </w:p>
    <w:p w14:paraId="5D3D3DB4" w14:textId="4A07CFC4" w:rsidR="00980CDF" w:rsidRDefault="004515D8">
      <w:pPr>
        <w:pStyle w:val="TOC3"/>
        <w:tabs>
          <w:tab w:val="left" w:pos="1860"/>
          <w:tab w:val="right" w:leader="dot" w:pos="9350"/>
        </w:tabs>
        <w:rPr>
          <w:rFonts w:asciiTheme="minorHAnsi" w:eastAsiaTheme="minorEastAsia" w:hAnsiTheme="minorHAnsi" w:cstheme="minorBidi"/>
          <w:b w:val="0"/>
          <w:i w:val="0"/>
          <w:noProof/>
          <w:sz w:val="22"/>
        </w:rPr>
      </w:pPr>
      <w:hyperlink w:anchor="_Toc101198079" w:history="1">
        <w:r w:rsidR="00980CDF" w:rsidRPr="00F6458D">
          <w:rPr>
            <w:rStyle w:val="Hyperlink"/>
            <w:noProof/>
          </w:rPr>
          <w:t>2.2.1</w:t>
        </w:r>
        <w:r w:rsidR="00980CDF">
          <w:rPr>
            <w:rFonts w:asciiTheme="minorHAnsi" w:eastAsiaTheme="minorEastAsia" w:hAnsiTheme="minorHAnsi" w:cstheme="minorBidi"/>
            <w:b w:val="0"/>
            <w:i w:val="0"/>
            <w:noProof/>
            <w:sz w:val="22"/>
          </w:rPr>
          <w:tab/>
        </w:r>
        <w:r w:rsidR="00980CDF" w:rsidRPr="00F6458D">
          <w:rPr>
            <w:rStyle w:val="Hyperlink"/>
            <w:noProof/>
          </w:rPr>
          <w:t>Image-making and imagination</w:t>
        </w:r>
        <w:r w:rsidR="00980CDF">
          <w:rPr>
            <w:noProof/>
            <w:webHidden/>
          </w:rPr>
          <w:tab/>
        </w:r>
        <w:r w:rsidR="00980CDF">
          <w:rPr>
            <w:noProof/>
            <w:webHidden/>
          </w:rPr>
          <w:fldChar w:fldCharType="begin"/>
        </w:r>
        <w:r w:rsidR="00980CDF">
          <w:rPr>
            <w:noProof/>
            <w:webHidden/>
          </w:rPr>
          <w:instrText xml:space="preserve"> PAGEREF _Toc101198079 \h </w:instrText>
        </w:r>
        <w:r w:rsidR="00980CDF">
          <w:rPr>
            <w:noProof/>
            <w:webHidden/>
          </w:rPr>
        </w:r>
        <w:r w:rsidR="00980CDF">
          <w:rPr>
            <w:noProof/>
            <w:webHidden/>
          </w:rPr>
          <w:fldChar w:fldCharType="separate"/>
        </w:r>
        <w:r w:rsidR="00980CDF">
          <w:rPr>
            <w:noProof/>
            <w:webHidden/>
          </w:rPr>
          <w:t>20</w:t>
        </w:r>
        <w:r w:rsidR="00980CDF">
          <w:rPr>
            <w:noProof/>
            <w:webHidden/>
          </w:rPr>
          <w:fldChar w:fldCharType="end"/>
        </w:r>
      </w:hyperlink>
    </w:p>
    <w:p w14:paraId="11751D81" w14:textId="6BDD51E5" w:rsidR="00980CDF" w:rsidRDefault="004515D8">
      <w:pPr>
        <w:pStyle w:val="TOC2"/>
        <w:rPr>
          <w:rFonts w:asciiTheme="minorHAnsi" w:eastAsiaTheme="minorEastAsia" w:hAnsiTheme="minorHAnsi" w:cstheme="minorBidi"/>
          <w:b w:val="0"/>
          <w:noProof/>
          <w:sz w:val="22"/>
        </w:rPr>
      </w:pPr>
      <w:hyperlink w:anchor="_Toc101198080" w:history="1">
        <w:r w:rsidR="00980CDF" w:rsidRPr="00F6458D">
          <w:rPr>
            <w:rStyle w:val="Hyperlink"/>
            <w:noProof/>
          </w:rPr>
          <w:t>2.3</w:t>
        </w:r>
        <w:r w:rsidR="00980CDF">
          <w:rPr>
            <w:rFonts w:asciiTheme="minorHAnsi" w:eastAsiaTheme="minorEastAsia" w:hAnsiTheme="minorHAnsi" w:cstheme="minorBidi"/>
            <w:b w:val="0"/>
            <w:noProof/>
            <w:sz w:val="22"/>
          </w:rPr>
          <w:tab/>
        </w:r>
        <w:r w:rsidR="00980CDF" w:rsidRPr="00F6458D">
          <w:rPr>
            <w:rStyle w:val="Hyperlink"/>
            <w:noProof/>
          </w:rPr>
          <w:t>Modernism and materiality</w:t>
        </w:r>
        <w:r w:rsidR="00980CDF">
          <w:rPr>
            <w:noProof/>
            <w:webHidden/>
          </w:rPr>
          <w:tab/>
        </w:r>
        <w:r w:rsidR="00980CDF">
          <w:rPr>
            <w:noProof/>
            <w:webHidden/>
          </w:rPr>
          <w:fldChar w:fldCharType="begin"/>
        </w:r>
        <w:r w:rsidR="00980CDF">
          <w:rPr>
            <w:noProof/>
            <w:webHidden/>
          </w:rPr>
          <w:instrText xml:space="preserve"> PAGEREF _Toc101198080 \h </w:instrText>
        </w:r>
        <w:r w:rsidR="00980CDF">
          <w:rPr>
            <w:noProof/>
            <w:webHidden/>
          </w:rPr>
        </w:r>
        <w:r w:rsidR="00980CDF">
          <w:rPr>
            <w:noProof/>
            <w:webHidden/>
          </w:rPr>
          <w:fldChar w:fldCharType="separate"/>
        </w:r>
        <w:r w:rsidR="00980CDF">
          <w:rPr>
            <w:noProof/>
            <w:webHidden/>
          </w:rPr>
          <w:t>22</w:t>
        </w:r>
        <w:r w:rsidR="00980CDF">
          <w:rPr>
            <w:noProof/>
            <w:webHidden/>
          </w:rPr>
          <w:fldChar w:fldCharType="end"/>
        </w:r>
      </w:hyperlink>
    </w:p>
    <w:p w14:paraId="54F98A12" w14:textId="740C67F7" w:rsidR="00980CDF" w:rsidRDefault="004515D8">
      <w:pPr>
        <w:pStyle w:val="TOC3"/>
        <w:tabs>
          <w:tab w:val="left" w:pos="1860"/>
          <w:tab w:val="right" w:leader="dot" w:pos="9350"/>
        </w:tabs>
        <w:rPr>
          <w:rFonts w:asciiTheme="minorHAnsi" w:eastAsiaTheme="minorEastAsia" w:hAnsiTheme="minorHAnsi" w:cstheme="minorBidi"/>
          <w:b w:val="0"/>
          <w:i w:val="0"/>
          <w:noProof/>
          <w:sz w:val="22"/>
        </w:rPr>
      </w:pPr>
      <w:hyperlink w:anchor="_Toc101198081" w:history="1">
        <w:r w:rsidR="00980CDF" w:rsidRPr="00F6458D">
          <w:rPr>
            <w:rStyle w:val="Hyperlink"/>
            <w:noProof/>
          </w:rPr>
          <w:t>2.3.1</w:t>
        </w:r>
        <w:r w:rsidR="00980CDF">
          <w:rPr>
            <w:rFonts w:asciiTheme="minorHAnsi" w:eastAsiaTheme="minorEastAsia" w:hAnsiTheme="minorHAnsi" w:cstheme="minorBidi"/>
            <w:b w:val="0"/>
            <w:i w:val="0"/>
            <w:noProof/>
            <w:sz w:val="22"/>
          </w:rPr>
          <w:tab/>
        </w:r>
        <w:r w:rsidR="00980CDF" w:rsidRPr="00F6458D">
          <w:rPr>
            <w:rStyle w:val="Hyperlink"/>
            <w:noProof/>
          </w:rPr>
          <w:t>Medium and materiality through making</w:t>
        </w:r>
        <w:r w:rsidR="00980CDF">
          <w:rPr>
            <w:noProof/>
            <w:webHidden/>
          </w:rPr>
          <w:tab/>
        </w:r>
        <w:r w:rsidR="00980CDF">
          <w:rPr>
            <w:noProof/>
            <w:webHidden/>
          </w:rPr>
          <w:fldChar w:fldCharType="begin"/>
        </w:r>
        <w:r w:rsidR="00980CDF">
          <w:rPr>
            <w:noProof/>
            <w:webHidden/>
          </w:rPr>
          <w:instrText xml:space="preserve"> PAGEREF _Toc101198081 \h </w:instrText>
        </w:r>
        <w:r w:rsidR="00980CDF">
          <w:rPr>
            <w:noProof/>
            <w:webHidden/>
          </w:rPr>
        </w:r>
        <w:r w:rsidR="00980CDF">
          <w:rPr>
            <w:noProof/>
            <w:webHidden/>
          </w:rPr>
          <w:fldChar w:fldCharType="separate"/>
        </w:r>
        <w:r w:rsidR="00980CDF">
          <w:rPr>
            <w:noProof/>
            <w:webHidden/>
          </w:rPr>
          <w:t>26</w:t>
        </w:r>
        <w:r w:rsidR="00980CDF">
          <w:rPr>
            <w:noProof/>
            <w:webHidden/>
          </w:rPr>
          <w:fldChar w:fldCharType="end"/>
        </w:r>
      </w:hyperlink>
    </w:p>
    <w:p w14:paraId="0432B4D3" w14:textId="5D543B0D" w:rsidR="00980CDF" w:rsidRDefault="004515D8">
      <w:pPr>
        <w:pStyle w:val="TOC1"/>
        <w:rPr>
          <w:rFonts w:asciiTheme="minorHAnsi" w:eastAsiaTheme="minorEastAsia" w:hAnsiTheme="minorHAnsi" w:cstheme="minorBidi"/>
          <w:b w:val="0"/>
          <w:caps w:val="0"/>
          <w:noProof/>
          <w:sz w:val="22"/>
        </w:rPr>
      </w:pPr>
      <w:hyperlink w:anchor="_Toc101198082" w:history="1">
        <w:r w:rsidR="00980CDF" w:rsidRPr="00F6458D">
          <w:rPr>
            <w:rStyle w:val="Hyperlink"/>
            <w:noProof/>
          </w:rPr>
          <w:t>3</w:t>
        </w:r>
        <w:r w:rsidR="00980CDF">
          <w:rPr>
            <w:rFonts w:asciiTheme="minorHAnsi" w:eastAsiaTheme="minorEastAsia" w:hAnsiTheme="minorHAnsi" w:cstheme="minorBidi"/>
            <w:b w:val="0"/>
            <w:caps w:val="0"/>
            <w:noProof/>
            <w:sz w:val="22"/>
          </w:rPr>
          <w:tab/>
        </w:r>
        <w:r w:rsidR="00980CDF" w:rsidRPr="00F6458D">
          <w:rPr>
            <w:rStyle w:val="Hyperlink"/>
            <w:noProof/>
          </w:rPr>
          <w:t>New Media</w:t>
        </w:r>
        <w:r w:rsidR="00980CDF">
          <w:rPr>
            <w:noProof/>
            <w:webHidden/>
          </w:rPr>
          <w:tab/>
        </w:r>
        <w:r w:rsidR="00980CDF">
          <w:rPr>
            <w:noProof/>
            <w:webHidden/>
          </w:rPr>
          <w:fldChar w:fldCharType="begin"/>
        </w:r>
        <w:r w:rsidR="00980CDF">
          <w:rPr>
            <w:noProof/>
            <w:webHidden/>
          </w:rPr>
          <w:instrText xml:space="preserve"> PAGEREF _Toc101198082 \h </w:instrText>
        </w:r>
        <w:r w:rsidR="00980CDF">
          <w:rPr>
            <w:noProof/>
            <w:webHidden/>
          </w:rPr>
        </w:r>
        <w:r w:rsidR="00980CDF">
          <w:rPr>
            <w:noProof/>
            <w:webHidden/>
          </w:rPr>
          <w:fldChar w:fldCharType="separate"/>
        </w:r>
        <w:r w:rsidR="00980CDF">
          <w:rPr>
            <w:noProof/>
            <w:webHidden/>
          </w:rPr>
          <w:t>27</w:t>
        </w:r>
        <w:r w:rsidR="00980CDF">
          <w:rPr>
            <w:noProof/>
            <w:webHidden/>
          </w:rPr>
          <w:fldChar w:fldCharType="end"/>
        </w:r>
      </w:hyperlink>
    </w:p>
    <w:p w14:paraId="284FC5CA" w14:textId="5185BF59" w:rsidR="00980CDF" w:rsidRDefault="004515D8">
      <w:pPr>
        <w:pStyle w:val="TOC2"/>
        <w:rPr>
          <w:rFonts w:asciiTheme="minorHAnsi" w:eastAsiaTheme="minorEastAsia" w:hAnsiTheme="minorHAnsi" w:cstheme="minorBidi"/>
          <w:b w:val="0"/>
          <w:noProof/>
          <w:sz w:val="22"/>
        </w:rPr>
      </w:pPr>
      <w:hyperlink w:anchor="_Toc101198097" w:history="1">
        <w:r w:rsidR="00980CDF" w:rsidRPr="00F6458D">
          <w:rPr>
            <w:rStyle w:val="Hyperlink"/>
            <w:rFonts w:eastAsiaTheme="minorHAnsi"/>
            <w:noProof/>
          </w:rPr>
          <w:t>3.1</w:t>
        </w:r>
        <w:r w:rsidR="00980CDF">
          <w:rPr>
            <w:rFonts w:asciiTheme="minorHAnsi" w:eastAsiaTheme="minorEastAsia" w:hAnsiTheme="minorHAnsi" w:cstheme="minorBidi"/>
            <w:b w:val="0"/>
            <w:noProof/>
            <w:sz w:val="22"/>
          </w:rPr>
          <w:tab/>
        </w:r>
        <w:r w:rsidR="00980CDF" w:rsidRPr="00F6458D">
          <w:rPr>
            <w:rStyle w:val="Hyperlink"/>
            <w:noProof/>
          </w:rPr>
          <w:t>Modern visions</w:t>
        </w:r>
        <w:r w:rsidR="00980CDF">
          <w:rPr>
            <w:noProof/>
            <w:webHidden/>
          </w:rPr>
          <w:tab/>
        </w:r>
        <w:r w:rsidR="00980CDF">
          <w:rPr>
            <w:noProof/>
            <w:webHidden/>
          </w:rPr>
          <w:fldChar w:fldCharType="begin"/>
        </w:r>
        <w:r w:rsidR="00980CDF">
          <w:rPr>
            <w:noProof/>
            <w:webHidden/>
          </w:rPr>
          <w:instrText xml:space="preserve"> PAGEREF _Toc101198097 \h </w:instrText>
        </w:r>
        <w:r w:rsidR="00980CDF">
          <w:rPr>
            <w:noProof/>
            <w:webHidden/>
          </w:rPr>
        </w:r>
        <w:r w:rsidR="00980CDF">
          <w:rPr>
            <w:noProof/>
            <w:webHidden/>
          </w:rPr>
          <w:fldChar w:fldCharType="separate"/>
        </w:r>
        <w:r w:rsidR="00980CDF">
          <w:rPr>
            <w:noProof/>
            <w:webHidden/>
          </w:rPr>
          <w:t>27</w:t>
        </w:r>
        <w:r w:rsidR="00980CDF">
          <w:rPr>
            <w:noProof/>
            <w:webHidden/>
          </w:rPr>
          <w:fldChar w:fldCharType="end"/>
        </w:r>
      </w:hyperlink>
    </w:p>
    <w:p w14:paraId="1763A6A2" w14:textId="020C5241" w:rsidR="00980CDF" w:rsidRDefault="004515D8">
      <w:pPr>
        <w:pStyle w:val="TOC3"/>
        <w:tabs>
          <w:tab w:val="left" w:pos="1860"/>
          <w:tab w:val="right" w:leader="dot" w:pos="9350"/>
        </w:tabs>
        <w:rPr>
          <w:rFonts w:asciiTheme="minorHAnsi" w:eastAsiaTheme="minorEastAsia" w:hAnsiTheme="minorHAnsi" w:cstheme="minorBidi"/>
          <w:b w:val="0"/>
          <w:i w:val="0"/>
          <w:noProof/>
          <w:sz w:val="22"/>
        </w:rPr>
      </w:pPr>
      <w:hyperlink w:anchor="_Toc101198098" w:history="1">
        <w:r w:rsidR="00980CDF" w:rsidRPr="00F6458D">
          <w:rPr>
            <w:rStyle w:val="Hyperlink"/>
            <w:noProof/>
          </w:rPr>
          <w:t>3.1.1</w:t>
        </w:r>
        <w:r w:rsidR="00980CDF">
          <w:rPr>
            <w:rFonts w:asciiTheme="minorHAnsi" w:eastAsiaTheme="minorEastAsia" w:hAnsiTheme="minorHAnsi" w:cstheme="minorBidi"/>
            <w:b w:val="0"/>
            <w:i w:val="0"/>
            <w:noProof/>
            <w:sz w:val="22"/>
          </w:rPr>
          <w:tab/>
        </w:r>
        <w:r w:rsidR="00980CDF" w:rsidRPr="00F6458D">
          <w:rPr>
            <w:rStyle w:val="Hyperlink"/>
            <w:noProof/>
          </w:rPr>
          <w:t>My Modern practice</w:t>
        </w:r>
        <w:r w:rsidR="00980CDF">
          <w:rPr>
            <w:noProof/>
            <w:webHidden/>
          </w:rPr>
          <w:tab/>
        </w:r>
        <w:r w:rsidR="00980CDF">
          <w:rPr>
            <w:noProof/>
            <w:webHidden/>
          </w:rPr>
          <w:fldChar w:fldCharType="begin"/>
        </w:r>
        <w:r w:rsidR="00980CDF">
          <w:rPr>
            <w:noProof/>
            <w:webHidden/>
          </w:rPr>
          <w:instrText xml:space="preserve"> PAGEREF _Toc101198098 \h </w:instrText>
        </w:r>
        <w:r w:rsidR="00980CDF">
          <w:rPr>
            <w:noProof/>
            <w:webHidden/>
          </w:rPr>
        </w:r>
        <w:r w:rsidR="00980CDF">
          <w:rPr>
            <w:noProof/>
            <w:webHidden/>
          </w:rPr>
          <w:fldChar w:fldCharType="separate"/>
        </w:r>
        <w:r w:rsidR="00980CDF">
          <w:rPr>
            <w:noProof/>
            <w:webHidden/>
          </w:rPr>
          <w:t>29</w:t>
        </w:r>
        <w:r w:rsidR="00980CDF">
          <w:rPr>
            <w:noProof/>
            <w:webHidden/>
          </w:rPr>
          <w:fldChar w:fldCharType="end"/>
        </w:r>
      </w:hyperlink>
    </w:p>
    <w:p w14:paraId="64FC5CEE" w14:textId="5C23811E" w:rsidR="00980CDF" w:rsidRDefault="004515D8">
      <w:pPr>
        <w:pStyle w:val="TOC2"/>
        <w:rPr>
          <w:rFonts w:asciiTheme="minorHAnsi" w:eastAsiaTheme="minorEastAsia" w:hAnsiTheme="minorHAnsi" w:cstheme="minorBidi"/>
          <w:b w:val="0"/>
          <w:noProof/>
          <w:sz w:val="22"/>
        </w:rPr>
      </w:pPr>
      <w:hyperlink w:anchor="_Toc101198101" w:history="1">
        <w:r w:rsidR="00980CDF" w:rsidRPr="00F6458D">
          <w:rPr>
            <w:rStyle w:val="Hyperlink"/>
            <w:noProof/>
          </w:rPr>
          <w:t>3.2</w:t>
        </w:r>
        <w:r w:rsidR="00980CDF">
          <w:rPr>
            <w:rFonts w:asciiTheme="minorHAnsi" w:eastAsiaTheme="minorEastAsia" w:hAnsiTheme="minorHAnsi" w:cstheme="minorBidi"/>
            <w:b w:val="0"/>
            <w:noProof/>
            <w:sz w:val="22"/>
          </w:rPr>
          <w:tab/>
        </w:r>
        <w:r w:rsidR="00980CDF" w:rsidRPr="00F6458D">
          <w:rPr>
            <w:rStyle w:val="Hyperlink"/>
            <w:noProof/>
          </w:rPr>
          <w:t>Postmodern sensorium</w:t>
        </w:r>
        <w:r w:rsidR="00980CDF">
          <w:rPr>
            <w:noProof/>
            <w:webHidden/>
          </w:rPr>
          <w:tab/>
        </w:r>
        <w:r w:rsidR="00980CDF">
          <w:rPr>
            <w:noProof/>
            <w:webHidden/>
          </w:rPr>
          <w:fldChar w:fldCharType="begin"/>
        </w:r>
        <w:r w:rsidR="00980CDF">
          <w:rPr>
            <w:noProof/>
            <w:webHidden/>
          </w:rPr>
          <w:instrText xml:space="preserve"> PAGEREF _Toc101198101 \h </w:instrText>
        </w:r>
        <w:r w:rsidR="00980CDF">
          <w:rPr>
            <w:noProof/>
            <w:webHidden/>
          </w:rPr>
        </w:r>
        <w:r w:rsidR="00980CDF">
          <w:rPr>
            <w:noProof/>
            <w:webHidden/>
          </w:rPr>
          <w:fldChar w:fldCharType="separate"/>
        </w:r>
        <w:r w:rsidR="00980CDF">
          <w:rPr>
            <w:noProof/>
            <w:webHidden/>
          </w:rPr>
          <w:t>29</w:t>
        </w:r>
        <w:r w:rsidR="00980CDF">
          <w:rPr>
            <w:noProof/>
            <w:webHidden/>
          </w:rPr>
          <w:fldChar w:fldCharType="end"/>
        </w:r>
      </w:hyperlink>
    </w:p>
    <w:p w14:paraId="40860CA0" w14:textId="5F6C1916" w:rsidR="00980CDF" w:rsidRDefault="004515D8">
      <w:pPr>
        <w:pStyle w:val="TOC2"/>
        <w:rPr>
          <w:rFonts w:asciiTheme="minorHAnsi" w:eastAsiaTheme="minorEastAsia" w:hAnsiTheme="minorHAnsi" w:cstheme="minorBidi"/>
          <w:b w:val="0"/>
          <w:noProof/>
          <w:sz w:val="22"/>
        </w:rPr>
      </w:pPr>
      <w:hyperlink w:anchor="_Toc101198102" w:history="1">
        <w:r w:rsidR="00980CDF" w:rsidRPr="00F6458D">
          <w:rPr>
            <w:rStyle w:val="Hyperlink"/>
            <w:noProof/>
          </w:rPr>
          <w:t>3.3</w:t>
        </w:r>
        <w:r w:rsidR="00980CDF">
          <w:rPr>
            <w:rFonts w:asciiTheme="minorHAnsi" w:eastAsiaTheme="minorEastAsia" w:hAnsiTheme="minorHAnsi" w:cstheme="minorBidi"/>
            <w:b w:val="0"/>
            <w:noProof/>
            <w:sz w:val="22"/>
          </w:rPr>
          <w:tab/>
        </w:r>
        <w:r w:rsidR="00980CDF" w:rsidRPr="00F6458D">
          <w:rPr>
            <w:rStyle w:val="Hyperlink"/>
            <w:noProof/>
          </w:rPr>
          <w:t>Subsection 3 – artist examples and influences – nodes , flows and networks</w:t>
        </w:r>
        <w:r w:rsidR="00980CDF">
          <w:rPr>
            <w:noProof/>
            <w:webHidden/>
          </w:rPr>
          <w:tab/>
        </w:r>
        <w:r w:rsidR="00980CDF">
          <w:rPr>
            <w:noProof/>
            <w:webHidden/>
          </w:rPr>
          <w:fldChar w:fldCharType="begin"/>
        </w:r>
        <w:r w:rsidR="00980CDF">
          <w:rPr>
            <w:noProof/>
            <w:webHidden/>
          </w:rPr>
          <w:instrText xml:space="preserve"> PAGEREF _Toc101198102 \h </w:instrText>
        </w:r>
        <w:r w:rsidR="00980CDF">
          <w:rPr>
            <w:noProof/>
            <w:webHidden/>
          </w:rPr>
        </w:r>
        <w:r w:rsidR="00980CDF">
          <w:rPr>
            <w:noProof/>
            <w:webHidden/>
          </w:rPr>
          <w:fldChar w:fldCharType="separate"/>
        </w:r>
        <w:r w:rsidR="00980CDF">
          <w:rPr>
            <w:noProof/>
            <w:webHidden/>
          </w:rPr>
          <w:t>30</w:t>
        </w:r>
        <w:r w:rsidR="00980CDF">
          <w:rPr>
            <w:noProof/>
            <w:webHidden/>
          </w:rPr>
          <w:fldChar w:fldCharType="end"/>
        </w:r>
      </w:hyperlink>
    </w:p>
    <w:p w14:paraId="719F1AC2" w14:textId="7A2E6078" w:rsidR="00980CDF" w:rsidRDefault="004515D8">
      <w:pPr>
        <w:pStyle w:val="TOC1"/>
        <w:rPr>
          <w:rFonts w:asciiTheme="minorHAnsi" w:eastAsiaTheme="minorEastAsia" w:hAnsiTheme="minorHAnsi" w:cstheme="minorBidi"/>
          <w:b w:val="0"/>
          <w:caps w:val="0"/>
          <w:noProof/>
          <w:sz w:val="22"/>
        </w:rPr>
      </w:pPr>
      <w:hyperlink w:anchor="_Toc101198103" w:history="1">
        <w:r w:rsidR="00980CDF" w:rsidRPr="00F6458D">
          <w:rPr>
            <w:rStyle w:val="Hyperlink"/>
            <w:noProof/>
          </w:rPr>
          <w:t>4</w:t>
        </w:r>
        <w:r w:rsidR="00980CDF">
          <w:rPr>
            <w:rFonts w:asciiTheme="minorHAnsi" w:eastAsiaTheme="minorEastAsia" w:hAnsiTheme="minorHAnsi" w:cstheme="minorBidi"/>
            <w:b w:val="0"/>
            <w:caps w:val="0"/>
            <w:noProof/>
            <w:sz w:val="22"/>
          </w:rPr>
          <w:tab/>
        </w:r>
        <w:r w:rsidR="00980CDF" w:rsidRPr="00F6458D">
          <w:rPr>
            <w:rStyle w:val="Hyperlink"/>
            <w:noProof/>
          </w:rPr>
          <w:t>my journey from old to new in studio</w:t>
        </w:r>
        <w:r w:rsidR="00980CDF">
          <w:rPr>
            <w:noProof/>
            <w:webHidden/>
          </w:rPr>
          <w:tab/>
        </w:r>
        <w:r w:rsidR="00980CDF">
          <w:rPr>
            <w:noProof/>
            <w:webHidden/>
          </w:rPr>
          <w:fldChar w:fldCharType="begin"/>
        </w:r>
        <w:r w:rsidR="00980CDF">
          <w:rPr>
            <w:noProof/>
            <w:webHidden/>
          </w:rPr>
          <w:instrText xml:space="preserve"> PAGEREF _Toc101198103 \h </w:instrText>
        </w:r>
        <w:r w:rsidR="00980CDF">
          <w:rPr>
            <w:noProof/>
            <w:webHidden/>
          </w:rPr>
        </w:r>
        <w:r w:rsidR="00980CDF">
          <w:rPr>
            <w:noProof/>
            <w:webHidden/>
          </w:rPr>
          <w:fldChar w:fldCharType="separate"/>
        </w:r>
        <w:r w:rsidR="00980CDF">
          <w:rPr>
            <w:noProof/>
            <w:webHidden/>
          </w:rPr>
          <w:t>33</w:t>
        </w:r>
        <w:r w:rsidR="00980CDF">
          <w:rPr>
            <w:noProof/>
            <w:webHidden/>
          </w:rPr>
          <w:fldChar w:fldCharType="end"/>
        </w:r>
      </w:hyperlink>
    </w:p>
    <w:p w14:paraId="7FD26CFF" w14:textId="12FB4E24" w:rsidR="00980CDF" w:rsidRDefault="004515D8">
      <w:pPr>
        <w:pStyle w:val="TOC2"/>
        <w:rPr>
          <w:rFonts w:asciiTheme="minorHAnsi" w:eastAsiaTheme="minorEastAsia" w:hAnsiTheme="minorHAnsi" w:cstheme="minorBidi"/>
          <w:b w:val="0"/>
          <w:noProof/>
          <w:sz w:val="22"/>
        </w:rPr>
      </w:pPr>
      <w:hyperlink w:anchor="_Toc101198104" w:history="1">
        <w:r w:rsidR="00980CDF" w:rsidRPr="00F6458D">
          <w:rPr>
            <w:rStyle w:val="Hyperlink"/>
            <w:rFonts w:eastAsiaTheme="minorHAnsi"/>
            <w:noProof/>
          </w:rPr>
          <w:t>4.1</w:t>
        </w:r>
        <w:r w:rsidR="00980CDF">
          <w:rPr>
            <w:rFonts w:asciiTheme="minorHAnsi" w:eastAsiaTheme="minorEastAsia" w:hAnsiTheme="minorHAnsi" w:cstheme="minorBidi"/>
            <w:b w:val="0"/>
            <w:noProof/>
            <w:sz w:val="22"/>
          </w:rPr>
          <w:tab/>
        </w:r>
        <w:r w:rsidR="00980CDF" w:rsidRPr="00F6458D">
          <w:rPr>
            <w:rStyle w:val="Hyperlink"/>
            <w:rFonts w:eastAsiaTheme="minorHAnsi"/>
            <w:noProof/>
          </w:rPr>
          <w:t>Subsection 1 – expressionist and postmodern techniques</w:t>
        </w:r>
        <w:r w:rsidR="00980CDF">
          <w:rPr>
            <w:noProof/>
            <w:webHidden/>
          </w:rPr>
          <w:tab/>
        </w:r>
        <w:r w:rsidR="00980CDF">
          <w:rPr>
            <w:noProof/>
            <w:webHidden/>
          </w:rPr>
          <w:fldChar w:fldCharType="begin"/>
        </w:r>
        <w:r w:rsidR="00980CDF">
          <w:rPr>
            <w:noProof/>
            <w:webHidden/>
          </w:rPr>
          <w:instrText xml:space="preserve"> PAGEREF _Toc101198104 \h </w:instrText>
        </w:r>
        <w:r w:rsidR="00980CDF">
          <w:rPr>
            <w:noProof/>
            <w:webHidden/>
          </w:rPr>
        </w:r>
        <w:r w:rsidR="00980CDF">
          <w:rPr>
            <w:noProof/>
            <w:webHidden/>
          </w:rPr>
          <w:fldChar w:fldCharType="separate"/>
        </w:r>
        <w:r w:rsidR="00980CDF">
          <w:rPr>
            <w:noProof/>
            <w:webHidden/>
          </w:rPr>
          <w:t>33</w:t>
        </w:r>
        <w:r w:rsidR="00980CDF">
          <w:rPr>
            <w:noProof/>
            <w:webHidden/>
          </w:rPr>
          <w:fldChar w:fldCharType="end"/>
        </w:r>
      </w:hyperlink>
    </w:p>
    <w:p w14:paraId="46AC81D3" w14:textId="1F1661DC" w:rsidR="00980CDF" w:rsidRDefault="004515D8">
      <w:pPr>
        <w:pStyle w:val="TOC2"/>
        <w:rPr>
          <w:rFonts w:asciiTheme="minorHAnsi" w:eastAsiaTheme="minorEastAsia" w:hAnsiTheme="minorHAnsi" w:cstheme="minorBidi"/>
          <w:b w:val="0"/>
          <w:noProof/>
          <w:sz w:val="22"/>
        </w:rPr>
      </w:pPr>
      <w:hyperlink w:anchor="_Toc101198125" w:history="1">
        <w:r w:rsidR="00980CDF">
          <w:rPr>
            <w:rFonts w:asciiTheme="minorHAnsi" w:eastAsiaTheme="minorEastAsia" w:hAnsiTheme="minorHAnsi" w:cstheme="minorBidi"/>
            <w:b w:val="0"/>
            <w:noProof/>
            <w:sz w:val="22"/>
          </w:rPr>
          <w:tab/>
        </w:r>
        <w:r w:rsidR="00980CDF" w:rsidRPr="00F6458D">
          <w:rPr>
            <w:rStyle w:val="Hyperlink"/>
            <w:rFonts w:eastAsiaTheme="minorHAnsi"/>
            <w:noProof/>
          </w:rPr>
          <w:t>Subsection 2 - ?</w:t>
        </w:r>
        <w:r w:rsidR="00980CDF">
          <w:rPr>
            <w:noProof/>
            <w:webHidden/>
          </w:rPr>
          <w:tab/>
        </w:r>
        <w:r w:rsidR="00980CDF">
          <w:rPr>
            <w:noProof/>
            <w:webHidden/>
          </w:rPr>
          <w:fldChar w:fldCharType="begin"/>
        </w:r>
        <w:r w:rsidR="00980CDF">
          <w:rPr>
            <w:noProof/>
            <w:webHidden/>
          </w:rPr>
          <w:instrText xml:space="preserve"> PAGEREF _Toc101198125 \h </w:instrText>
        </w:r>
        <w:r w:rsidR="00980CDF">
          <w:rPr>
            <w:noProof/>
            <w:webHidden/>
          </w:rPr>
        </w:r>
        <w:r w:rsidR="00980CDF">
          <w:rPr>
            <w:noProof/>
            <w:webHidden/>
          </w:rPr>
          <w:fldChar w:fldCharType="separate"/>
        </w:r>
        <w:r w:rsidR="00980CDF">
          <w:rPr>
            <w:noProof/>
            <w:webHidden/>
          </w:rPr>
          <w:t>36</w:t>
        </w:r>
        <w:r w:rsidR="00980CDF">
          <w:rPr>
            <w:noProof/>
            <w:webHidden/>
          </w:rPr>
          <w:fldChar w:fldCharType="end"/>
        </w:r>
      </w:hyperlink>
    </w:p>
    <w:p w14:paraId="62FD59FC" w14:textId="4D25DCDD" w:rsidR="00980CDF" w:rsidRDefault="004515D8">
      <w:pPr>
        <w:pStyle w:val="TOC2"/>
        <w:rPr>
          <w:rFonts w:asciiTheme="minorHAnsi" w:eastAsiaTheme="minorEastAsia" w:hAnsiTheme="minorHAnsi" w:cstheme="minorBidi"/>
          <w:b w:val="0"/>
          <w:noProof/>
          <w:sz w:val="22"/>
        </w:rPr>
      </w:pPr>
      <w:hyperlink w:anchor="_Toc101198126" w:history="1">
        <w:r w:rsidR="00980CDF" w:rsidRPr="00F6458D">
          <w:rPr>
            <w:rStyle w:val="Hyperlink"/>
            <w:noProof/>
          </w:rPr>
          <w:t>4.2</w:t>
        </w:r>
        <w:r w:rsidR="00980CDF">
          <w:rPr>
            <w:noProof/>
            <w:webHidden/>
          </w:rPr>
          <w:tab/>
        </w:r>
        <w:r w:rsidR="00980CDF">
          <w:rPr>
            <w:noProof/>
            <w:webHidden/>
          </w:rPr>
          <w:fldChar w:fldCharType="begin"/>
        </w:r>
        <w:r w:rsidR="00980CDF">
          <w:rPr>
            <w:noProof/>
            <w:webHidden/>
          </w:rPr>
          <w:instrText xml:space="preserve"> PAGEREF _Toc101198126 \h </w:instrText>
        </w:r>
        <w:r w:rsidR="00980CDF">
          <w:rPr>
            <w:noProof/>
            <w:webHidden/>
          </w:rPr>
        </w:r>
        <w:r w:rsidR="00980CDF">
          <w:rPr>
            <w:noProof/>
            <w:webHidden/>
          </w:rPr>
          <w:fldChar w:fldCharType="separate"/>
        </w:r>
        <w:r w:rsidR="00980CDF">
          <w:rPr>
            <w:noProof/>
            <w:webHidden/>
          </w:rPr>
          <w:t>36</w:t>
        </w:r>
        <w:r w:rsidR="00980CDF">
          <w:rPr>
            <w:noProof/>
            <w:webHidden/>
          </w:rPr>
          <w:fldChar w:fldCharType="end"/>
        </w:r>
      </w:hyperlink>
    </w:p>
    <w:p w14:paraId="2C720CB0" w14:textId="103F5967" w:rsidR="00980CDF" w:rsidRDefault="004515D8">
      <w:pPr>
        <w:pStyle w:val="TOC1"/>
        <w:rPr>
          <w:rFonts w:asciiTheme="minorHAnsi" w:eastAsiaTheme="minorEastAsia" w:hAnsiTheme="minorHAnsi" w:cstheme="minorBidi"/>
          <w:b w:val="0"/>
          <w:caps w:val="0"/>
          <w:noProof/>
          <w:sz w:val="22"/>
        </w:rPr>
      </w:pPr>
      <w:hyperlink w:anchor="_Toc101198127" w:history="1">
        <w:r w:rsidR="00980CDF" w:rsidRPr="00F6458D">
          <w:rPr>
            <w:rStyle w:val="Hyperlink"/>
            <w:rFonts w:eastAsiaTheme="minorHAnsi"/>
            <w:noProof/>
          </w:rPr>
          <w:t>5</w:t>
        </w:r>
        <w:r w:rsidR="00980CDF">
          <w:rPr>
            <w:rFonts w:asciiTheme="minorHAnsi" w:eastAsiaTheme="minorEastAsia" w:hAnsiTheme="minorHAnsi" w:cstheme="minorBidi"/>
            <w:b w:val="0"/>
            <w:caps w:val="0"/>
            <w:noProof/>
            <w:sz w:val="22"/>
          </w:rPr>
          <w:tab/>
        </w:r>
        <w:r w:rsidR="00980CDF" w:rsidRPr="00F6458D">
          <w:rPr>
            <w:rStyle w:val="Hyperlink"/>
            <w:rFonts w:eastAsiaTheme="minorHAnsi"/>
            <w:noProof/>
          </w:rPr>
          <w:t>A wheel inside a wheel exhibition</w:t>
        </w:r>
        <w:r w:rsidR="00980CDF">
          <w:rPr>
            <w:noProof/>
            <w:webHidden/>
          </w:rPr>
          <w:tab/>
        </w:r>
        <w:r w:rsidR="00980CDF">
          <w:rPr>
            <w:noProof/>
            <w:webHidden/>
          </w:rPr>
          <w:fldChar w:fldCharType="begin"/>
        </w:r>
        <w:r w:rsidR="00980CDF">
          <w:rPr>
            <w:noProof/>
            <w:webHidden/>
          </w:rPr>
          <w:instrText xml:space="preserve"> PAGEREF _Toc101198127 \h </w:instrText>
        </w:r>
        <w:r w:rsidR="00980CDF">
          <w:rPr>
            <w:noProof/>
            <w:webHidden/>
          </w:rPr>
        </w:r>
        <w:r w:rsidR="00980CDF">
          <w:rPr>
            <w:noProof/>
            <w:webHidden/>
          </w:rPr>
          <w:fldChar w:fldCharType="separate"/>
        </w:r>
        <w:r w:rsidR="00980CDF">
          <w:rPr>
            <w:noProof/>
            <w:webHidden/>
          </w:rPr>
          <w:t>39</w:t>
        </w:r>
        <w:r w:rsidR="00980CDF">
          <w:rPr>
            <w:noProof/>
            <w:webHidden/>
          </w:rPr>
          <w:fldChar w:fldCharType="end"/>
        </w:r>
      </w:hyperlink>
    </w:p>
    <w:p w14:paraId="2E5D843F" w14:textId="4D08E735" w:rsidR="00980CDF" w:rsidRDefault="004515D8">
      <w:pPr>
        <w:pStyle w:val="TOC1"/>
        <w:rPr>
          <w:rFonts w:asciiTheme="minorHAnsi" w:eastAsiaTheme="minorEastAsia" w:hAnsiTheme="minorHAnsi" w:cstheme="minorBidi"/>
          <w:b w:val="0"/>
          <w:caps w:val="0"/>
          <w:noProof/>
          <w:sz w:val="22"/>
        </w:rPr>
      </w:pPr>
      <w:hyperlink w:anchor="_Toc101198128" w:history="1">
        <w:r w:rsidR="00980CDF" w:rsidRPr="00F6458D">
          <w:rPr>
            <w:rStyle w:val="Hyperlink"/>
            <w:rFonts w:eastAsiaTheme="minorHAnsi"/>
            <w:noProof/>
          </w:rPr>
          <w:t>6</w:t>
        </w:r>
        <w:r w:rsidR="00980CDF">
          <w:rPr>
            <w:rFonts w:asciiTheme="minorHAnsi" w:eastAsiaTheme="minorEastAsia" w:hAnsiTheme="minorHAnsi" w:cstheme="minorBidi"/>
            <w:b w:val="0"/>
            <w:caps w:val="0"/>
            <w:noProof/>
            <w:sz w:val="22"/>
          </w:rPr>
          <w:tab/>
        </w:r>
        <w:r w:rsidR="00980CDF" w:rsidRPr="00F6458D">
          <w:rPr>
            <w:rStyle w:val="Hyperlink"/>
            <w:rFonts w:eastAsiaTheme="minorHAnsi"/>
            <w:noProof/>
          </w:rPr>
          <w:t>Conclusion</w:t>
        </w:r>
        <w:r w:rsidR="00980CDF">
          <w:rPr>
            <w:noProof/>
            <w:webHidden/>
          </w:rPr>
          <w:tab/>
        </w:r>
        <w:r w:rsidR="00980CDF">
          <w:rPr>
            <w:noProof/>
            <w:webHidden/>
          </w:rPr>
          <w:fldChar w:fldCharType="begin"/>
        </w:r>
        <w:r w:rsidR="00980CDF">
          <w:rPr>
            <w:noProof/>
            <w:webHidden/>
          </w:rPr>
          <w:instrText xml:space="preserve"> PAGEREF _Toc101198128 \h </w:instrText>
        </w:r>
        <w:r w:rsidR="00980CDF">
          <w:rPr>
            <w:noProof/>
            <w:webHidden/>
          </w:rPr>
        </w:r>
        <w:r w:rsidR="00980CDF">
          <w:rPr>
            <w:noProof/>
            <w:webHidden/>
          </w:rPr>
          <w:fldChar w:fldCharType="separate"/>
        </w:r>
        <w:r w:rsidR="00980CDF">
          <w:rPr>
            <w:noProof/>
            <w:webHidden/>
          </w:rPr>
          <w:t>40</w:t>
        </w:r>
        <w:r w:rsidR="00980CDF">
          <w:rPr>
            <w:noProof/>
            <w:webHidden/>
          </w:rPr>
          <w:fldChar w:fldCharType="end"/>
        </w:r>
      </w:hyperlink>
    </w:p>
    <w:p w14:paraId="54A7233A" w14:textId="4DCFA19A" w:rsidR="00980CDF" w:rsidRDefault="004515D8">
      <w:pPr>
        <w:pStyle w:val="TOC1"/>
        <w:rPr>
          <w:rFonts w:asciiTheme="minorHAnsi" w:eastAsiaTheme="minorEastAsia" w:hAnsiTheme="minorHAnsi" w:cstheme="minorBidi"/>
          <w:b w:val="0"/>
          <w:caps w:val="0"/>
          <w:noProof/>
          <w:sz w:val="22"/>
        </w:rPr>
      </w:pPr>
      <w:hyperlink w:anchor="_Toc101198129" w:history="1">
        <w:r w:rsidR="00980CDF" w:rsidRPr="00F6458D">
          <w:rPr>
            <w:rStyle w:val="Hyperlink"/>
            <w:noProof/>
          </w:rPr>
          <w:t>Bibliography</w:t>
        </w:r>
        <w:r w:rsidR="00980CDF">
          <w:rPr>
            <w:noProof/>
            <w:webHidden/>
          </w:rPr>
          <w:tab/>
        </w:r>
        <w:r w:rsidR="00980CDF">
          <w:rPr>
            <w:noProof/>
            <w:webHidden/>
          </w:rPr>
          <w:fldChar w:fldCharType="begin"/>
        </w:r>
        <w:r w:rsidR="00980CDF">
          <w:rPr>
            <w:noProof/>
            <w:webHidden/>
          </w:rPr>
          <w:instrText xml:space="preserve"> PAGEREF _Toc101198129 \h </w:instrText>
        </w:r>
        <w:r w:rsidR="00980CDF">
          <w:rPr>
            <w:noProof/>
            <w:webHidden/>
          </w:rPr>
        </w:r>
        <w:r w:rsidR="00980CDF">
          <w:rPr>
            <w:noProof/>
            <w:webHidden/>
          </w:rPr>
          <w:fldChar w:fldCharType="separate"/>
        </w:r>
        <w:r w:rsidR="00980CDF">
          <w:rPr>
            <w:noProof/>
            <w:webHidden/>
          </w:rPr>
          <w:t>41</w:t>
        </w:r>
        <w:r w:rsidR="00980CDF">
          <w:rPr>
            <w:noProof/>
            <w:webHidden/>
          </w:rPr>
          <w:fldChar w:fldCharType="end"/>
        </w:r>
      </w:hyperlink>
    </w:p>
    <w:p w14:paraId="2AFF46B5" w14:textId="3FAA5B0E" w:rsidR="00980CDF" w:rsidRDefault="004515D8">
      <w:pPr>
        <w:pStyle w:val="TOC1"/>
        <w:rPr>
          <w:rFonts w:asciiTheme="minorHAnsi" w:eastAsiaTheme="minorEastAsia" w:hAnsiTheme="minorHAnsi" w:cstheme="minorBidi"/>
          <w:b w:val="0"/>
          <w:caps w:val="0"/>
          <w:noProof/>
          <w:sz w:val="22"/>
        </w:rPr>
      </w:pPr>
      <w:hyperlink w:anchor="_Toc101198130" w:history="1">
        <w:r w:rsidR="00980CDF" w:rsidRPr="00F6458D">
          <w:rPr>
            <w:rStyle w:val="Hyperlink"/>
            <w:noProof/>
          </w:rPr>
          <w:t>APPENDICES</w:t>
        </w:r>
        <w:r w:rsidR="00980CDF">
          <w:rPr>
            <w:noProof/>
            <w:webHidden/>
          </w:rPr>
          <w:tab/>
        </w:r>
        <w:r w:rsidR="00980CDF">
          <w:rPr>
            <w:noProof/>
            <w:webHidden/>
          </w:rPr>
          <w:fldChar w:fldCharType="begin"/>
        </w:r>
        <w:r w:rsidR="00980CDF">
          <w:rPr>
            <w:noProof/>
            <w:webHidden/>
          </w:rPr>
          <w:instrText xml:space="preserve"> PAGEREF _Toc101198130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1E48510B" w14:textId="31F1DB1E" w:rsidR="00980CDF" w:rsidRDefault="004515D8">
      <w:pPr>
        <w:pStyle w:val="TOC2"/>
        <w:rPr>
          <w:rFonts w:asciiTheme="minorHAnsi" w:eastAsiaTheme="minorEastAsia" w:hAnsiTheme="minorHAnsi" w:cstheme="minorBidi"/>
          <w:b w:val="0"/>
          <w:noProof/>
          <w:sz w:val="22"/>
        </w:rPr>
      </w:pPr>
      <w:hyperlink w:anchor="_Toc101198131" w:history="1">
        <w:r w:rsidR="00980CDF" w:rsidRPr="00F6458D">
          <w:rPr>
            <w:rStyle w:val="Hyperlink"/>
            <w:noProof/>
          </w:rPr>
          <w:t>Appendix A</w:t>
        </w:r>
        <w:r w:rsidR="00980CDF">
          <w:rPr>
            <w:noProof/>
            <w:webHidden/>
          </w:rPr>
          <w:tab/>
        </w:r>
        <w:r w:rsidR="00980CDF">
          <w:rPr>
            <w:noProof/>
            <w:webHidden/>
          </w:rPr>
          <w:fldChar w:fldCharType="begin"/>
        </w:r>
        <w:r w:rsidR="00980CDF">
          <w:rPr>
            <w:noProof/>
            <w:webHidden/>
          </w:rPr>
          <w:instrText xml:space="preserve"> PAGEREF _Toc101198131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5759CAD1" w14:textId="029BD04C" w:rsidR="00980CDF" w:rsidRDefault="004515D8">
      <w:pPr>
        <w:pStyle w:val="TOC3"/>
        <w:tabs>
          <w:tab w:val="right" w:leader="dot" w:pos="9350"/>
        </w:tabs>
        <w:rPr>
          <w:rFonts w:asciiTheme="minorHAnsi" w:eastAsiaTheme="minorEastAsia" w:hAnsiTheme="minorHAnsi" w:cstheme="minorBidi"/>
          <w:b w:val="0"/>
          <w:i w:val="0"/>
          <w:noProof/>
          <w:sz w:val="22"/>
        </w:rPr>
      </w:pPr>
      <w:hyperlink w:anchor="_Toc101198132" w:history="1">
        <w:r w:rsidR="00980CDF" w:rsidRPr="00F6458D">
          <w:rPr>
            <w:rStyle w:val="Hyperlink"/>
            <w:noProof/>
          </w:rPr>
          <w:t>Appendix A.1</w:t>
        </w:r>
        <w:r w:rsidR="00980CDF">
          <w:rPr>
            <w:noProof/>
            <w:webHidden/>
          </w:rPr>
          <w:tab/>
        </w:r>
        <w:r w:rsidR="00980CDF">
          <w:rPr>
            <w:noProof/>
            <w:webHidden/>
          </w:rPr>
          <w:fldChar w:fldCharType="begin"/>
        </w:r>
        <w:r w:rsidR="00980CDF">
          <w:rPr>
            <w:noProof/>
            <w:webHidden/>
          </w:rPr>
          <w:instrText xml:space="preserve"> PAGEREF _Toc101198132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AC69A21" w14:textId="2EE39E8B" w:rsidR="00980CDF" w:rsidRDefault="004515D8">
      <w:pPr>
        <w:pStyle w:val="TOC3"/>
        <w:tabs>
          <w:tab w:val="right" w:leader="dot" w:pos="9350"/>
        </w:tabs>
        <w:rPr>
          <w:rFonts w:asciiTheme="minorHAnsi" w:eastAsiaTheme="minorEastAsia" w:hAnsiTheme="minorHAnsi" w:cstheme="minorBidi"/>
          <w:b w:val="0"/>
          <w:i w:val="0"/>
          <w:noProof/>
          <w:sz w:val="22"/>
        </w:rPr>
      </w:pPr>
      <w:hyperlink w:anchor="_Toc101198133" w:history="1">
        <w:r w:rsidR="00980CDF" w:rsidRPr="00F6458D">
          <w:rPr>
            <w:rStyle w:val="Hyperlink"/>
            <w:noProof/>
          </w:rPr>
          <w:t>Appendix A.2</w:t>
        </w:r>
        <w:r w:rsidR="00980CDF">
          <w:rPr>
            <w:noProof/>
            <w:webHidden/>
          </w:rPr>
          <w:tab/>
        </w:r>
        <w:r w:rsidR="00980CDF">
          <w:rPr>
            <w:noProof/>
            <w:webHidden/>
          </w:rPr>
          <w:fldChar w:fldCharType="begin"/>
        </w:r>
        <w:r w:rsidR="00980CDF">
          <w:rPr>
            <w:noProof/>
            <w:webHidden/>
          </w:rPr>
          <w:instrText xml:space="preserve"> PAGEREF _Toc101198133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013B48A" w14:textId="44A81D83" w:rsidR="00980CDF" w:rsidRDefault="004515D8">
      <w:pPr>
        <w:pStyle w:val="TOC2"/>
        <w:rPr>
          <w:rFonts w:asciiTheme="minorHAnsi" w:eastAsiaTheme="minorEastAsia" w:hAnsiTheme="minorHAnsi" w:cstheme="minorBidi"/>
          <w:b w:val="0"/>
          <w:noProof/>
          <w:sz w:val="22"/>
        </w:rPr>
      </w:pPr>
      <w:hyperlink w:anchor="_Toc101198134" w:history="1">
        <w:r w:rsidR="00980CDF" w:rsidRPr="00F6458D">
          <w:rPr>
            <w:rStyle w:val="Hyperlink"/>
            <w:noProof/>
          </w:rPr>
          <w:t>Appendix B</w:t>
        </w:r>
        <w:r w:rsidR="00980CDF">
          <w:rPr>
            <w:noProof/>
            <w:webHidden/>
          </w:rPr>
          <w:tab/>
        </w:r>
        <w:r w:rsidR="00980CDF">
          <w:rPr>
            <w:noProof/>
            <w:webHidden/>
          </w:rPr>
          <w:fldChar w:fldCharType="begin"/>
        </w:r>
        <w:r w:rsidR="00980CDF">
          <w:rPr>
            <w:noProof/>
            <w:webHidden/>
          </w:rPr>
          <w:instrText xml:space="preserve"> PAGEREF _Toc101198134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F01CFBA" w14:textId="6418692A" w:rsidR="00980CDF" w:rsidRDefault="004515D8">
      <w:pPr>
        <w:pStyle w:val="TOC2"/>
        <w:rPr>
          <w:rFonts w:asciiTheme="minorHAnsi" w:eastAsiaTheme="minorEastAsia" w:hAnsiTheme="minorHAnsi" w:cstheme="minorBidi"/>
          <w:b w:val="0"/>
          <w:noProof/>
          <w:sz w:val="22"/>
        </w:rPr>
      </w:pPr>
      <w:hyperlink w:anchor="_Toc101198135" w:history="1">
        <w:r w:rsidR="00980CDF" w:rsidRPr="00F6458D">
          <w:rPr>
            <w:rStyle w:val="Hyperlink"/>
            <w:noProof/>
          </w:rPr>
          <w:t>Appendix C</w:t>
        </w:r>
        <w:r w:rsidR="00980CDF">
          <w:rPr>
            <w:noProof/>
            <w:webHidden/>
          </w:rPr>
          <w:tab/>
        </w:r>
        <w:r w:rsidR="00980CDF">
          <w:rPr>
            <w:noProof/>
            <w:webHidden/>
          </w:rPr>
          <w:fldChar w:fldCharType="begin"/>
        </w:r>
        <w:r w:rsidR="00980CDF">
          <w:rPr>
            <w:noProof/>
            <w:webHidden/>
          </w:rPr>
          <w:instrText xml:space="preserve"> PAGEREF _Toc101198135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rsidP="00681B40">
      <w:pPr>
        <w:pStyle w:val="Heading1"/>
        <w:numPr>
          <w:ilvl w:val="0"/>
          <w:numId w:val="0"/>
        </w:numPr>
      </w:pPr>
      <w:bookmarkStart w:id="13" w:name="_Toc101198067"/>
      <w:r w:rsidRPr="00EC103B">
        <w:lastRenderedPageBreak/>
        <w:t>LIST OF FIGURES</w:t>
      </w:r>
      <w:bookmarkEnd w:id="13"/>
    </w:p>
    <w:p w14:paraId="5A00B411" w14:textId="08D62DD3" w:rsidR="00796EBE"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198189" w:history="1">
        <w:r w:rsidR="00796EBE" w:rsidRPr="008E7D0C">
          <w:rPr>
            <w:rStyle w:val="Hyperlink"/>
            <w:noProof/>
          </w:rPr>
          <w:t>Figure 1 placeholder for linear perspective drawing</w:t>
        </w:r>
        <w:r w:rsidR="00796EBE">
          <w:rPr>
            <w:noProof/>
            <w:webHidden/>
          </w:rPr>
          <w:tab/>
        </w:r>
        <w:r w:rsidR="00796EBE">
          <w:rPr>
            <w:noProof/>
            <w:webHidden/>
          </w:rPr>
          <w:fldChar w:fldCharType="begin"/>
        </w:r>
        <w:r w:rsidR="00796EBE">
          <w:rPr>
            <w:noProof/>
            <w:webHidden/>
          </w:rPr>
          <w:instrText xml:space="preserve"> PAGEREF _Toc101198189 \h </w:instrText>
        </w:r>
        <w:r w:rsidR="00796EBE">
          <w:rPr>
            <w:noProof/>
            <w:webHidden/>
          </w:rPr>
        </w:r>
        <w:r w:rsidR="00796EBE">
          <w:rPr>
            <w:noProof/>
            <w:webHidden/>
          </w:rPr>
          <w:fldChar w:fldCharType="separate"/>
        </w:r>
        <w:r w:rsidR="00796EBE">
          <w:rPr>
            <w:noProof/>
            <w:webHidden/>
          </w:rPr>
          <w:t>5</w:t>
        </w:r>
        <w:r w:rsidR="00796EBE">
          <w:rPr>
            <w:noProof/>
            <w:webHidden/>
          </w:rPr>
          <w:fldChar w:fldCharType="end"/>
        </w:r>
      </w:hyperlink>
    </w:p>
    <w:p w14:paraId="6808D793" w14:textId="7DCEE231"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0" w:history="1">
        <w:r w:rsidR="00796EBE" w:rsidRPr="008E7D0C">
          <w:rPr>
            <w:rStyle w:val="Hyperlink"/>
            <w:noProof/>
          </w:rPr>
          <w:t>Figure 2 Yellowknife Bay Mars</w:t>
        </w:r>
        <w:r w:rsidR="00796EBE">
          <w:rPr>
            <w:noProof/>
            <w:webHidden/>
          </w:rPr>
          <w:tab/>
        </w:r>
        <w:r w:rsidR="00796EBE">
          <w:rPr>
            <w:noProof/>
            <w:webHidden/>
          </w:rPr>
          <w:fldChar w:fldCharType="begin"/>
        </w:r>
        <w:r w:rsidR="00796EBE">
          <w:rPr>
            <w:noProof/>
            <w:webHidden/>
          </w:rPr>
          <w:instrText xml:space="preserve"> PAGEREF _Toc101198190 \h </w:instrText>
        </w:r>
        <w:r w:rsidR="00796EBE">
          <w:rPr>
            <w:noProof/>
            <w:webHidden/>
          </w:rPr>
        </w:r>
        <w:r w:rsidR="00796EBE">
          <w:rPr>
            <w:noProof/>
            <w:webHidden/>
          </w:rPr>
          <w:fldChar w:fldCharType="separate"/>
        </w:r>
        <w:r w:rsidR="00796EBE">
          <w:rPr>
            <w:noProof/>
            <w:webHidden/>
          </w:rPr>
          <w:t>6</w:t>
        </w:r>
        <w:r w:rsidR="00796EBE">
          <w:rPr>
            <w:noProof/>
            <w:webHidden/>
          </w:rPr>
          <w:fldChar w:fldCharType="end"/>
        </w:r>
      </w:hyperlink>
    </w:p>
    <w:p w14:paraId="364315B8" w14:textId="510E2130"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1" w:history="1">
        <w:r w:rsidR="00796EBE" w:rsidRPr="008E7D0C">
          <w:rPr>
            <w:rStyle w:val="Hyperlink"/>
            <w:noProof/>
          </w:rPr>
          <w:t>Figure 3. da Vinci placeholder image 1(water turbulence drawing – take from Kemp book with citation)</w:t>
        </w:r>
        <w:r w:rsidR="00796EBE">
          <w:rPr>
            <w:noProof/>
            <w:webHidden/>
          </w:rPr>
          <w:tab/>
        </w:r>
        <w:r w:rsidR="00796EBE">
          <w:rPr>
            <w:noProof/>
            <w:webHidden/>
          </w:rPr>
          <w:fldChar w:fldCharType="begin"/>
        </w:r>
        <w:r w:rsidR="00796EBE">
          <w:rPr>
            <w:noProof/>
            <w:webHidden/>
          </w:rPr>
          <w:instrText xml:space="preserve"> PAGEREF _Toc101198191 \h </w:instrText>
        </w:r>
        <w:r w:rsidR="00796EBE">
          <w:rPr>
            <w:noProof/>
            <w:webHidden/>
          </w:rPr>
        </w:r>
        <w:r w:rsidR="00796EBE">
          <w:rPr>
            <w:noProof/>
            <w:webHidden/>
          </w:rPr>
          <w:fldChar w:fldCharType="separate"/>
        </w:r>
        <w:r w:rsidR="00796EBE">
          <w:rPr>
            <w:noProof/>
            <w:webHidden/>
          </w:rPr>
          <w:t>10</w:t>
        </w:r>
        <w:r w:rsidR="00796EBE">
          <w:rPr>
            <w:noProof/>
            <w:webHidden/>
          </w:rPr>
          <w:fldChar w:fldCharType="end"/>
        </w:r>
      </w:hyperlink>
    </w:p>
    <w:p w14:paraId="46A4FC39" w14:textId="1364C6CD"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2" w:history="1">
        <w:r w:rsidR="00796EBE" w:rsidRPr="008E7D0C">
          <w:rPr>
            <w:rStyle w:val="Hyperlink"/>
            <w:noProof/>
          </w:rPr>
          <w:t>Figure 4. placeholder for decartes optics notebook drawing/publication engraving</w:t>
        </w:r>
        <w:r w:rsidR="00796EBE">
          <w:rPr>
            <w:noProof/>
            <w:webHidden/>
          </w:rPr>
          <w:tab/>
        </w:r>
        <w:r w:rsidR="00796EBE">
          <w:rPr>
            <w:noProof/>
            <w:webHidden/>
          </w:rPr>
          <w:fldChar w:fldCharType="begin"/>
        </w:r>
        <w:r w:rsidR="00796EBE">
          <w:rPr>
            <w:noProof/>
            <w:webHidden/>
          </w:rPr>
          <w:instrText xml:space="preserve"> PAGEREF _Toc101198192 \h </w:instrText>
        </w:r>
        <w:r w:rsidR="00796EBE">
          <w:rPr>
            <w:noProof/>
            <w:webHidden/>
          </w:rPr>
        </w:r>
        <w:r w:rsidR="00796EBE">
          <w:rPr>
            <w:noProof/>
            <w:webHidden/>
          </w:rPr>
          <w:fldChar w:fldCharType="separate"/>
        </w:r>
        <w:r w:rsidR="00796EBE">
          <w:rPr>
            <w:noProof/>
            <w:webHidden/>
          </w:rPr>
          <w:t>11</w:t>
        </w:r>
        <w:r w:rsidR="00796EBE">
          <w:rPr>
            <w:noProof/>
            <w:webHidden/>
          </w:rPr>
          <w:fldChar w:fldCharType="end"/>
        </w:r>
      </w:hyperlink>
    </w:p>
    <w:p w14:paraId="426D0261" w14:textId="0049632D"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3" w:history="1">
        <w:r w:rsidR="00796EBE" w:rsidRPr="008E7D0C">
          <w:rPr>
            <w:rStyle w:val="Hyperlink"/>
            <w:noProof/>
          </w:rPr>
          <w:t>Figure 5. placeholder image for Galileo astronomy ink drawings/paintings</w:t>
        </w:r>
        <w:r w:rsidR="00796EBE">
          <w:rPr>
            <w:noProof/>
            <w:webHidden/>
          </w:rPr>
          <w:tab/>
        </w:r>
        <w:r w:rsidR="00796EBE">
          <w:rPr>
            <w:noProof/>
            <w:webHidden/>
          </w:rPr>
          <w:fldChar w:fldCharType="begin"/>
        </w:r>
        <w:r w:rsidR="00796EBE">
          <w:rPr>
            <w:noProof/>
            <w:webHidden/>
          </w:rPr>
          <w:instrText xml:space="preserve"> PAGEREF _Toc101198193 \h </w:instrText>
        </w:r>
        <w:r w:rsidR="00796EBE">
          <w:rPr>
            <w:noProof/>
            <w:webHidden/>
          </w:rPr>
        </w:r>
        <w:r w:rsidR="00796EBE">
          <w:rPr>
            <w:noProof/>
            <w:webHidden/>
          </w:rPr>
          <w:fldChar w:fldCharType="separate"/>
        </w:r>
        <w:r w:rsidR="00796EBE">
          <w:rPr>
            <w:noProof/>
            <w:webHidden/>
          </w:rPr>
          <w:t>12</w:t>
        </w:r>
        <w:r w:rsidR="00796EBE">
          <w:rPr>
            <w:noProof/>
            <w:webHidden/>
          </w:rPr>
          <w:fldChar w:fldCharType="end"/>
        </w:r>
      </w:hyperlink>
    </w:p>
    <w:p w14:paraId="6B011DC0" w14:textId="7F21C120"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4" w:history="1">
        <w:r w:rsidR="00796EBE" w:rsidRPr="008E7D0C">
          <w:rPr>
            <w:rStyle w:val="Hyperlink"/>
            <w:noProof/>
          </w:rPr>
          <w:t>Figure 6 "View of Yellowknife Bay, Mars" charcoal, pastel, conte crayon, and acrylic on canvas, 108" x 84", 2016-2017</w:t>
        </w:r>
        <w:r w:rsidR="00796EBE">
          <w:rPr>
            <w:noProof/>
            <w:webHidden/>
          </w:rPr>
          <w:tab/>
        </w:r>
        <w:r w:rsidR="00796EBE">
          <w:rPr>
            <w:noProof/>
            <w:webHidden/>
          </w:rPr>
          <w:fldChar w:fldCharType="begin"/>
        </w:r>
        <w:r w:rsidR="00796EBE">
          <w:rPr>
            <w:noProof/>
            <w:webHidden/>
          </w:rPr>
          <w:instrText xml:space="preserve"> PAGEREF _Toc101198194 \h </w:instrText>
        </w:r>
        <w:r w:rsidR="00796EBE">
          <w:rPr>
            <w:noProof/>
            <w:webHidden/>
          </w:rPr>
        </w:r>
        <w:r w:rsidR="00796EBE">
          <w:rPr>
            <w:noProof/>
            <w:webHidden/>
          </w:rPr>
          <w:fldChar w:fldCharType="separate"/>
        </w:r>
        <w:r w:rsidR="00796EBE">
          <w:rPr>
            <w:noProof/>
            <w:webHidden/>
          </w:rPr>
          <w:t>13</w:t>
        </w:r>
        <w:r w:rsidR="00796EBE">
          <w:rPr>
            <w:noProof/>
            <w:webHidden/>
          </w:rPr>
          <w:fldChar w:fldCharType="end"/>
        </w:r>
      </w:hyperlink>
    </w:p>
    <w:p w14:paraId="24DF38C7" w14:textId="7251B8B6"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5" w:history="1">
        <w:r w:rsidR="00796EBE" w:rsidRPr="008E7D0C">
          <w:rPr>
            <w:rStyle w:val="Hyperlink"/>
            <w:noProof/>
          </w:rPr>
          <w:t>Figure 7. placeholder for past works</w:t>
        </w:r>
        <w:r w:rsidR="00796EBE">
          <w:rPr>
            <w:noProof/>
            <w:webHidden/>
          </w:rPr>
          <w:tab/>
        </w:r>
        <w:r w:rsidR="00796EBE">
          <w:rPr>
            <w:noProof/>
            <w:webHidden/>
          </w:rPr>
          <w:fldChar w:fldCharType="begin"/>
        </w:r>
        <w:r w:rsidR="00796EBE">
          <w:rPr>
            <w:noProof/>
            <w:webHidden/>
          </w:rPr>
          <w:instrText xml:space="preserve"> PAGEREF _Toc101198195 \h </w:instrText>
        </w:r>
        <w:r w:rsidR="00796EBE">
          <w:rPr>
            <w:noProof/>
            <w:webHidden/>
          </w:rPr>
        </w:r>
        <w:r w:rsidR="00796EBE">
          <w:rPr>
            <w:noProof/>
            <w:webHidden/>
          </w:rPr>
          <w:fldChar w:fldCharType="separate"/>
        </w:r>
        <w:r w:rsidR="00796EBE">
          <w:rPr>
            <w:noProof/>
            <w:webHidden/>
          </w:rPr>
          <w:t>15</w:t>
        </w:r>
        <w:r w:rsidR="00796EBE">
          <w:rPr>
            <w:noProof/>
            <w:webHidden/>
          </w:rPr>
          <w:fldChar w:fldCharType="end"/>
        </w:r>
      </w:hyperlink>
    </w:p>
    <w:p w14:paraId="2291DEAC" w14:textId="533D55B2"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6" w:history="1">
        <w:r w:rsidR="00796EBE" w:rsidRPr="008E7D0C">
          <w:rPr>
            <w:rStyle w:val="Hyperlink"/>
            <w:noProof/>
          </w:rPr>
          <w:t>Figure 8. Camera lucida and optical device figure placeholder</w:t>
        </w:r>
        <w:r w:rsidR="00796EBE">
          <w:rPr>
            <w:noProof/>
            <w:webHidden/>
          </w:rPr>
          <w:tab/>
        </w:r>
        <w:r w:rsidR="00796EBE">
          <w:rPr>
            <w:noProof/>
            <w:webHidden/>
          </w:rPr>
          <w:fldChar w:fldCharType="begin"/>
        </w:r>
        <w:r w:rsidR="00796EBE">
          <w:rPr>
            <w:noProof/>
            <w:webHidden/>
          </w:rPr>
          <w:instrText xml:space="preserve"> PAGEREF _Toc101198196 \h </w:instrText>
        </w:r>
        <w:r w:rsidR="00796EBE">
          <w:rPr>
            <w:noProof/>
            <w:webHidden/>
          </w:rPr>
        </w:r>
        <w:r w:rsidR="00796EBE">
          <w:rPr>
            <w:noProof/>
            <w:webHidden/>
          </w:rPr>
          <w:fldChar w:fldCharType="separate"/>
        </w:r>
        <w:r w:rsidR="00796EBE">
          <w:rPr>
            <w:noProof/>
            <w:webHidden/>
          </w:rPr>
          <w:t>18</w:t>
        </w:r>
        <w:r w:rsidR="00796EBE">
          <w:rPr>
            <w:noProof/>
            <w:webHidden/>
          </w:rPr>
          <w:fldChar w:fldCharType="end"/>
        </w:r>
      </w:hyperlink>
    </w:p>
    <w:p w14:paraId="51181EB0" w14:textId="6158AA3F"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7" w:history="1">
        <w:r w:rsidR="00796EBE" w:rsidRPr="008E7D0C">
          <w:rPr>
            <w:rStyle w:val="Hyperlink"/>
            <w:noProof/>
          </w:rPr>
          <w:t>Figure 9. camera lucida illustration placeholder</w:t>
        </w:r>
        <w:r w:rsidR="00796EBE">
          <w:rPr>
            <w:noProof/>
            <w:webHidden/>
          </w:rPr>
          <w:tab/>
        </w:r>
        <w:r w:rsidR="00796EBE">
          <w:rPr>
            <w:noProof/>
            <w:webHidden/>
          </w:rPr>
          <w:fldChar w:fldCharType="begin"/>
        </w:r>
        <w:r w:rsidR="00796EBE">
          <w:rPr>
            <w:noProof/>
            <w:webHidden/>
          </w:rPr>
          <w:instrText xml:space="preserve"> PAGEREF _Toc101198197 \h </w:instrText>
        </w:r>
        <w:r w:rsidR="00796EBE">
          <w:rPr>
            <w:noProof/>
            <w:webHidden/>
          </w:rPr>
        </w:r>
        <w:r w:rsidR="00796EBE">
          <w:rPr>
            <w:noProof/>
            <w:webHidden/>
          </w:rPr>
          <w:fldChar w:fldCharType="separate"/>
        </w:r>
        <w:r w:rsidR="00796EBE">
          <w:rPr>
            <w:noProof/>
            <w:webHidden/>
          </w:rPr>
          <w:t>19</w:t>
        </w:r>
        <w:r w:rsidR="00796EBE">
          <w:rPr>
            <w:noProof/>
            <w:webHidden/>
          </w:rPr>
          <w:fldChar w:fldCharType="end"/>
        </w:r>
      </w:hyperlink>
    </w:p>
    <w:p w14:paraId="255E143D" w14:textId="7DD3ADEE"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8" w:history="1">
        <w:r w:rsidR="00796EBE" w:rsidRPr="008E7D0C">
          <w:rPr>
            <w:rStyle w:val="Hyperlink"/>
            <w:noProof/>
          </w:rPr>
          <w:t>Figure 10. Muybridge early stop-motion 1878 placeholder iamge</w:t>
        </w:r>
        <w:r w:rsidR="00796EBE">
          <w:rPr>
            <w:noProof/>
            <w:webHidden/>
          </w:rPr>
          <w:tab/>
        </w:r>
        <w:r w:rsidR="00796EBE">
          <w:rPr>
            <w:noProof/>
            <w:webHidden/>
          </w:rPr>
          <w:fldChar w:fldCharType="begin"/>
        </w:r>
        <w:r w:rsidR="00796EBE">
          <w:rPr>
            <w:noProof/>
            <w:webHidden/>
          </w:rPr>
          <w:instrText xml:space="preserve"> PAGEREF _Toc101198198 \h </w:instrText>
        </w:r>
        <w:r w:rsidR="00796EBE">
          <w:rPr>
            <w:noProof/>
            <w:webHidden/>
          </w:rPr>
        </w:r>
        <w:r w:rsidR="00796EBE">
          <w:rPr>
            <w:noProof/>
            <w:webHidden/>
          </w:rPr>
          <w:fldChar w:fldCharType="separate"/>
        </w:r>
        <w:r w:rsidR="00796EBE">
          <w:rPr>
            <w:noProof/>
            <w:webHidden/>
          </w:rPr>
          <w:t>19</w:t>
        </w:r>
        <w:r w:rsidR="00796EBE">
          <w:rPr>
            <w:noProof/>
            <w:webHidden/>
          </w:rPr>
          <w:fldChar w:fldCharType="end"/>
        </w:r>
      </w:hyperlink>
    </w:p>
    <w:p w14:paraId="253B3AE2" w14:textId="589FA22F" w:rsidR="00796EBE" w:rsidRDefault="004515D8">
      <w:pPr>
        <w:pStyle w:val="TableofFigures"/>
        <w:tabs>
          <w:tab w:val="right" w:leader="dot" w:pos="9350"/>
        </w:tabs>
        <w:rPr>
          <w:rFonts w:asciiTheme="minorHAnsi" w:eastAsiaTheme="minorEastAsia" w:hAnsiTheme="minorHAnsi" w:cstheme="minorBidi"/>
          <w:noProof/>
          <w:sz w:val="22"/>
        </w:rPr>
      </w:pPr>
      <w:hyperlink w:anchor="_Toc101198199" w:history="1">
        <w:r w:rsidR="00796EBE" w:rsidRPr="008E7D0C">
          <w:rPr>
            <w:rStyle w:val="Hyperlink"/>
            <w:noProof/>
          </w:rPr>
          <w:t>Figure 11. placeholder for early grad work</w:t>
        </w:r>
        <w:r w:rsidR="00796EBE">
          <w:rPr>
            <w:noProof/>
            <w:webHidden/>
          </w:rPr>
          <w:tab/>
        </w:r>
        <w:r w:rsidR="00796EBE">
          <w:rPr>
            <w:noProof/>
            <w:webHidden/>
          </w:rPr>
          <w:fldChar w:fldCharType="begin"/>
        </w:r>
        <w:r w:rsidR="00796EBE">
          <w:rPr>
            <w:noProof/>
            <w:webHidden/>
          </w:rPr>
          <w:instrText xml:space="preserve"> PAGEREF _Toc101198199 \h </w:instrText>
        </w:r>
        <w:r w:rsidR="00796EBE">
          <w:rPr>
            <w:noProof/>
            <w:webHidden/>
          </w:rPr>
        </w:r>
        <w:r w:rsidR="00796EBE">
          <w:rPr>
            <w:noProof/>
            <w:webHidden/>
          </w:rPr>
          <w:fldChar w:fldCharType="separate"/>
        </w:r>
        <w:r w:rsidR="00796EBE">
          <w:rPr>
            <w:noProof/>
            <w:webHidden/>
          </w:rPr>
          <w:t>21</w:t>
        </w:r>
        <w:r w:rsidR="00796EBE">
          <w:rPr>
            <w:noProof/>
            <w:webHidden/>
          </w:rPr>
          <w:fldChar w:fldCharType="end"/>
        </w:r>
      </w:hyperlink>
    </w:p>
    <w:p w14:paraId="6C4EB7F5" w14:textId="2867151E" w:rsidR="00796EBE" w:rsidRDefault="004515D8">
      <w:pPr>
        <w:pStyle w:val="TableofFigures"/>
        <w:tabs>
          <w:tab w:val="right" w:leader="dot" w:pos="9350"/>
        </w:tabs>
        <w:rPr>
          <w:rFonts w:asciiTheme="minorHAnsi" w:eastAsiaTheme="minorEastAsia" w:hAnsiTheme="minorHAnsi" w:cstheme="minorBidi"/>
          <w:noProof/>
          <w:sz w:val="22"/>
        </w:rPr>
      </w:pPr>
      <w:hyperlink w:anchor="_Toc101198200" w:history="1">
        <w:r w:rsidR="00796EBE" w:rsidRPr="008E7D0C">
          <w:rPr>
            <w:rStyle w:val="Hyperlink"/>
            <w:noProof/>
          </w:rPr>
          <w:t>Figure 12. McLuhan book placeholder image</w:t>
        </w:r>
        <w:r w:rsidR="00796EBE">
          <w:rPr>
            <w:noProof/>
            <w:webHidden/>
          </w:rPr>
          <w:tab/>
        </w:r>
        <w:r w:rsidR="00796EBE">
          <w:rPr>
            <w:noProof/>
            <w:webHidden/>
          </w:rPr>
          <w:fldChar w:fldCharType="begin"/>
        </w:r>
        <w:r w:rsidR="00796EBE">
          <w:rPr>
            <w:noProof/>
            <w:webHidden/>
          </w:rPr>
          <w:instrText xml:space="preserve"> PAGEREF _Toc101198200 \h </w:instrText>
        </w:r>
        <w:r w:rsidR="00796EBE">
          <w:rPr>
            <w:noProof/>
            <w:webHidden/>
          </w:rPr>
        </w:r>
        <w:r w:rsidR="00796EBE">
          <w:rPr>
            <w:noProof/>
            <w:webHidden/>
          </w:rPr>
          <w:fldChar w:fldCharType="separate"/>
        </w:r>
        <w:r w:rsidR="00796EBE">
          <w:rPr>
            <w:noProof/>
            <w:webHidden/>
          </w:rPr>
          <w:t>24</w:t>
        </w:r>
        <w:r w:rsidR="00796EBE">
          <w:rPr>
            <w:noProof/>
            <w:webHidden/>
          </w:rPr>
          <w:fldChar w:fldCharType="end"/>
        </w:r>
      </w:hyperlink>
    </w:p>
    <w:p w14:paraId="22F41343" w14:textId="6A5C88DD" w:rsidR="00796EBE" w:rsidRDefault="004515D8">
      <w:pPr>
        <w:pStyle w:val="TableofFigures"/>
        <w:tabs>
          <w:tab w:val="right" w:leader="dot" w:pos="9350"/>
        </w:tabs>
        <w:rPr>
          <w:rFonts w:asciiTheme="minorHAnsi" w:eastAsiaTheme="minorEastAsia" w:hAnsiTheme="minorHAnsi" w:cstheme="minorBidi"/>
          <w:noProof/>
          <w:sz w:val="22"/>
        </w:rPr>
      </w:pPr>
      <w:hyperlink w:anchor="_Toc101198201" w:history="1">
        <w:r w:rsidR="00796EBE" w:rsidRPr="008E7D0C">
          <w:rPr>
            <w:rStyle w:val="Hyperlink"/>
            <w:noProof/>
          </w:rPr>
          <w:t>Figure 13. McLuhan book spread placeholder image 2</w:t>
        </w:r>
        <w:r w:rsidR="00796EBE">
          <w:rPr>
            <w:noProof/>
            <w:webHidden/>
          </w:rPr>
          <w:tab/>
        </w:r>
        <w:r w:rsidR="00796EBE">
          <w:rPr>
            <w:noProof/>
            <w:webHidden/>
          </w:rPr>
          <w:fldChar w:fldCharType="begin"/>
        </w:r>
        <w:r w:rsidR="00796EBE">
          <w:rPr>
            <w:noProof/>
            <w:webHidden/>
          </w:rPr>
          <w:instrText xml:space="preserve"> PAGEREF _Toc101198201 \h </w:instrText>
        </w:r>
        <w:r w:rsidR="00796EBE">
          <w:rPr>
            <w:noProof/>
            <w:webHidden/>
          </w:rPr>
        </w:r>
        <w:r w:rsidR="00796EBE">
          <w:rPr>
            <w:noProof/>
            <w:webHidden/>
          </w:rPr>
          <w:fldChar w:fldCharType="separate"/>
        </w:r>
        <w:r w:rsidR="00796EBE">
          <w:rPr>
            <w:noProof/>
            <w:webHidden/>
          </w:rPr>
          <w:t>25</w:t>
        </w:r>
        <w:r w:rsidR="00796EBE">
          <w:rPr>
            <w:noProof/>
            <w:webHidden/>
          </w:rPr>
          <w:fldChar w:fldCharType="end"/>
        </w:r>
      </w:hyperlink>
    </w:p>
    <w:p w14:paraId="0893C27E" w14:textId="2E15D323" w:rsidR="00796EBE" w:rsidRDefault="004515D8">
      <w:pPr>
        <w:pStyle w:val="TableofFigures"/>
        <w:tabs>
          <w:tab w:val="right" w:leader="dot" w:pos="9350"/>
        </w:tabs>
        <w:rPr>
          <w:rFonts w:asciiTheme="minorHAnsi" w:eastAsiaTheme="minorEastAsia" w:hAnsiTheme="minorHAnsi" w:cstheme="minorBidi"/>
          <w:noProof/>
          <w:sz w:val="22"/>
        </w:rPr>
      </w:pPr>
      <w:hyperlink w:anchor="_Toc101198202" w:history="1">
        <w:r w:rsidR="00796EBE" w:rsidRPr="008E7D0C">
          <w:rPr>
            <w:rStyle w:val="Hyperlink"/>
            <w:noProof/>
          </w:rPr>
          <w:t>Figure 14. Doors of perception Blake image placeholder</w:t>
        </w:r>
        <w:r w:rsidR="00796EBE">
          <w:rPr>
            <w:noProof/>
            <w:webHidden/>
          </w:rPr>
          <w:tab/>
        </w:r>
        <w:r w:rsidR="00796EBE">
          <w:rPr>
            <w:noProof/>
            <w:webHidden/>
          </w:rPr>
          <w:fldChar w:fldCharType="begin"/>
        </w:r>
        <w:r w:rsidR="00796EBE">
          <w:rPr>
            <w:noProof/>
            <w:webHidden/>
          </w:rPr>
          <w:instrText xml:space="preserve"> PAGEREF _Toc101198202 \h </w:instrText>
        </w:r>
        <w:r w:rsidR="00796EBE">
          <w:rPr>
            <w:noProof/>
            <w:webHidden/>
          </w:rPr>
        </w:r>
        <w:r w:rsidR="00796EBE">
          <w:rPr>
            <w:noProof/>
            <w:webHidden/>
          </w:rPr>
          <w:fldChar w:fldCharType="separate"/>
        </w:r>
        <w:r w:rsidR="00796EBE">
          <w:rPr>
            <w:noProof/>
            <w:webHidden/>
          </w:rPr>
          <w:t>28</w:t>
        </w:r>
        <w:r w:rsidR="00796EBE">
          <w:rPr>
            <w:noProof/>
            <w:webHidden/>
          </w:rPr>
          <w:fldChar w:fldCharType="end"/>
        </w:r>
      </w:hyperlink>
    </w:p>
    <w:p w14:paraId="06AB7004" w14:textId="27990463" w:rsidR="006E1DEB" w:rsidRPr="008420B1" w:rsidRDefault="006E1DEB" w:rsidP="00681B40">
      <w:pPr>
        <w:pStyle w:val="TableofFigures"/>
        <w:rPr>
          <w:szCs w:val="24"/>
        </w:rPr>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14" w:name="_Toc101198068"/>
      <w:r w:rsidRPr="00EC103B">
        <w:rPr>
          <w:szCs w:val="24"/>
        </w:rPr>
        <w:lastRenderedPageBreak/>
        <w:t>INTRODUCTION</w:t>
      </w:r>
      <w:bookmarkEnd w:id="14"/>
      <w:r w:rsidRPr="00EC103B">
        <w:rPr>
          <w:szCs w:val="24"/>
        </w:rPr>
        <w:t xml:space="preserve"> </w:t>
      </w:r>
    </w:p>
    <w:p w14:paraId="0F7E8FA4" w14:textId="5091FBA0" w:rsidR="002618C1" w:rsidRDefault="002618C1">
      <w:pPr>
        <w:pStyle w:val="EndNoteBibliography"/>
        <w:spacing w:line="480" w:lineRule="auto"/>
        <w:rPr>
          <w:noProof w:val="0"/>
        </w:rPr>
      </w:pPr>
      <w:r>
        <w:rPr>
          <w:noProof w:val="0"/>
        </w:rPr>
        <w:t>(What I hope to convey to my audience) (What bigger ideas are driving my work) (My creative process in executing my work) and (How my approach changed while making the work)</w:t>
      </w:r>
    </w:p>
    <w:p w14:paraId="52331CBD" w14:textId="0AAA60D1" w:rsidR="006145E1" w:rsidRPr="007A2142" w:rsidRDefault="00125E99" w:rsidP="00681B40">
      <w:pPr>
        <w:pStyle w:val="EndNoteBibliography"/>
        <w:spacing w:line="480" w:lineRule="auto"/>
      </w:pPr>
      <w:r w:rsidRPr="007A2142">
        <w:rPr>
          <w:noProof w:val="0"/>
        </w:rPr>
        <w:t xml:space="preserve">By deeply observing and representing nature through the years in various </w:t>
      </w:r>
      <w:r w:rsidR="00DB49F8">
        <w:rPr>
          <w:noProof w:val="0"/>
        </w:rPr>
        <w:t>degrees</w:t>
      </w:r>
      <w:r w:rsidRPr="007A2142">
        <w:rPr>
          <w:noProof w:val="0"/>
        </w:rPr>
        <w:t xml:space="preserve"> of </w:t>
      </w:r>
      <w:r w:rsidR="00DB49F8">
        <w:rPr>
          <w:noProof w:val="0"/>
        </w:rPr>
        <w:t>realism</w:t>
      </w:r>
      <w:r w:rsidRPr="007A2142">
        <w:rPr>
          <w:noProof w:val="0"/>
        </w:rPr>
        <w:t xml:space="preserve"> and abstraction, I’ve come to question constructions of reality through that lens. </w:t>
      </w:r>
      <w:r w:rsidR="006145E1" w:rsidRPr="007A2142">
        <w:rPr>
          <w:noProof w:val="0"/>
        </w:rPr>
        <w:t xml:space="preserve">I recall a childhood game my sister and I would play. We would pick something out of our field of view, a tree, </w:t>
      </w:r>
      <w:r w:rsidR="007A6614">
        <w:rPr>
          <w:noProof w:val="0"/>
        </w:rPr>
        <w:t xml:space="preserve">or </w:t>
      </w:r>
      <w:r w:rsidR="006145E1" w:rsidRPr="007A2142">
        <w:rPr>
          <w:noProof w:val="0"/>
        </w:rPr>
        <w:t xml:space="preserve">a </w:t>
      </w:r>
      <w:r w:rsidR="00431F3C">
        <w:rPr>
          <w:noProof w:val="0"/>
        </w:rPr>
        <w:t>cloud</w:t>
      </w:r>
      <w:r w:rsidR="006145E1" w:rsidRPr="007A2142">
        <w:rPr>
          <w:noProof w:val="0"/>
        </w:rPr>
        <w:t xml:space="preserve">, and we would ask, how do I know you’re seeing the same tree as I am? And we would describe the tree from our point of view. I would </w:t>
      </w:r>
      <w:r w:rsidR="00FC107E">
        <w:rPr>
          <w:noProof w:val="0"/>
        </w:rPr>
        <w:t>detail</w:t>
      </w:r>
      <w:r w:rsidR="00FC107E" w:rsidRPr="007A2142">
        <w:rPr>
          <w:noProof w:val="0"/>
        </w:rPr>
        <w:t xml:space="preserve"> </w:t>
      </w:r>
      <w:r w:rsidR="006145E1" w:rsidRPr="007A2142">
        <w:rPr>
          <w:noProof w:val="0"/>
        </w:rPr>
        <w:t>its form and colors, relate them to essential shapes and qualities, maybe making a metaphor for how it looks like something</w:t>
      </w:r>
      <w:r w:rsidR="002556CF">
        <w:rPr>
          <w:noProof w:val="0"/>
        </w:rPr>
        <w:t>.</w:t>
      </w:r>
      <w:r w:rsidR="006145E1" w:rsidRPr="007A2142">
        <w:rPr>
          <w:noProof w:val="0"/>
        </w:rPr>
        <w:t xml:space="preserve"> She </w:t>
      </w:r>
      <w:r w:rsidR="006B7D62">
        <w:rPr>
          <w:noProof w:val="0"/>
        </w:rPr>
        <w:t>would</w:t>
      </w:r>
      <w:r w:rsidR="006145E1" w:rsidRPr="007A2142">
        <w:rPr>
          <w:noProof w:val="0"/>
        </w:rPr>
        <w:t xml:space="preserve"> </w:t>
      </w:r>
      <w:r w:rsidR="00C12CED">
        <w:rPr>
          <w:noProof w:val="0"/>
        </w:rPr>
        <w:t>define</w:t>
      </w:r>
      <w:r w:rsidR="00C12CED" w:rsidRPr="007A2142">
        <w:rPr>
          <w:noProof w:val="0"/>
        </w:rPr>
        <w:t xml:space="preserve"> </w:t>
      </w:r>
      <w:r w:rsidR="006145E1" w:rsidRPr="007A2142">
        <w:rPr>
          <w:noProof w:val="0"/>
        </w:rPr>
        <w:t xml:space="preserve">it as a living organism, elements and atoms that together form into a branching shape as it collects water from the earth and light from the sun. She would further </w:t>
      </w:r>
      <w:r w:rsidR="00CE0645">
        <w:rPr>
          <w:noProof w:val="0"/>
        </w:rPr>
        <w:t>illustrate</w:t>
      </w:r>
      <w:r w:rsidR="00CE0645" w:rsidRPr="007A2142">
        <w:rPr>
          <w:noProof w:val="0"/>
        </w:rPr>
        <w:t xml:space="preserve"> </w:t>
      </w:r>
      <w:r w:rsidR="006145E1" w:rsidRPr="007A2142">
        <w:rPr>
          <w:noProof w:val="0"/>
        </w:rPr>
        <w:t>any piece 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r w:rsidR="004A2D43">
        <w:rPr>
          <w:noProof w:val="0"/>
        </w:rPr>
        <w:t>Despite our efforts, w</w:t>
      </w:r>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 </w:t>
      </w:r>
    </w:p>
    <w:p w14:paraId="222F1E5C" w14:textId="703F8550" w:rsidR="00990BBF" w:rsidRDefault="006B7D62" w:rsidP="006145E1">
      <w:r>
        <w:t>These curiosity sessions were</w:t>
      </w:r>
      <w:r w:rsidR="006145E1" w:rsidRPr="007A2142">
        <w:t xml:space="preserve"> some </w:t>
      </w:r>
      <w:r w:rsidR="00CF732E">
        <w:t xml:space="preserve">of </w:t>
      </w:r>
      <w:r w:rsidR="006145E1" w:rsidRPr="007A2142">
        <w:t xml:space="preserve">my earliest conscious </w:t>
      </w:r>
      <w:r w:rsidRPr="007A2142">
        <w:t>forays</w:t>
      </w:r>
      <w:r w:rsidR="006145E1" w:rsidRPr="007A2142">
        <w:t xml:space="preserve"> into abstract</w:t>
      </w:r>
      <w:r w:rsidR="00DF1643">
        <w:t xml:space="preserve"> and scientific</w:t>
      </w:r>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r w:rsidR="004A0B91">
        <w:t>.</w:t>
      </w:r>
      <w:r w:rsidR="00E14C17">
        <w:rPr>
          <w:rStyle w:val="FootnoteReference"/>
        </w:rPr>
        <w:footnoteReference w:id="2"/>
      </w:r>
      <w:r w:rsidR="00E14C17">
        <w:t xml:space="preserve"> </w:t>
      </w:r>
      <w:r w:rsidR="000C08D8">
        <w:t>As an artist</w:t>
      </w:r>
      <w:r w:rsidR="00D95187">
        <w:t xml:space="preserve"> trained in traditional, classical</w:t>
      </w:r>
      <w:r w:rsidR="003D45BD">
        <w:t xml:space="preserve"> drawing and painting</w:t>
      </w:r>
      <w:r w:rsidR="000C08D8">
        <w:t>, I worked</w:t>
      </w:r>
      <w:r w:rsidR="006145E1" w:rsidRPr="007A2142">
        <w:t xml:space="preserve"> through</w:t>
      </w:r>
      <w:r w:rsidR="00933D06">
        <w:t xml:space="preserve"> scientific topics</w:t>
      </w:r>
      <w:r w:rsidR="00CB203A">
        <w:t xml:space="preserve">, </w:t>
      </w:r>
      <w:r w:rsidR="0077239F">
        <w:t>matching</w:t>
      </w:r>
      <w:r w:rsidR="00525669">
        <w:t xml:space="preserve"> the way I saw the world</w:t>
      </w:r>
      <w:r w:rsidR="00D739EB">
        <w:t xml:space="preserve">, </w:t>
      </w:r>
      <w:r w:rsidR="00525669">
        <w:t xml:space="preserve">as stable and built </w:t>
      </w:r>
      <w:proofErr w:type="gramStart"/>
      <w:r w:rsidR="00483EA7">
        <w:t>from discernable parts</w:t>
      </w:r>
      <w:r w:rsidR="0076755A">
        <w:t>,</w:t>
      </w:r>
      <w:proofErr w:type="gramEnd"/>
      <w:r w:rsidR="0076755A">
        <w:t xml:space="preserve"> </w:t>
      </w:r>
      <w:r w:rsidR="00D739EB">
        <w:t xml:space="preserve">to the way I portrayed it, built from </w:t>
      </w:r>
      <w:r w:rsidR="0090705F">
        <w:t>the Cartesian ideals of point, line, plane, and volume</w:t>
      </w:r>
      <w:r w:rsidR="00CB203A">
        <w:t>.</w:t>
      </w:r>
      <w:r w:rsidR="003D45BD">
        <w:t xml:space="preserve"> </w:t>
      </w:r>
      <w:r w:rsidR="007067DA">
        <w:t>I combined linear perspective drawing and</w:t>
      </w:r>
      <w:r w:rsidR="00D204F3">
        <w:t xml:space="preserve"> familiar </w:t>
      </w:r>
      <w:r w:rsidR="007067DA">
        <w:t xml:space="preserve">illusionistic space with </w:t>
      </w:r>
      <w:r w:rsidR="00EC43EC">
        <w:t xml:space="preserve">otherworldly landscapes </w:t>
      </w:r>
      <w:r w:rsidR="00EB0FB7">
        <w:t xml:space="preserve">and abstractions of </w:t>
      </w:r>
      <w:r w:rsidR="006B2376">
        <w:t>scale</w:t>
      </w:r>
      <w:r w:rsidR="00EB0FB7">
        <w:t xml:space="preserve"> </w:t>
      </w:r>
      <w:r w:rsidR="00EC43EC">
        <w:t xml:space="preserve">to draw </w:t>
      </w:r>
      <w:r w:rsidR="00CD6884">
        <w:t xml:space="preserve">a </w:t>
      </w:r>
      <w:r w:rsidR="00EC43EC">
        <w:t xml:space="preserve">connection between </w:t>
      </w:r>
      <w:r w:rsidR="00A626E9">
        <w:t xml:space="preserve">visualization in the arts </w:t>
      </w:r>
      <w:r w:rsidR="00CD6884">
        <w:t>and</w:t>
      </w:r>
      <w:r w:rsidR="00A626E9">
        <w:t xml:space="preserve"> visualization in the sciences</w:t>
      </w:r>
      <w:r w:rsidR="00CD6884">
        <w:t xml:space="preserve"> as parallel modes of thinking</w:t>
      </w:r>
      <w:r w:rsidR="00374C30">
        <w:t xml:space="preserve"> with a</w:t>
      </w:r>
      <w:r w:rsidR="00F3625D">
        <w:t>n early-modern historicity</w:t>
      </w:r>
      <w:r w:rsidR="003B1CA2">
        <w:t xml:space="preserve"> </w:t>
      </w:r>
      <w:r w:rsidR="00962CE0">
        <w:t>(</w:t>
      </w:r>
      <w:r w:rsidR="003B1CA2">
        <w:fldChar w:fldCharType="begin"/>
      </w:r>
      <w:r w:rsidR="003B1CA2">
        <w:instrText xml:space="preserve"> REF _Ref90373335 \h </w:instrText>
      </w:r>
      <w:r w:rsidR="003B1CA2">
        <w:fldChar w:fldCharType="separate"/>
      </w:r>
      <w:r w:rsidR="003B1CA2">
        <w:t xml:space="preserve">Figure </w:t>
      </w:r>
      <w:r w:rsidR="003B1CA2">
        <w:rPr>
          <w:noProof/>
        </w:rPr>
        <w:t>1</w:t>
      </w:r>
      <w:r w:rsidR="003B1CA2">
        <w:fldChar w:fldCharType="end"/>
      </w:r>
      <w:r w:rsidR="00962CE0">
        <w:t>).</w:t>
      </w:r>
    </w:p>
    <w:p w14:paraId="65FEFFE8" w14:textId="77777777" w:rsidR="003B1CA2" w:rsidRDefault="003B1CA2" w:rsidP="00681B40">
      <w:pPr>
        <w:keepNext/>
        <w:ind w:firstLine="0"/>
        <w:jc w:val="center"/>
      </w:pPr>
      <w:r>
        <w:rPr>
          <w:noProof/>
        </w:rPr>
        <w:lastRenderedPageBreak/>
        <w:drawing>
          <wp:inline distT="0" distB="0" distL="0" distR="0" wp14:anchorId="20CA2AA3" wp14:editId="1D8A7429">
            <wp:extent cx="5641848" cy="4233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641848" cy="4233672"/>
                    </a:xfrm>
                    <a:prstGeom prst="rect">
                      <a:avLst/>
                    </a:prstGeom>
                  </pic:spPr>
                </pic:pic>
              </a:graphicData>
            </a:graphic>
          </wp:inline>
        </w:drawing>
      </w:r>
    </w:p>
    <w:p w14:paraId="728264EC" w14:textId="249BFD2C" w:rsidR="003B1CA2" w:rsidRDefault="003B1CA2">
      <w:pPr>
        <w:pStyle w:val="Caption"/>
        <w:ind w:firstLine="0"/>
        <w:jc w:val="center"/>
        <w:pPrChange w:id="15" w:author="Elizabeth" w:date="2022-04-19T13:01:00Z">
          <w:pPr>
            <w:pStyle w:val="Caption"/>
            <w:jc w:val="center"/>
          </w:pPr>
        </w:pPrChange>
      </w:pPr>
      <w:bookmarkStart w:id="16" w:name="_Ref90373335"/>
      <w:bookmarkStart w:id="17" w:name="_Ref90373363"/>
      <w:bookmarkStart w:id="18" w:name="_Toc101198189"/>
      <w:r>
        <w:t xml:space="preserve">Figure </w:t>
      </w:r>
      <w:fldSimple w:instr=" SEQ Figure \* ARABIC ">
        <w:r w:rsidR="00A91C2E">
          <w:rPr>
            <w:noProof/>
          </w:rPr>
          <w:t>1</w:t>
        </w:r>
      </w:fldSimple>
      <w:bookmarkEnd w:id="16"/>
      <w:r>
        <w:t xml:space="preserve"> </w:t>
      </w:r>
      <w:bookmarkStart w:id="19" w:name="_Ref90373655"/>
      <w:ins w:id="20" w:author="Elizabeth" w:date="2022-04-19T13:00:00Z">
        <w:r w:rsidR="005B1A20">
          <w:t>“Cloud Field” Lizzy Storm, charcoal, conte crayon, and acrylic on canvas, 24 x 36 inches, 2014</w:t>
        </w:r>
      </w:ins>
      <w:del w:id="21" w:author="Elizabeth" w:date="2022-04-19T13:00:00Z">
        <w:r w:rsidDel="005B1A20">
          <w:delText>placeholder for linear perspective drawing</w:delText>
        </w:r>
      </w:del>
      <w:bookmarkEnd w:id="17"/>
      <w:bookmarkEnd w:id="18"/>
      <w:bookmarkEnd w:id="19"/>
    </w:p>
    <w:p w14:paraId="46F8B7B3" w14:textId="77777777" w:rsidR="003B1CA2" w:rsidRDefault="003B1CA2" w:rsidP="00AC7848">
      <w:pPr>
        <w:pStyle w:val="EndNoteBibliography"/>
        <w:spacing w:line="480" w:lineRule="auto"/>
      </w:pPr>
    </w:p>
    <w:p w14:paraId="27CEEC18" w14:textId="6A64BCE6" w:rsidR="008055F8" w:rsidRDefault="002512A7" w:rsidP="00AC7848">
      <w:pPr>
        <w:pStyle w:val="EndNoteBibliography"/>
        <w:spacing w:line="480" w:lineRule="auto"/>
      </w:pPr>
      <w:r>
        <w:t>My practice is steeped in early modern European conceptions of reality</w:t>
      </w:r>
      <w:r>
        <w:rPr>
          <w:noProof w:val="0"/>
        </w:rPr>
        <w:t xml:space="preserve">. </w:t>
      </w:r>
      <w:r w:rsidR="00E524A7">
        <w:rPr>
          <w:noProof w:val="0"/>
        </w:rPr>
        <w:t xml:space="preserve">Lens technology </w:t>
      </w:r>
      <w:r w:rsidR="005C3E6E">
        <w:rPr>
          <w:noProof w:val="0"/>
        </w:rPr>
        <w:t>and architectural perspective drawing</w:t>
      </w:r>
      <w:r w:rsidR="00155FDB">
        <w:rPr>
          <w:noProof w:val="0"/>
        </w:rPr>
        <w:t xml:space="preserve">, guided by geometry and mathematics, </w:t>
      </w:r>
      <w:r w:rsidR="00E524A7">
        <w:rPr>
          <w:noProof w:val="0"/>
        </w:rPr>
        <w:t xml:space="preserve">gave </w:t>
      </w:r>
      <w:r w:rsidR="007003D5">
        <w:rPr>
          <w:noProof w:val="0"/>
        </w:rPr>
        <w:t>draftsmen and painters a n</w:t>
      </w:r>
      <w:r w:rsidR="00B171F8">
        <w:rPr>
          <w:noProof w:val="0"/>
        </w:rPr>
        <w:t>ew way to conceive of the visual world</w:t>
      </w:r>
      <w:r w:rsidR="00990BBF">
        <w:rPr>
          <w:noProof w:val="0"/>
        </w:rPr>
        <w:t xml:space="preserve"> </w:t>
      </w:r>
      <w:r w:rsidR="00B8222D">
        <w:rPr>
          <w:noProof w:val="0"/>
        </w:rPr>
        <w:t xml:space="preserve">in these </w:t>
      </w:r>
      <w:r w:rsidR="00030B52">
        <w:rPr>
          <w:noProof w:val="0"/>
        </w:rPr>
        <w:t xml:space="preserve">tools to </w:t>
      </w:r>
      <w:r w:rsidR="006C1554">
        <w:rPr>
          <w:noProof w:val="0"/>
        </w:rPr>
        <w:t>envision</w:t>
      </w:r>
      <w:r w:rsidR="00B8222D">
        <w:rPr>
          <w:noProof w:val="0"/>
        </w:rPr>
        <w:t xml:space="preserve"> and portray it</w:t>
      </w:r>
      <w:r w:rsidR="00B171F8">
        <w:rPr>
          <w:noProof w:val="0"/>
        </w:rPr>
        <w:t>.</w:t>
      </w:r>
      <w:r w:rsidR="000B0775">
        <w:rPr>
          <w:noProof w:val="0"/>
        </w:rPr>
        <w:t xml:space="preserve"> </w:t>
      </w:r>
      <w:r w:rsidR="00C4649E">
        <w:rPr>
          <w:noProof w:val="0"/>
        </w:rPr>
        <w:t xml:space="preserve">Mathematics </w:t>
      </w:r>
      <w:r w:rsidR="00624642">
        <w:rPr>
          <w:noProof w:val="0"/>
        </w:rPr>
        <w:t>technolo</w:t>
      </w:r>
      <w:r w:rsidR="00E63B9F">
        <w:rPr>
          <w:noProof w:val="0"/>
        </w:rPr>
        <w:t xml:space="preserve">gy, in turn, </w:t>
      </w:r>
      <w:r w:rsidR="00C4649E">
        <w:rPr>
          <w:noProof w:val="0"/>
        </w:rPr>
        <w:t>made lenses useful in early telescopes and microscopes</w:t>
      </w:r>
      <w:r w:rsidR="00AD53A1">
        <w:rPr>
          <w:noProof w:val="0"/>
        </w:rPr>
        <w:t xml:space="preserve">, making images of </w:t>
      </w:r>
      <w:r w:rsidR="00EE693A">
        <w:rPr>
          <w:noProof w:val="0"/>
        </w:rPr>
        <w:t>previously concealed worlds</w:t>
      </w:r>
      <w:r w:rsidR="00D55FC2">
        <w:rPr>
          <w:noProof w:val="0"/>
        </w:rPr>
        <w:t xml:space="preserve"> possible.</w:t>
      </w:r>
      <w:r w:rsidR="008055F8">
        <w:rPr>
          <w:noProof w:val="0"/>
        </w:rPr>
        <w:t xml:space="preserve"> I</w:t>
      </w:r>
      <w:r w:rsidR="00867276">
        <w:rPr>
          <w:noProof w:val="0"/>
        </w:rPr>
        <w:t>n my early work, I u</w:t>
      </w:r>
      <w:r w:rsidR="008055F8">
        <w:rPr>
          <w:noProof w:val="0"/>
        </w:rPr>
        <w:t>sed all of these optical devices in some capacity and</w:t>
      </w:r>
      <w:r w:rsidR="00040FD2">
        <w:rPr>
          <w:noProof w:val="0"/>
        </w:rPr>
        <w:t xml:space="preserve"> </w:t>
      </w:r>
      <w:r w:rsidR="008055F8">
        <w:rPr>
          <w:noProof w:val="0"/>
        </w:rPr>
        <w:t xml:space="preserve">doing so, I </w:t>
      </w:r>
      <w:r w:rsidR="00A12FE2">
        <w:rPr>
          <w:noProof w:val="0"/>
        </w:rPr>
        <w:t xml:space="preserve">worked to link </w:t>
      </w:r>
      <w:r w:rsidR="008055F8">
        <w:rPr>
          <w:noProof w:val="0"/>
        </w:rPr>
        <w:t>the</w:t>
      </w:r>
      <w:r w:rsidR="00A12FE2">
        <w:rPr>
          <w:noProof w:val="0"/>
        </w:rPr>
        <w:t xml:space="preserve"> two modes of visualization</w:t>
      </w:r>
      <w:r w:rsidR="008055F8">
        <w:rPr>
          <w:noProof w:val="0"/>
        </w:rPr>
        <w:t>, of art and of science</w:t>
      </w:r>
      <w:r w:rsidR="007F7013">
        <w:rPr>
          <w:noProof w:val="0"/>
        </w:rPr>
        <w:t xml:space="preserve">, underscoring </w:t>
      </w:r>
      <w:r w:rsidR="00662840">
        <w:rPr>
          <w:noProof w:val="0"/>
        </w:rPr>
        <w:t xml:space="preserve">the notion of </w:t>
      </w:r>
      <w:r w:rsidR="007F7013">
        <w:rPr>
          <w:noProof w:val="0"/>
        </w:rPr>
        <w:t>a sensible universe, built from discernable parts in definite relationships</w:t>
      </w:r>
      <w:r w:rsidR="0060040D">
        <w:rPr>
          <w:noProof w:val="0"/>
        </w:rPr>
        <w:t xml:space="preserve"> (</w:t>
      </w:r>
      <w:r w:rsidR="0060040D">
        <w:rPr>
          <w:noProof w:val="0"/>
        </w:rPr>
        <w:fldChar w:fldCharType="begin"/>
      </w:r>
      <w:r w:rsidR="0060040D">
        <w:rPr>
          <w:noProof w:val="0"/>
        </w:rPr>
        <w:instrText xml:space="preserve"> REF _Ref90373446 \h </w:instrText>
      </w:r>
      <w:r w:rsidR="0060040D">
        <w:rPr>
          <w:noProof w:val="0"/>
        </w:rPr>
      </w:r>
      <w:r w:rsidR="0060040D">
        <w:rPr>
          <w:noProof w:val="0"/>
        </w:rPr>
        <w:fldChar w:fldCharType="separate"/>
      </w:r>
      <w:r w:rsidR="0060040D">
        <w:t>Figure 2</w:t>
      </w:r>
      <w:r w:rsidR="0060040D">
        <w:rPr>
          <w:noProof w:val="0"/>
        </w:rPr>
        <w:fldChar w:fldCharType="end"/>
      </w:r>
      <w:r w:rsidR="0060040D">
        <w:rPr>
          <w:noProof w:val="0"/>
        </w:rPr>
        <w:t>).</w:t>
      </w:r>
      <w:r w:rsidR="009720E5">
        <w:rPr>
          <w:noProof w:val="0"/>
        </w:rPr>
        <w:t xml:space="preserve"> </w:t>
      </w:r>
      <w:r w:rsidR="004738E0">
        <w:rPr>
          <w:noProof w:val="0"/>
        </w:rPr>
        <w:t>This was a rationalistic way of knowing and depicting the world</w:t>
      </w:r>
      <w:r w:rsidR="00AC7848">
        <w:rPr>
          <w:noProof w:val="0"/>
        </w:rPr>
        <w:t xml:space="preserve">. With all of this work prior </w:t>
      </w:r>
      <w:r w:rsidR="00565BA2">
        <w:t>to graduate school, I was responding to modernist depiction</w:t>
      </w:r>
      <w:r w:rsidR="005A0A5D">
        <w:t>s</w:t>
      </w:r>
      <w:r w:rsidR="00565BA2">
        <w:t xml:space="preserve"> of </w:t>
      </w:r>
      <w:r w:rsidR="00565BA2">
        <w:lastRenderedPageBreak/>
        <w:t>realit</w:t>
      </w:r>
      <w:r w:rsidR="00E148BE">
        <w:t>y</w:t>
      </w:r>
      <w:r w:rsidR="0009276C">
        <w:t xml:space="preserve"> that arose out of early modernism</w:t>
      </w:r>
      <w:r w:rsidR="00E148BE">
        <w:t xml:space="preserve">. </w:t>
      </w:r>
      <w:r w:rsidR="00565BA2">
        <w:t xml:space="preserve">I was seduced by modernism’s </w:t>
      </w:r>
      <w:r w:rsidR="00D33DAB">
        <w:t>logical and mathematical</w:t>
      </w:r>
      <w:r w:rsidR="00565BA2">
        <w:t xml:space="preserve"> ways of conceiving reality. </w:t>
      </w:r>
    </w:p>
    <w:p w14:paraId="451BF1CD" w14:textId="77777777" w:rsidR="003B1CA2" w:rsidRDefault="003B1CA2">
      <w:pPr>
        <w:pStyle w:val="EndNoteBibliography"/>
        <w:keepNext/>
        <w:spacing w:line="480" w:lineRule="auto"/>
        <w:ind w:firstLine="0"/>
        <w:jc w:val="center"/>
        <w:pPrChange w:id="22" w:author="Elizabeth" w:date="2022-04-19T12:56:00Z">
          <w:pPr>
            <w:pStyle w:val="EndNoteBibliography"/>
            <w:keepNext/>
            <w:spacing w:line="480" w:lineRule="auto"/>
            <w:ind w:firstLine="0"/>
          </w:pPr>
        </w:pPrChange>
      </w:pPr>
      <w:r>
        <w:drawing>
          <wp:inline distT="0" distB="0" distL="0" distR="0" wp14:anchorId="70447898" wp14:editId="7CD5218B">
            <wp:extent cx="5754861" cy="437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93401" cy="4401254"/>
                    </a:xfrm>
                    <a:prstGeom prst="rect">
                      <a:avLst/>
                    </a:prstGeom>
                  </pic:spPr>
                </pic:pic>
              </a:graphicData>
            </a:graphic>
          </wp:inline>
        </w:drawing>
      </w:r>
    </w:p>
    <w:p w14:paraId="3A45481D" w14:textId="723FAFEE" w:rsidR="003B1CA2" w:rsidRPr="003B1CA2" w:rsidRDefault="003B1CA2">
      <w:pPr>
        <w:pStyle w:val="Caption"/>
        <w:ind w:firstLine="0"/>
        <w:jc w:val="center"/>
        <w:pPrChange w:id="23" w:author="Elizabeth" w:date="2022-04-19T12:59:00Z">
          <w:pPr>
            <w:pStyle w:val="Caption"/>
          </w:pPr>
        </w:pPrChange>
      </w:pPr>
      <w:bookmarkStart w:id="24" w:name="_Ref90373446"/>
      <w:bookmarkStart w:id="25" w:name="_Ref90373441"/>
      <w:bookmarkStart w:id="26" w:name="_Toc101198190"/>
      <w:r>
        <w:t xml:space="preserve">Figure </w:t>
      </w:r>
      <w:fldSimple w:instr=" SEQ Figure \* ARABIC ">
        <w:r w:rsidR="00A91C2E">
          <w:rPr>
            <w:noProof/>
          </w:rPr>
          <w:t>2</w:t>
        </w:r>
      </w:fldSimple>
      <w:bookmarkEnd w:id="24"/>
      <w:r>
        <w:t xml:space="preserve"> </w:t>
      </w:r>
      <w:ins w:id="27" w:author="Elizabeth" w:date="2022-04-19T12:58:00Z">
        <w:r w:rsidR="00681B40">
          <w:t xml:space="preserve">“This Must Be the Place” </w:t>
        </w:r>
      </w:ins>
      <w:ins w:id="28" w:author="Elizabeth" w:date="2022-04-19T12:59:00Z">
        <w:r w:rsidR="00681B40">
          <w:t xml:space="preserve">(diptych), </w:t>
        </w:r>
      </w:ins>
      <w:ins w:id="29" w:author="Elizabeth" w:date="2022-04-19T12:58:00Z">
        <w:r w:rsidR="00681B40">
          <w:t xml:space="preserve">Lizzy Storm, charcoal, conte crayon, and acrylic on canvas, 32 </w:t>
        </w:r>
      </w:ins>
      <w:ins w:id="30" w:author="Elizabeth" w:date="2022-04-19T12:59:00Z">
        <w:r w:rsidR="00681B40">
          <w:t>x 24 inches each, 2016</w:t>
        </w:r>
      </w:ins>
      <w:del w:id="31" w:author="Elizabeth" w:date="2022-04-19T12:58:00Z">
        <w:r w:rsidDel="00681B40">
          <w:delText>Yellowknife Bay Mars</w:delText>
        </w:r>
      </w:del>
      <w:bookmarkEnd w:id="25"/>
      <w:bookmarkEnd w:id="26"/>
    </w:p>
    <w:p w14:paraId="18BD7CDB" w14:textId="77777777" w:rsidR="003B1CA2" w:rsidRDefault="003B1CA2" w:rsidP="0055064A"/>
    <w:p w14:paraId="38FA6321" w14:textId="7A32B66C" w:rsidR="00CD0879" w:rsidRDefault="00DB26C3" w:rsidP="0055064A">
      <w:r>
        <w:t xml:space="preserve">I </w:t>
      </w:r>
      <w:r w:rsidR="004920F9">
        <w:t>engag</w:t>
      </w:r>
      <w:r w:rsidR="00DC4EAA">
        <w:t>e</w:t>
      </w:r>
      <w:r>
        <w:t>d</w:t>
      </w:r>
      <w:r w:rsidR="004920F9">
        <w:t xml:space="preserve"> with late 20</w:t>
      </w:r>
      <w:r w:rsidR="009A7681">
        <w:rPr>
          <w:vertAlign w:val="superscript"/>
        </w:rPr>
        <w:t xml:space="preserve">th </w:t>
      </w:r>
      <w:r w:rsidR="009A7681">
        <w:t>century</w:t>
      </w:r>
      <w:r w:rsidR="008E0CC0">
        <w:t xml:space="preserve"> </w:t>
      </w:r>
      <w:r w:rsidR="006437B5">
        <w:t>post</w:t>
      </w:r>
      <w:r w:rsidR="00EB3274">
        <w:t xml:space="preserve"> </w:t>
      </w:r>
      <w:r w:rsidR="006437B5">
        <w:t>modernism</w:t>
      </w:r>
      <w:r w:rsidR="009A7681">
        <w:t xml:space="preserve"> in </w:t>
      </w:r>
      <w:r w:rsidR="008446F5">
        <w:t>the humanities</w:t>
      </w:r>
      <w:r w:rsidR="009A7681">
        <w:t xml:space="preserve"> and art</w:t>
      </w:r>
      <w:r w:rsidR="006C1554">
        <w:t xml:space="preserve"> more fully</w:t>
      </w:r>
      <w:r>
        <w:t xml:space="preserve"> for my graduate research</w:t>
      </w:r>
      <w:r w:rsidR="006C1554">
        <w:t>.</w:t>
      </w:r>
      <w:r w:rsidR="00EC2558">
        <w:t xml:space="preserve"> (multi-</w:t>
      </w:r>
      <w:r w:rsidR="004027C5">
        <w:t>image photo illustration figure</w:t>
      </w:r>
      <w:r w:rsidR="0063272C">
        <w:t xml:space="preserve"> (</w:t>
      </w:r>
      <w:r w:rsidR="009947BA">
        <w:t xml:space="preserve">sculpture in the expanded field diagram, Robert </w:t>
      </w:r>
      <w:proofErr w:type="spellStart"/>
      <w:r w:rsidR="009947BA">
        <w:t>smithson</w:t>
      </w:r>
      <w:proofErr w:type="spellEnd"/>
      <w:r w:rsidR="009947BA">
        <w:t>, etc.? not sure what I meant by photo illustration… what artists</w:t>
      </w:r>
      <w:r w:rsidR="00D33DAB">
        <w:t xml:space="preserve"> – artists who engage with nature and phenomena</w:t>
      </w:r>
      <w:r w:rsidR="009947BA">
        <w:t>?) It seems t</w:t>
      </w:r>
      <w:r w:rsidR="0026639C">
        <w:t>he 20</w:t>
      </w:r>
      <w:r w:rsidR="0026639C" w:rsidRPr="00F76039">
        <w:rPr>
          <w:vertAlign w:val="superscript"/>
        </w:rPr>
        <w:t>th</w:t>
      </w:r>
      <w:r w:rsidR="0026639C">
        <w:t xml:space="preserve"> century’s scientific</w:t>
      </w:r>
      <w:r w:rsidR="009947BA">
        <w:t xml:space="preserve"> progress and the resulting</w:t>
      </w:r>
      <w:r w:rsidR="0026639C">
        <w:t xml:space="preserve"> technological </w:t>
      </w:r>
      <w:r w:rsidR="00883034">
        <w:t xml:space="preserve">atmosphere </w:t>
      </w:r>
      <w:r w:rsidR="00962CE0">
        <w:t>have</w:t>
      </w:r>
      <w:r w:rsidR="005744EC">
        <w:t xml:space="preserve"> rendered old models of conceiving reality obsolete</w:t>
      </w:r>
      <w:r w:rsidR="00CA298D">
        <w:t xml:space="preserve">. </w:t>
      </w:r>
      <w:r w:rsidR="00AC7848">
        <w:t xml:space="preserve">Points, lines, and planes have become nodes, flows, and networks. </w:t>
      </w:r>
      <w:r w:rsidR="00845872">
        <w:t>I’ve yet to form a sense of what th</w:t>
      </w:r>
      <w:r w:rsidR="00A30E39">
        <w:t>is contemporary</w:t>
      </w:r>
      <w:r w:rsidR="00845872">
        <w:t xml:space="preserve"> </w:t>
      </w:r>
      <w:r w:rsidR="00DA0743">
        <w:t>reality</w:t>
      </w:r>
      <w:r w:rsidR="00845872">
        <w:t xml:space="preserve"> </w:t>
      </w:r>
      <w:r w:rsidR="00845872" w:rsidRPr="00681B40">
        <w:rPr>
          <w:i/>
          <w:iCs/>
        </w:rPr>
        <w:t>looks</w:t>
      </w:r>
      <w:r w:rsidR="00845872">
        <w:t xml:space="preserve"> like for me</w:t>
      </w:r>
      <w:r w:rsidR="00BB5CD2">
        <w:t xml:space="preserve">. </w:t>
      </w:r>
      <w:r w:rsidR="00883034">
        <w:t xml:space="preserve">The typically static media of drawing </w:t>
      </w:r>
      <w:r w:rsidR="00883034">
        <w:lastRenderedPageBreak/>
        <w:t>and painting do</w:t>
      </w:r>
      <w:r w:rsidR="00C55837">
        <w:t xml:space="preserve"> not</w:t>
      </w:r>
      <w:r w:rsidR="00883034">
        <w:t xml:space="preserve"> easily accommodate the flexibility and dynamism characteristic of</w:t>
      </w:r>
      <w:r w:rsidR="00480410">
        <w:t xml:space="preserve"> </w:t>
      </w:r>
      <w:r w:rsidR="00883034">
        <w:t xml:space="preserve">contemporary </w:t>
      </w:r>
      <w:r w:rsidR="00F57E24">
        <w:t>conceptions of reality.</w:t>
      </w:r>
      <w:r>
        <w:t xml:space="preserve"> This has led me to a</w:t>
      </w:r>
      <w:r w:rsidR="00480410">
        <w:t xml:space="preserve"> </w:t>
      </w:r>
      <w:r>
        <w:t>reevaluation of the</w:t>
      </w:r>
      <w:r w:rsidR="00EB3274">
        <w:t xml:space="preserve"> medium and</w:t>
      </w:r>
      <w:r>
        <w:t xml:space="preserve"> materials of my practice, seeking a closer connection to nature through physical media, yet yearning for the technological vision of high-speed video</w:t>
      </w:r>
      <w:r w:rsidR="0098713F">
        <w:t xml:space="preserve"> and aerial photography</w:t>
      </w:r>
      <w:r>
        <w:t>.</w:t>
      </w:r>
    </w:p>
    <w:p w14:paraId="31CE1A18" w14:textId="3ECD2746" w:rsidR="000D2536" w:rsidRDefault="00C37EE3">
      <w:r>
        <w:t>T</w:t>
      </w:r>
      <w:r w:rsidR="00480410">
        <w:t>o uncover some of the origins of my assumptions about vision and art, t</w:t>
      </w:r>
      <w:r w:rsidR="004145BE">
        <w:t>his</w:t>
      </w:r>
      <w:r w:rsidR="00C05115">
        <w:t xml:space="preserve"> thesis will </w:t>
      </w:r>
      <w:r w:rsidR="0098713F">
        <w:t>trace</w:t>
      </w:r>
      <w:r w:rsidR="00E06EE4">
        <w:t xml:space="preserve"> a</w:t>
      </w:r>
      <w:r w:rsidR="00477809">
        <w:t xml:space="preserve"> limited</w:t>
      </w:r>
      <w:r w:rsidR="00E06EE4">
        <w:t xml:space="preserve"> </w:t>
      </w:r>
      <w:r w:rsidR="0098713F">
        <w:t>course</w:t>
      </w:r>
      <w:r w:rsidR="00E06EE4">
        <w:t xml:space="preserve"> through early modern notions of image making</w:t>
      </w:r>
      <w:r w:rsidR="00C4141E">
        <w:t xml:space="preserve"> and point to how they could have laid the foundation for 20</w:t>
      </w:r>
      <w:r w:rsidR="00C4141E" w:rsidRPr="00681B40">
        <w:rPr>
          <w:vertAlign w:val="superscript"/>
        </w:rPr>
        <w:t>th</w:t>
      </w:r>
      <w:r w:rsidR="00C4141E">
        <w:t xml:space="preserve"> century modernism. </w:t>
      </w:r>
      <w:r w:rsidR="0089719B">
        <w:t>Some of what I have found the most interesting in relation to my work are theories based on o</w:t>
      </w:r>
      <w:r w:rsidR="0049675E">
        <w:t>ptical devices</w:t>
      </w:r>
      <w:r w:rsidR="00C4141E">
        <w:t>, like early cameras, the telescope, and others,</w:t>
      </w:r>
      <w:r w:rsidR="0089719B">
        <w:t xml:space="preserve"> which </w:t>
      </w:r>
      <w:r w:rsidR="0098713F">
        <w:t xml:space="preserve">find </w:t>
      </w:r>
      <w:r w:rsidR="00E06EE4">
        <w:t>connections to conceptions of realit</w:t>
      </w:r>
      <w:r w:rsidR="0049675E">
        <w:t>y</w:t>
      </w:r>
      <w:r w:rsidR="0089719B">
        <w:t xml:space="preserve">. </w:t>
      </w:r>
      <w:r w:rsidR="00C4141E">
        <w:t>Early cameras</w:t>
      </w:r>
      <w:r w:rsidR="00A276F9">
        <w:t xml:space="preserve">, photography, and </w:t>
      </w:r>
      <w:r w:rsidR="00480410">
        <w:t>cinema</w:t>
      </w:r>
      <w:r w:rsidR="00A276F9">
        <w:t xml:space="preserve"> will </w:t>
      </w:r>
      <w:r w:rsidR="0026639C">
        <w:t>surface</w:t>
      </w:r>
      <w:r w:rsidR="00635E46">
        <w:t xml:space="preserve">, but definite answers on their influence will not. </w:t>
      </w:r>
      <w:r w:rsidR="00AC5708">
        <w:t>I wonder</w:t>
      </w:r>
      <w:r w:rsidR="00C55837">
        <w:t>,</w:t>
      </w:r>
      <w:r w:rsidR="00591BD6">
        <w:t xml:space="preserve"> what obsolete models of portraying reality </w:t>
      </w:r>
      <w:r w:rsidR="00C55837">
        <w:t>have I</w:t>
      </w:r>
      <w:r w:rsidR="001B11C5">
        <w:t xml:space="preserve"> </w:t>
      </w:r>
      <w:r w:rsidR="00591BD6">
        <w:t xml:space="preserve">inherited from </w:t>
      </w:r>
      <w:r>
        <w:t>the</w:t>
      </w:r>
      <w:r w:rsidR="00591BD6">
        <w:t xml:space="preserve"> </w:t>
      </w:r>
      <w:commentRangeStart w:id="32"/>
      <w:r w:rsidR="00591BD6">
        <w:t>pa</w:t>
      </w:r>
      <w:r w:rsidR="0087253A">
        <w:t>st</w:t>
      </w:r>
      <w:commentRangeEnd w:id="32"/>
      <w:r w:rsidR="00477809">
        <w:rPr>
          <w:rStyle w:val="CommentReference"/>
        </w:rPr>
        <w:commentReference w:id="32"/>
      </w:r>
      <w:r w:rsidR="00883034">
        <w:t xml:space="preserve">? </w:t>
      </w:r>
      <w:r w:rsidR="000D2536">
        <w:t>Modernist theories of visuality are being critically examined to this day, and I will speak to some art and writing from the late 20</w:t>
      </w:r>
      <w:r w:rsidR="000D2536" w:rsidRPr="00681B40">
        <w:rPr>
          <w:vertAlign w:val="superscript"/>
        </w:rPr>
        <w:t>th</w:t>
      </w:r>
      <w:r w:rsidR="000D2536">
        <w:t xml:space="preserve"> and early 21</w:t>
      </w:r>
      <w:r w:rsidR="000D2536" w:rsidRPr="00681B40">
        <w:rPr>
          <w:vertAlign w:val="superscript"/>
        </w:rPr>
        <w:t>st</w:t>
      </w:r>
      <w:r w:rsidR="000D2536">
        <w:t xml:space="preserve"> century</w:t>
      </w:r>
      <w:r w:rsidR="00883034">
        <w:t>.</w:t>
      </w:r>
      <w:r w:rsidR="00CE49AE">
        <w:t xml:space="preserve"> </w:t>
      </w:r>
      <w:r>
        <w:t xml:space="preserve">With this thesis, I </w:t>
      </w:r>
      <w:r w:rsidR="009B6FF3">
        <w:t>will</w:t>
      </w:r>
      <w:r>
        <w:t xml:space="preserve"> outlin</w:t>
      </w:r>
      <w:r w:rsidR="009B6FF3">
        <w:t>e</w:t>
      </w:r>
      <w:r>
        <w:t xml:space="preserve"> some of the larger ideas that inform my practice</w:t>
      </w:r>
      <w:r w:rsidR="009B6FF3">
        <w:t xml:space="preserve">. I’ll also share </w:t>
      </w:r>
      <w:r>
        <w:t>how my work changed when doing critical research</w:t>
      </w:r>
      <w:r w:rsidR="00C55837">
        <w:t xml:space="preserve">. Finally, I will share some </w:t>
      </w:r>
      <w:r w:rsidR="009B6FF3">
        <w:t xml:space="preserve">reflections on my thesis body of work and exhibition. </w:t>
      </w:r>
      <w:r>
        <w:t xml:space="preserve"> </w:t>
      </w:r>
    </w:p>
    <w:p w14:paraId="37E60CD1" w14:textId="7C6B8F84" w:rsidR="00FC107E" w:rsidRDefault="00B37D09" w:rsidP="00681B40">
      <w:pPr>
        <w:pStyle w:val="TableofFigures"/>
      </w:pPr>
      <w:r>
        <w:tab/>
      </w:r>
      <w:r w:rsidR="001A701C">
        <w:t>Witnessing</w:t>
      </w:r>
      <w:r w:rsidR="00654A6D">
        <w:t xml:space="preserve"> new</w:t>
      </w:r>
      <w:r w:rsidR="00296881">
        <w:t xml:space="preserve"> models of perceiving reality </w:t>
      </w:r>
      <w:r w:rsidR="00654A6D">
        <w:t>has</w:t>
      </w:r>
      <w:r w:rsidR="00296881">
        <w:t xml:space="preserve"> led </w:t>
      </w:r>
      <w:r w:rsidR="00654A6D">
        <w:t>me t</w:t>
      </w:r>
      <w:r w:rsidR="00296881">
        <w:t>o reevaluat</w:t>
      </w:r>
      <w:r w:rsidR="00654A6D">
        <w:t>e</w:t>
      </w:r>
      <w:r w:rsidR="00296881">
        <w:t xml:space="preserve"> </w:t>
      </w:r>
      <w:r w:rsidR="003E51BE">
        <w:t>the</w:t>
      </w:r>
      <w:r w:rsidR="00296881">
        <w:t xml:space="preserve"> so-called fundamental building blocks</w:t>
      </w:r>
      <w:r w:rsidR="00457C90">
        <w:t xml:space="preserve"> of my own practice</w:t>
      </w:r>
      <w:r w:rsidR="002D7D7B">
        <w:t>.</w:t>
      </w:r>
      <w:r w:rsidR="00DC7C92">
        <w:t xml:space="preserve"> </w:t>
      </w:r>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r w:rsidR="00EC7CD5">
        <w:t>The action-based works on paper leverage invisible forces and signal to permanency and physical embodiment, deepened through an engagement with archetypal materials. My</w:t>
      </w:r>
      <w:r w:rsidR="00457C90">
        <w:t xml:space="preserve"> expanded drawing and painting practice </w:t>
      </w:r>
      <w:r w:rsidR="00EC7CD5">
        <w:t xml:space="preserve">looks into </w:t>
      </w:r>
      <w:r w:rsidR="00457C90">
        <w:t xml:space="preserve">static and dynamic representations of stripped-down patterns modeled from nature; like circular bursts, splintering branches, or the meander of a wave. Time-based media renders an altogether separate point of view. By presenting high-speed documentary footage </w:t>
      </w:r>
      <w:r w:rsidR="00457C90">
        <w:lastRenderedPageBreak/>
        <w:t xml:space="preserve">alongside artifacts of this abstraction practice, </w:t>
      </w:r>
      <w:r w:rsidR="00FA30F6">
        <w:t>my work</w:t>
      </w:r>
      <w:r w:rsidR="00457C90">
        <w:t xml:space="preserve"> speculate</w:t>
      </w:r>
      <w:r w:rsidR="00FA30F6">
        <w:t>s</w:t>
      </w:r>
      <w:r w:rsidR="00457C90">
        <w:t xml:space="preserve"> on the role</w:t>
      </w:r>
      <w:r w:rsidR="001A4856">
        <w:t>s</w:t>
      </w:r>
      <w:r w:rsidR="00457C90">
        <w:t xml:space="preserve"> sensing and recording technologies have in altering perceptions and observations of reality. </w:t>
      </w:r>
      <w:r w:rsidR="00FC107E">
        <w:br w:type="page"/>
      </w:r>
    </w:p>
    <w:p w14:paraId="2FA073E0" w14:textId="565C2B42" w:rsidR="004C6494" w:rsidRPr="004C6494" w:rsidRDefault="004C6494" w:rsidP="00681B40">
      <w:pPr>
        <w:pStyle w:val="TableofFigures"/>
        <w:spacing w:line="240" w:lineRule="auto"/>
      </w:pPr>
    </w:p>
    <w:p w14:paraId="286602D7" w14:textId="22384B7A" w:rsidR="00846DE4" w:rsidRDefault="00D24A43" w:rsidP="00574AFB">
      <w:pPr>
        <w:pStyle w:val="Heading1"/>
        <w:numPr>
          <w:ilvl w:val="0"/>
          <w:numId w:val="2"/>
        </w:numPr>
        <w:spacing w:before="0" w:after="0"/>
        <w:rPr>
          <w:szCs w:val="24"/>
        </w:rPr>
      </w:pPr>
      <w:bookmarkStart w:id="33" w:name="_Toc101198069"/>
      <w:r>
        <w:rPr>
          <w:szCs w:val="24"/>
        </w:rPr>
        <w:t>Old Media</w:t>
      </w:r>
      <w:bookmarkEnd w:id="33"/>
    </w:p>
    <w:p w14:paraId="22345759" w14:textId="73349F47" w:rsidR="00C0428C" w:rsidRDefault="00C0428C">
      <w:pPr>
        <w:pStyle w:val="EndNoteBibliography"/>
        <w:spacing w:line="480" w:lineRule="auto"/>
        <w:rPr>
          <w:noProof w:val="0"/>
        </w:rPr>
      </w:pPr>
      <w:r w:rsidRPr="007A2142">
        <w:rPr>
          <w:noProof w:val="0"/>
        </w:rPr>
        <w:t xml:space="preserve">My practice begins with observation. </w:t>
      </w:r>
      <w:r>
        <w:rPr>
          <w:noProof w:val="0"/>
        </w:rPr>
        <w:t xml:space="preserve">I like to get lost in </w:t>
      </w:r>
      <w:proofErr w:type="gramStart"/>
      <w:r>
        <w:rPr>
          <w:noProof w:val="0"/>
        </w:rPr>
        <w:t>nature</w:t>
      </w:r>
      <w:r w:rsidR="00F9357B">
        <w:rPr>
          <w:noProof w:val="0"/>
        </w:rPr>
        <w:t>;</w:t>
      </w:r>
      <w:proofErr w:type="gramEnd"/>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 xml:space="preserve">y impulse is to pin it down somehow; to </w:t>
      </w:r>
      <w:r w:rsidR="009B6FF3">
        <w:rPr>
          <w:noProof w:val="0"/>
        </w:rPr>
        <w:t xml:space="preserve">describe it, </w:t>
      </w:r>
      <w:r w:rsidRPr="007A2142">
        <w:rPr>
          <w:noProof w:val="0"/>
        </w:rPr>
        <w:t>remember it, to honor its existence, this remarkable</w:t>
      </w:r>
      <w:r>
        <w:rPr>
          <w:noProof w:val="0"/>
        </w:rPr>
        <w:t xml:space="preserve">, fleeting </w:t>
      </w:r>
      <w:r w:rsidRPr="007A2142">
        <w:rPr>
          <w:noProof w:val="0"/>
        </w:rPr>
        <w:t xml:space="preserve">phenomenon. </w:t>
      </w:r>
      <w:r w:rsidR="00DC7C92">
        <w:rPr>
          <w:noProof w:val="0"/>
        </w:rPr>
        <w:t xml:space="preserve">Some questions arise. </w:t>
      </w:r>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w:t>
      </w:r>
      <w:r w:rsidR="0089031A">
        <w:rPr>
          <w:noProof w:val="0"/>
        </w:rPr>
        <w:t xml:space="preserve"> (a camera, the senses)</w:t>
      </w:r>
      <w:r w:rsidRPr="007A2142">
        <w:rPr>
          <w:noProof w:val="0"/>
        </w:rPr>
        <w:t>, influence the record?</w:t>
      </w:r>
      <w:r w:rsidR="00DC7C92">
        <w:rPr>
          <w:noProof w:val="0"/>
        </w:rPr>
        <w:t xml:space="preserve"> Can a static image convey the dynamism of natural processes? </w:t>
      </w:r>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p>
    <w:p w14:paraId="2F350545" w14:textId="49947211" w:rsidR="005E04DF" w:rsidRPr="00EC103B" w:rsidRDefault="000831D7" w:rsidP="00574AFB">
      <w:pPr>
        <w:pStyle w:val="Heading2"/>
        <w:spacing w:before="0"/>
        <w:rPr>
          <w:szCs w:val="24"/>
        </w:rPr>
      </w:pPr>
      <w:bookmarkStart w:id="34" w:name="_Toc101198070"/>
      <w:bookmarkEnd w:id="34"/>
      <w:r>
        <w:rPr>
          <w:szCs w:val="24"/>
        </w:rPr>
        <w:t xml:space="preserve"> </w:t>
      </w:r>
      <w:bookmarkStart w:id="35" w:name="_Toc101198071"/>
      <w:r w:rsidR="004C7E6F">
        <w:rPr>
          <w:szCs w:val="24"/>
        </w:rPr>
        <w:t>E</w:t>
      </w:r>
      <w:r w:rsidR="00C0428C">
        <w:rPr>
          <w:szCs w:val="24"/>
        </w:rPr>
        <w:t>arly modern visions</w:t>
      </w:r>
      <w:bookmarkEnd w:id="35"/>
      <w:r w:rsidR="00C0428C">
        <w:rPr>
          <w:szCs w:val="24"/>
        </w:rPr>
        <w:t xml:space="preserve"> </w:t>
      </w:r>
    </w:p>
    <w:p w14:paraId="58DEC30B" w14:textId="34568E21" w:rsidR="0058541A" w:rsidRDefault="00711A69" w:rsidP="00C0428C">
      <w:pPr>
        <w:pStyle w:val="EndNoteBibliography"/>
        <w:spacing w:line="480" w:lineRule="auto"/>
        <w:rPr>
          <w:noProof w:val="0"/>
        </w:rPr>
      </w:pPr>
      <w:r w:rsidRPr="007A2142">
        <w:rPr>
          <w:noProof w:val="0"/>
        </w:rPr>
        <w:t xml:space="preserve">At the foundation of my practice are ideas, mostly inherited, around “observation” and “learning to see”. The primacy of vision is deeply rooted in my psyche. </w:t>
      </w:r>
      <w:r w:rsidR="00F37EF3">
        <w:rPr>
          <w:noProof w:val="0"/>
        </w:rPr>
        <w:t>Do</w:t>
      </w:r>
      <w:r w:rsidRPr="007A2142">
        <w:rPr>
          <w:noProof w:val="0"/>
        </w:rPr>
        <w:t xml:space="preserve"> visual artists think the visual sense is the most important? Looking back at myself as a young visual artist, I did. </w:t>
      </w:r>
      <w:r w:rsidR="007E0565">
        <w:rPr>
          <w:noProof w:val="0"/>
        </w:rPr>
        <w:t xml:space="preserve">Why wouldn’t I? </w:t>
      </w:r>
      <w:r w:rsidRPr="007A2142">
        <w:rPr>
          <w:noProof w:val="0"/>
        </w:rPr>
        <w:t>I became preoccupied with representational drawing as a way of seeing</w:t>
      </w:r>
      <w:r w:rsidR="003E5CCB">
        <w:rPr>
          <w:noProof w:val="0"/>
        </w:rPr>
        <w:t xml:space="preserve"> and knowing</w:t>
      </w:r>
      <w:r w:rsidRPr="007A2142">
        <w:rPr>
          <w:noProof w:val="0"/>
        </w:rPr>
        <w:t>.</w:t>
      </w:r>
      <w:r w:rsidR="00AC4473">
        <w:rPr>
          <w:noProof w:val="0"/>
        </w:rPr>
        <w:t xml:space="preserve"> </w:t>
      </w:r>
      <w:r w:rsidR="00AC4473" w:rsidRPr="007A2142">
        <w:rPr>
          <w:noProof w:val="0"/>
        </w:rPr>
        <w:t>I thought I could sense more about a thing if I was able to draw it deftly.</w:t>
      </w:r>
      <w:r w:rsidRPr="007A2142">
        <w:rPr>
          <w:noProof w:val="0"/>
        </w:rPr>
        <w:t xml:space="preserve"> </w:t>
      </w:r>
      <w:r w:rsidR="009E396B" w:rsidRPr="00681B40">
        <w:rPr>
          <w:i/>
          <w:iCs/>
          <w:noProof w:val="0"/>
        </w:rPr>
        <w:t>(</w:t>
      </w:r>
      <w:proofErr w:type="gramStart"/>
      <w:r w:rsidR="009E396B" w:rsidRPr="00681B40">
        <w:rPr>
          <w:i/>
          <w:iCs/>
          <w:noProof w:val="0"/>
        </w:rPr>
        <w:t>my</w:t>
      </w:r>
      <w:proofErr w:type="gramEnd"/>
      <w:r w:rsidR="009E396B" w:rsidRPr="00681B40">
        <w:rPr>
          <w:i/>
          <w:iCs/>
          <w:noProof w:val="0"/>
        </w:rPr>
        <w:t xml:space="preserve"> practice</w:t>
      </w:r>
      <w:r w:rsidR="009E396B">
        <w:rPr>
          <w:i/>
          <w:iCs/>
          <w:noProof w:val="0"/>
        </w:rPr>
        <w:t>, the theme,</w:t>
      </w:r>
      <w:r w:rsidR="009E396B" w:rsidRPr="00681B40">
        <w:rPr>
          <w:i/>
          <w:iCs/>
          <w:noProof w:val="0"/>
        </w:rPr>
        <w:t xml:space="preserve"> and the questions)</w:t>
      </w:r>
    </w:p>
    <w:p w14:paraId="751A121B" w14:textId="61D59573" w:rsidR="00ED4896" w:rsidRDefault="0058541A">
      <w:pPr>
        <w:pStyle w:val="EndNoteBibliography"/>
        <w:spacing w:line="480" w:lineRule="auto"/>
        <w:rPr>
          <w:noProof w:val="0"/>
        </w:rPr>
      </w:pPr>
      <w:r>
        <w:rPr>
          <w:noProof w:val="0"/>
        </w:rPr>
        <w:t xml:space="preserve">Early on, </w:t>
      </w:r>
      <w:r w:rsidR="00600DF7">
        <w:rPr>
          <w:noProof w:val="0"/>
        </w:rPr>
        <w:t xml:space="preserve">I recognized this in the expert sketches of Renaissance master, Leonardo </w:t>
      </w:r>
      <w:r w:rsidR="00990CAD">
        <w:rPr>
          <w:noProof w:val="0"/>
        </w:rPr>
        <w:t xml:space="preserve">da </w:t>
      </w:r>
      <w:r w:rsidR="00600DF7">
        <w:rPr>
          <w:noProof w:val="0"/>
        </w:rPr>
        <w:t xml:space="preserve">Vinci. </w:t>
      </w:r>
      <w:r>
        <w:rPr>
          <w:noProof w:val="0"/>
        </w:rPr>
        <w:t>By the time I was learning to draw and paint as an undergrad</w:t>
      </w:r>
      <w:r w:rsidR="009231F9">
        <w:rPr>
          <w:noProof w:val="0"/>
        </w:rPr>
        <w:t>uate student</w:t>
      </w:r>
      <w:r>
        <w:rPr>
          <w:noProof w:val="0"/>
        </w:rPr>
        <w:t xml:space="preserve">, the </w:t>
      </w:r>
      <w:r w:rsidR="00990CAD">
        <w:rPr>
          <w:noProof w:val="0"/>
        </w:rPr>
        <w:t xml:space="preserve">da </w:t>
      </w:r>
      <w:r>
        <w:rPr>
          <w:noProof w:val="0"/>
        </w:rPr>
        <w:t xml:space="preserve">Vinci </w:t>
      </w:r>
      <w:r>
        <w:rPr>
          <w:noProof w:val="0"/>
        </w:rPr>
        <w:lastRenderedPageBreak/>
        <w:t>notebooks had become a popular scholarly topi</w:t>
      </w:r>
      <w:r w:rsidR="0098713F">
        <w:rPr>
          <w:noProof w:val="0"/>
        </w:rPr>
        <w:t>c and were frequently referred to in my drawing lectures</w:t>
      </w:r>
      <w:r>
        <w:rPr>
          <w:noProof w:val="0"/>
        </w:rPr>
        <w:t xml:space="preserve">. </w:t>
      </w:r>
      <w:r w:rsidR="00E9142F">
        <w:rPr>
          <w:noProof w:val="0"/>
        </w:rPr>
        <w:t>One of the main lessons was “economy of line”</w:t>
      </w:r>
      <w:r w:rsidR="00216EA4">
        <w:rPr>
          <w:noProof w:val="0"/>
        </w:rPr>
        <w:t>. Another was the range of tight detail and loose description. Viewing the sketches as a thought process, I remember analyzing the artist’s attention.</w:t>
      </w:r>
      <w:r w:rsidR="007E0565">
        <w:rPr>
          <w:noProof w:val="0"/>
        </w:rPr>
        <w:t xml:space="preserve"> </w:t>
      </w:r>
      <w:r w:rsidR="00CE353D">
        <w:rPr>
          <w:noProof w:val="0"/>
        </w:rPr>
        <w:t xml:space="preserve">Around the time I graduated </w:t>
      </w:r>
      <w:r w:rsidR="009231F9">
        <w:rPr>
          <w:noProof w:val="0"/>
        </w:rPr>
        <w:t>with my Bachelor’s</w:t>
      </w:r>
      <w:r w:rsidR="00CE353D">
        <w:rPr>
          <w:noProof w:val="0"/>
        </w:rPr>
        <w:t xml:space="preserve"> in 2012, I came across the Hockney-Falco thesis in </w:t>
      </w:r>
      <w:r w:rsidR="00CE353D">
        <w:rPr>
          <w:i/>
          <w:iCs/>
          <w:noProof w:val="0"/>
        </w:rPr>
        <w:t>Secret Knowledge: Rediscovering the Lost Techniques of the Old Masters</w:t>
      </w:r>
      <w:r w:rsidR="00CE353D">
        <w:rPr>
          <w:noProof w:val="0"/>
        </w:rPr>
        <w:t>.</w:t>
      </w:r>
      <w:r w:rsidR="007E0565">
        <w:rPr>
          <w:noProof w:val="0"/>
        </w:rPr>
        <w:t xml:space="preserve"> Its </w:t>
      </w:r>
      <w:r w:rsidR="00E50206">
        <w:rPr>
          <w:noProof w:val="0"/>
        </w:rPr>
        <w:t xml:space="preserve">much-debated theory says that optical drawing aides were almost certainly used by Renaissance masters, with proof in the form of analyzed artworks. Though the book itself was generally attacked from all sides, historically, forensically, it was the first instance I linked optical devices with worldviews or models of reality. </w:t>
      </w:r>
      <w:r w:rsidR="00CE353D">
        <w:rPr>
          <w:noProof w:val="0"/>
        </w:rPr>
        <w:t xml:space="preserve"> </w:t>
      </w:r>
      <w:r w:rsidR="009E396B" w:rsidRPr="00681B40">
        <w:rPr>
          <w:i/>
          <w:iCs/>
          <w:noProof w:val="0"/>
        </w:rPr>
        <w:t>(…where that led)</w:t>
      </w:r>
    </w:p>
    <w:p w14:paraId="56DDC7DA" w14:textId="77777777" w:rsidR="00962CE0" w:rsidRDefault="00962CE0" w:rsidP="00962CE0">
      <w:pPr>
        <w:pStyle w:val="EndNoteBibliography"/>
        <w:keepNext/>
        <w:spacing w:line="480" w:lineRule="auto"/>
        <w:ind w:firstLine="0"/>
        <w:jc w:val="center"/>
      </w:pPr>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p>
    <w:p w14:paraId="5333BE0E" w14:textId="438689AC" w:rsidR="00962CE0" w:rsidRDefault="00962CE0" w:rsidP="00681B40">
      <w:pPr>
        <w:pStyle w:val="Caption"/>
        <w:jc w:val="center"/>
      </w:pPr>
      <w:bookmarkStart w:id="36" w:name="_Toc101198191"/>
      <w:r>
        <w:t xml:space="preserve">Figure </w:t>
      </w:r>
      <w:fldSimple w:instr=" SEQ Figure \* ARABIC ">
        <w:r w:rsidR="00A91C2E">
          <w:rPr>
            <w:noProof/>
          </w:rPr>
          <w:t>3</w:t>
        </w:r>
      </w:fldSimple>
      <w:r>
        <w:t>. da Vinci placeholder image 1</w:t>
      </w:r>
      <w:r w:rsidR="00883C17">
        <w:t>(water turbulence drawing – take from Kemp book with citation)</w:t>
      </w:r>
      <w:bookmarkEnd w:id="36"/>
    </w:p>
    <w:p w14:paraId="442EE6BA" w14:textId="77777777" w:rsidR="00962CE0" w:rsidRDefault="00962CE0" w:rsidP="00746DE3">
      <w:pPr>
        <w:pStyle w:val="EndNoteBibliography"/>
        <w:spacing w:line="480" w:lineRule="auto"/>
        <w:rPr>
          <w:noProof w:val="0"/>
        </w:rPr>
      </w:pPr>
    </w:p>
    <w:p w14:paraId="1D3E52B4" w14:textId="1AC73B84" w:rsidR="00454F54" w:rsidRDefault="00C45C1B" w:rsidP="00746DE3">
      <w:pPr>
        <w:pStyle w:val="EndNoteBibliography"/>
        <w:spacing w:line="480" w:lineRule="auto"/>
        <w:rPr>
          <w:noProof w:val="0"/>
        </w:rPr>
      </w:pPr>
      <w:r>
        <w:rPr>
          <w:noProof w:val="0"/>
        </w:rPr>
        <w:t>I started to think</w:t>
      </w:r>
      <w:r w:rsidR="007E0565">
        <w:rPr>
          <w:noProof w:val="0"/>
        </w:rPr>
        <w:t xml:space="preserve"> more</w:t>
      </w:r>
      <w:r>
        <w:rPr>
          <w:noProof w:val="0"/>
        </w:rPr>
        <w:t xml:space="preserve"> about how n</w:t>
      </w:r>
      <w:r w:rsidR="00457C90">
        <w:rPr>
          <w:noProof w:val="0"/>
        </w:rPr>
        <w:t xml:space="preserve">ew tools gave artists of the European Renaissance </w:t>
      </w:r>
      <w:r w:rsidR="00F0511B">
        <w:rPr>
          <w:noProof w:val="0"/>
        </w:rPr>
        <w:t>novel</w:t>
      </w:r>
      <w:r w:rsidR="00457C90">
        <w:rPr>
          <w:noProof w:val="0"/>
        </w:rPr>
        <w:t xml:space="preserve"> ways to envision of the world. </w:t>
      </w:r>
      <w:r w:rsidR="008C1E3D">
        <w:rPr>
          <w:noProof w:val="0"/>
        </w:rPr>
        <w:t xml:space="preserve">If their optical tools led to ontological and philosophical developments, what impact </w:t>
      </w:r>
      <w:r w:rsidR="002F01C6">
        <w:rPr>
          <w:noProof w:val="0"/>
        </w:rPr>
        <w:t>are</w:t>
      </w:r>
      <w:r w:rsidR="008C1E3D">
        <w:rPr>
          <w:noProof w:val="0"/>
        </w:rPr>
        <w:t xml:space="preserve"> modern technology </w:t>
      </w:r>
      <w:r w:rsidR="002F01C6">
        <w:rPr>
          <w:noProof w:val="0"/>
        </w:rPr>
        <w:t>having</w:t>
      </w:r>
      <w:r w:rsidR="008C1E3D">
        <w:rPr>
          <w:noProof w:val="0"/>
        </w:rPr>
        <w:t xml:space="preserve"> </w:t>
      </w:r>
      <w:r w:rsidR="002F01C6">
        <w:rPr>
          <w:noProof w:val="0"/>
        </w:rPr>
        <w:t xml:space="preserve">on our </w:t>
      </w:r>
      <w:r w:rsidR="008C1E3D">
        <w:rPr>
          <w:noProof w:val="0"/>
        </w:rPr>
        <w:t xml:space="preserve">perceptions of reality? </w:t>
      </w:r>
      <w:r w:rsidR="00457C90">
        <w:rPr>
          <w:noProof w:val="0"/>
        </w:rPr>
        <w:t xml:space="preserve">Lens technology and architectural perspective drawing, guided by geometry and mathematics, </w:t>
      </w:r>
      <w:r w:rsidR="00746DE3">
        <w:rPr>
          <w:noProof w:val="0"/>
        </w:rPr>
        <w:t xml:space="preserve">provided a rigorous framework to build visions of reality according to rules reflective of society’s </w:t>
      </w:r>
      <w:r w:rsidR="00E16A18">
        <w:rPr>
          <w:noProof w:val="0"/>
        </w:rPr>
        <w:t xml:space="preserve">monotheistic </w:t>
      </w:r>
      <w:r w:rsidR="00746DE3">
        <w:rPr>
          <w:noProof w:val="0"/>
        </w:rPr>
        <w:t>values.</w:t>
      </w:r>
      <w:r w:rsidR="002B3C69">
        <w:rPr>
          <w:noProof w:val="0"/>
        </w:rPr>
        <w:t xml:space="preserve"> </w:t>
      </w:r>
      <w:r w:rsidR="008C1E3D">
        <w:rPr>
          <w:noProof w:val="0"/>
        </w:rPr>
        <w:t xml:space="preserve">It was important to me to look into the role of linear </w:t>
      </w:r>
      <w:proofErr w:type="gramStart"/>
      <w:r w:rsidR="008C1E3D">
        <w:rPr>
          <w:noProof w:val="0"/>
        </w:rPr>
        <w:t>perspective, because</w:t>
      </w:r>
      <w:proofErr w:type="gramEnd"/>
      <w:r w:rsidR="008C1E3D">
        <w:rPr>
          <w:noProof w:val="0"/>
        </w:rPr>
        <w:t xml:space="preserve"> I had used it as a model of space and reality that I was previously uncritical of.</w:t>
      </w:r>
      <w:r w:rsidR="0078046A">
        <w:rPr>
          <w:noProof w:val="0"/>
        </w:rPr>
        <w:t xml:space="preserve"> “Growing out of the </w:t>
      </w:r>
      <w:r w:rsidR="00454F54">
        <w:rPr>
          <w:noProof w:val="0"/>
        </w:rPr>
        <w:t xml:space="preserve">late medieval fascination with the metaphysical implications of light… </w:t>
      </w:r>
      <w:r w:rsidR="00454F54">
        <w:rPr>
          <w:noProof w:val="0"/>
        </w:rPr>
        <w:lastRenderedPageBreak/>
        <w:t xml:space="preserve">linear perspective came to symbolize harmony between the mathematical regularities in optics and God’s will”, writes Martin Jay in </w:t>
      </w:r>
      <w:proofErr w:type="spellStart"/>
      <w:r w:rsidR="00454F54">
        <w:rPr>
          <w:i/>
          <w:iCs/>
          <w:noProof w:val="0"/>
        </w:rPr>
        <w:t>Scopic</w:t>
      </w:r>
      <w:proofErr w:type="spellEnd"/>
      <w:r w:rsidR="00454F54">
        <w:rPr>
          <w:i/>
          <w:iCs/>
          <w:noProof w:val="0"/>
        </w:rPr>
        <w:t xml:space="preserve"> Regimes of Modernity</w:t>
      </w:r>
      <w:r w:rsidR="00454F54">
        <w:rPr>
          <w:noProof w:val="0"/>
        </w:rPr>
        <w:t>.</w:t>
      </w:r>
      <w:r w:rsidR="00454F54">
        <w:rPr>
          <w:rStyle w:val="FootnoteReference"/>
          <w:noProof w:val="0"/>
        </w:rPr>
        <w:footnoteReference w:id="3"/>
      </w:r>
      <w:r w:rsidR="00F76CD8">
        <w:rPr>
          <w:noProof w:val="0"/>
        </w:rPr>
        <w:t xml:space="preserve"> </w:t>
      </w:r>
    </w:p>
    <w:p w14:paraId="142A5781" w14:textId="4F701F75" w:rsidR="00953947" w:rsidRDefault="00E16A18">
      <w:pPr>
        <w:pStyle w:val="EndNoteBibliography"/>
        <w:spacing w:line="480" w:lineRule="auto"/>
        <w:rPr>
          <w:noProof w:val="0"/>
        </w:rPr>
      </w:pPr>
      <w:r>
        <w:rPr>
          <w:noProof w:val="0"/>
        </w:rPr>
        <w:t xml:space="preserve">American art critic </w:t>
      </w:r>
      <w:r w:rsidR="008C1E3D">
        <w:rPr>
          <w:noProof w:val="0"/>
        </w:rPr>
        <w:t xml:space="preserve">Jonathan </w:t>
      </w:r>
      <w:proofErr w:type="spellStart"/>
      <w:r w:rsidR="00B17DBC">
        <w:rPr>
          <w:noProof w:val="0"/>
        </w:rPr>
        <w:t>Crary</w:t>
      </w:r>
      <w:proofErr w:type="spellEnd"/>
      <w:r w:rsidR="00B17DBC">
        <w:rPr>
          <w:noProof w:val="0"/>
        </w:rPr>
        <w:t xml:space="preserve"> argues that western philosophy adopted the camera </w:t>
      </w:r>
      <w:r w:rsidR="00466CB0">
        <w:rPr>
          <w:noProof w:val="0"/>
        </w:rPr>
        <w:t>obscura</w:t>
      </w:r>
      <w:r w:rsidR="00B40628">
        <w:rPr>
          <w:noProof w:val="0"/>
        </w:rPr>
        <w:t>,</w:t>
      </w:r>
      <w:r w:rsidR="00ED4896">
        <w:rPr>
          <w:noProof w:val="0"/>
        </w:rPr>
        <w:t xml:space="preserve"> </w:t>
      </w:r>
      <w:r w:rsidR="00B17DBC">
        <w:rPr>
          <w:noProof w:val="0"/>
        </w:rPr>
        <w:t xml:space="preserve">formalized in Europe around the turn of the seventeenth century, as </w:t>
      </w:r>
      <w:proofErr w:type="gramStart"/>
      <w:r w:rsidR="00B17DBC">
        <w:rPr>
          <w:noProof w:val="0"/>
        </w:rPr>
        <w:t>a</w:t>
      </w:r>
      <w:proofErr w:type="gramEnd"/>
      <w:r w:rsidR="00B17DBC">
        <w:rPr>
          <w:noProof w:val="0"/>
        </w:rPr>
        <w:t xml:space="preserve"> </w:t>
      </w:r>
      <w:r>
        <w:rPr>
          <w:noProof w:val="0"/>
        </w:rPr>
        <w:t xml:space="preserve">epistemological </w:t>
      </w:r>
      <w:r w:rsidR="00B17DBC">
        <w:rPr>
          <w:noProof w:val="0"/>
        </w:rPr>
        <w:t>framework for</w:t>
      </w:r>
      <w:r w:rsidR="00466CB0">
        <w:rPr>
          <w:noProof w:val="0"/>
        </w:rPr>
        <w:t xml:space="preserve"> a perceiver receiving </w:t>
      </w:r>
      <w:r>
        <w:rPr>
          <w:noProof w:val="0"/>
        </w:rPr>
        <w:t xml:space="preserve">truthful </w:t>
      </w:r>
      <w:r w:rsidR="00B17DBC">
        <w:rPr>
          <w:noProof w:val="0"/>
        </w:rPr>
        <w:t>knowledge</w:t>
      </w:r>
      <w:r w:rsidR="00466CB0">
        <w:rPr>
          <w:noProof w:val="0"/>
        </w:rPr>
        <w:t xml:space="preserve"> about the natural world. </w:t>
      </w:r>
    </w:p>
    <w:p w14:paraId="30BA8B92" w14:textId="77777777" w:rsidR="008420B1" w:rsidRDefault="00962CE0" w:rsidP="00681B40">
      <w:pPr>
        <w:pStyle w:val="EndNoteBibliography"/>
        <w:keepNext/>
        <w:spacing w:line="480" w:lineRule="auto"/>
        <w:ind w:firstLine="0"/>
        <w:jc w:val="center"/>
      </w:pPr>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p>
    <w:p w14:paraId="6496BA2C" w14:textId="1AA0963D" w:rsidR="00962CE0" w:rsidRDefault="008420B1" w:rsidP="00681B40">
      <w:pPr>
        <w:pStyle w:val="Caption"/>
        <w:jc w:val="center"/>
      </w:pPr>
      <w:bookmarkStart w:id="37" w:name="_Toc101198192"/>
      <w:r>
        <w:t xml:space="preserve">Figure </w:t>
      </w:r>
      <w:fldSimple w:instr=" SEQ Figure \* ARABIC ">
        <w:r w:rsidR="00A91C2E">
          <w:rPr>
            <w:noProof/>
          </w:rPr>
          <w:t>4</w:t>
        </w:r>
      </w:fldSimple>
      <w:r>
        <w:t xml:space="preserve">. placeholder for </w:t>
      </w:r>
      <w:proofErr w:type="spellStart"/>
      <w:r>
        <w:t>decartes</w:t>
      </w:r>
      <w:proofErr w:type="spellEnd"/>
      <w:r>
        <w:t xml:space="preserve"> optics notebook drawing/publication engraving</w:t>
      </w:r>
      <w:bookmarkEnd w:id="37"/>
    </w:p>
    <w:p w14:paraId="60C4FC65" w14:textId="77777777" w:rsidR="008420B1" w:rsidRDefault="008420B1" w:rsidP="00746DE3">
      <w:pPr>
        <w:pStyle w:val="EndNoteBibliography"/>
        <w:spacing w:line="480" w:lineRule="auto"/>
      </w:pPr>
    </w:p>
    <w:p w14:paraId="6D7BDF27" w14:textId="4916E0A2" w:rsidR="00457C90" w:rsidRDefault="00E16A18" w:rsidP="00746DE3">
      <w:pPr>
        <w:pStyle w:val="EndNoteBibliography"/>
        <w:spacing w:line="480" w:lineRule="auto"/>
        <w:rPr>
          <w:noProof w:val="0"/>
        </w:rPr>
      </w:pPr>
      <w:r>
        <w:t xml:space="preserve">In addition to </w:t>
      </w:r>
      <w:r w:rsidR="000B1869">
        <w:t>the camera obscura, e</w:t>
      </w:r>
      <w:r w:rsidR="00746DE3">
        <w:t>arly</w:t>
      </w:r>
      <w:r w:rsidR="00457C90">
        <w:rPr>
          <w:noProof w:val="0"/>
        </w:rPr>
        <w:t xml:space="preserve"> telescopes and microscopes</w:t>
      </w:r>
      <w:r w:rsidR="00746DE3">
        <w:t xml:space="preserve"> made </w:t>
      </w:r>
      <w:r w:rsidR="00457C90">
        <w:rPr>
          <w:noProof w:val="0"/>
        </w:rPr>
        <w:t xml:space="preserve">images of previously concealed worlds </w:t>
      </w:r>
      <w:r w:rsidR="000B1869">
        <w:rPr>
          <w:noProof w:val="0"/>
        </w:rPr>
        <w:t>possible</w:t>
      </w:r>
      <w:r w:rsidR="00457C90">
        <w:rPr>
          <w:noProof w:val="0"/>
        </w:rPr>
        <w:t>.</w:t>
      </w:r>
      <w:r w:rsidR="00746DE3">
        <w:rPr>
          <w:noProof w:val="0"/>
        </w:rPr>
        <w:t xml:space="preserve"> The optical devices were hailed as a revolutionary advancement in the human pursuit of scientific knowledge about the universe.</w:t>
      </w:r>
      <w:r w:rsidR="00097DE5">
        <w:rPr>
          <w:noProof w:val="0"/>
        </w:rPr>
        <w:t xml:space="preserve"> </w:t>
      </w:r>
      <w:r w:rsidR="0008574D">
        <w:rPr>
          <w:noProof w:val="0"/>
        </w:rPr>
        <w:t>There</w:t>
      </w:r>
      <w:r w:rsidR="00457C90">
        <w:rPr>
          <w:noProof w:val="0"/>
        </w:rPr>
        <w:t xml:space="preserve"> was a rationalistic way of knowing and depicting the world</w:t>
      </w:r>
      <w:r w:rsidR="00F2100F">
        <w:rPr>
          <w:noProof w:val="0"/>
        </w:rPr>
        <w:t xml:space="preserve"> driven by the human sense of vision as a clear pathway to knowledge</w:t>
      </w:r>
      <w:r w:rsidR="00457C90">
        <w:rPr>
          <w:noProof w:val="0"/>
        </w:rPr>
        <w:t>.</w:t>
      </w:r>
      <w:r w:rsidR="003E5110">
        <w:rPr>
          <w:noProof w:val="0"/>
        </w:rPr>
        <w:t xml:space="preserve"> </w:t>
      </w:r>
    </w:p>
    <w:p w14:paraId="5537712F" w14:textId="77777777" w:rsidR="008420B1" w:rsidRDefault="008420B1" w:rsidP="00681B40">
      <w:pPr>
        <w:pStyle w:val="EndNoteBibliography"/>
        <w:keepNext/>
        <w:spacing w:line="480" w:lineRule="auto"/>
        <w:ind w:firstLine="0"/>
      </w:pPr>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14:paraId="62BE71CE" w14:textId="1B790A5E" w:rsidR="008420B1" w:rsidRDefault="008420B1" w:rsidP="00681B40">
      <w:pPr>
        <w:pStyle w:val="Caption"/>
        <w:jc w:val="center"/>
      </w:pPr>
      <w:bookmarkStart w:id="38" w:name="_Toc101198193"/>
      <w:r>
        <w:t xml:space="preserve">Figure </w:t>
      </w:r>
      <w:fldSimple w:instr=" SEQ Figure \* ARABIC ">
        <w:r w:rsidR="00A91C2E">
          <w:rPr>
            <w:noProof/>
          </w:rPr>
          <w:t>5</w:t>
        </w:r>
      </w:fldSimple>
      <w:r>
        <w:t>. placeholder image for Galileo astronomy ink drawings/paintings</w:t>
      </w:r>
      <w:bookmarkEnd w:id="38"/>
    </w:p>
    <w:p w14:paraId="47345661" w14:textId="6071FB34" w:rsidR="004B234A" w:rsidRDefault="004B234A" w:rsidP="00681B40">
      <w:pPr>
        <w:ind w:firstLine="0"/>
      </w:pPr>
    </w:p>
    <w:p w14:paraId="533CFCEB" w14:textId="2AAD31FD" w:rsidR="003E5110" w:rsidRDefault="003E5110" w:rsidP="003E5110">
      <w:pPr>
        <w:pStyle w:val="EndNoteBibliography"/>
        <w:spacing w:line="480" w:lineRule="auto"/>
        <w:rPr>
          <w:noProof w:val="0"/>
        </w:rPr>
      </w:pPr>
      <w:r>
        <w:rPr>
          <w:noProof w:val="0"/>
        </w:rPr>
        <w:t xml:space="preserve">I used </w:t>
      </w:r>
      <w:r w:rsidR="003B1D61">
        <w:rPr>
          <w:noProof w:val="0"/>
        </w:rPr>
        <w:t xml:space="preserve">the </w:t>
      </w:r>
      <w:r>
        <w:rPr>
          <w:noProof w:val="0"/>
        </w:rPr>
        <w:t>classical techniques</w:t>
      </w:r>
      <w:r w:rsidR="0047630A">
        <w:rPr>
          <w:noProof w:val="0"/>
        </w:rPr>
        <w:t xml:space="preserve"> of perspectival rendering</w:t>
      </w:r>
      <w:r>
        <w:rPr>
          <w:noProof w:val="0"/>
        </w:rPr>
        <w:t xml:space="preserve"> alongside images sourced from telescopes, for example, to give my work an early modern historicity.</w:t>
      </w:r>
      <w:r w:rsidR="0047630A">
        <w:rPr>
          <w:noProof w:val="0"/>
        </w:rPr>
        <w:t xml:space="preserve"> My mode of drawing with chalk alluded to the quick thoughts and sketches of a notebook study.</w:t>
      </w:r>
      <w:r w:rsidR="00D8017F">
        <w:rPr>
          <w:noProof w:val="0"/>
        </w:rPr>
        <w:t xml:space="preserve"> I used traditional warm and cool transparent glazes of acrylic to mimic the </w:t>
      </w:r>
      <w:r w:rsidR="0008574D">
        <w:rPr>
          <w:noProof w:val="0"/>
        </w:rPr>
        <w:t>classical style of painting</w:t>
      </w:r>
      <w:r w:rsidR="002D4FBA">
        <w:rPr>
          <w:noProof w:val="0"/>
        </w:rPr>
        <w:t>. (</w:t>
      </w:r>
      <w:r w:rsidR="002D4FBA">
        <w:rPr>
          <w:noProof w:val="0"/>
        </w:rPr>
        <w:fldChar w:fldCharType="begin"/>
      </w:r>
      <w:r w:rsidR="002D4FBA">
        <w:rPr>
          <w:noProof w:val="0"/>
        </w:rPr>
        <w:instrText xml:space="preserve"> REF _Ref90373217 \h </w:instrText>
      </w:r>
      <w:r w:rsidR="002D4FBA">
        <w:rPr>
          <w:noProof w:val="0"/>
        </w:rPr>
      </w:r>
      <w:r w:rsidR="002D4FBA">
        <w:rPr>
          <w:noProof w:val="0"/>
        </w:rPr>
        <w:fldChar w:fldCharType="separate"/>
      </w:r>
      <w:r w:rsidR="002D4FBA">
        <w:t>Figure 6</w:t>
      </w:r>
      <w:r w:rsidR="002D4FBA">
        <w:rPr>
          <w:noProof w:val="0"/>
        </w:rPr>
        <w:fldChar w:fldCharType="end"/>
      </w:r>
      <w:r w:rsidR="002D4FBA">
        <w:rPr>
          <w:noProof w:val="0"/>
        </w:rPr>
        <w:t xml:space="preserve">) </w:t>
      </w:r>
      <w:r w:rsidR="004933D1">
        <w:rPr>
          <w:noProof w:val="0"/>
        </w:rPr>
        <w:t>My 2016-2017</w:t>
      </w:r>
      <w:r w:rsidR="002D4FBA">
        <w:rPr>
          <w:noProof w:val="0"/>
        </w:rPr>
        <w:t xml:space="preserve"> painting “View of Yellowknife Bay, Mars” is based on a panoramic digital photograph sent to Earth from the NASA-JPL Rover on Mars, a site on the red planet near where the rover was landed. The landscape shows an ancient lakebed on Mars, which I thought was a poignant symbol of </w:t>
      </w:r>
      <w:r w:rsidR="004933D1">
        <w:rPr>
          <w:noProof w:val="0"/>
        </w:rPr>
        <w:t>deep, geological time scales.</w:t>
      </w:r>
    </w:p>
    <w:p w14:paraId="7BA784F9" w14:textId="77777777" w:rsidR="005063D9" w:rsidRDefault="003B1D61" w:rsidP="00681B40">
      <w:pPr>
        <w:pStyle w:val="EndNoteBibliography"/>
        <w:keepNext/>
        <w:spacing w:line="480" w:lineRule="auto"/>
        <w:ind w:firstLine="0"/>
        <w:jc w:val="center"/>
      </w:pPr>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p>
    <w:p w14:paraId="73699CCC" w14:textId="2CCD4871" w:rsidR="008420B1" w:rsidRDefault="005063D9" w:rsidP="00681B40">
      <w:pPr>
        <w:pStyle w:val="Caption"/>
        <w:spacing w:after="240"/>
      </w:pPr>
      <w:bookmarkStart w:id="39" w:name="_Ref90373217"/>
      <w:bookmarkStart w:id="40" w:name="_Toc101198194"/>
      <w:bookmarkStart w:id="41" w:name="_Ref101256382"/>
      <w:r>
        <w:t xml:space="preserve">Figure </w:t>
      </w:r>
      <w:fldSimple w:instr=" SEQ Figure \* ARABIC ">
        <w:r w:rsidR="00A91C2E">
          <w:rPr>
            <w:noProof/>
          </w:rPr>
          <w:t>6</w:t>
        </w:r>
      </w:fldSimple>
      <w:bookmarkEnd w:id="39"/>
      <w:r>
        <w:t xml:space="preserve"> "View of Yellowknife Bay, Mars" charcoal, pastel, conte crayon, and acrylic on canvas, 108" x 84", 2016-2017</w:t>
      </w:r>
      <w:bookmarkEnd w:id="40"/>
      <w:bookmarkEnd w:id="41"/>
    </w:p>
    <w:p w14:paraId="5406B9A2" w14:textId="779E32C1" w:rsidR="00AC4473" w:rsidRDefault="00990CAD" w:rsidP="00681B40">
      <w:pPr>
        <w:pStyle w:val="EndNoteBibliography"/>
        <w:spacing w:line="480" w:lineRule="auto"/>
      </w:pPr>
      <w:r>
        <w:rPr>
          <w:noProof w:val="0"/>
        </w:rPr>
        <w:t>I arrived at this recurring theme of optical devices</w:t>
      </w:r>
      <w:r w:rsidR="00C67705">
        <w:rPr>
          <w:noProof w:val="0"/>
        </w:rPr>
        <w:t xml:space="preserve"> in my practice, so</w:t>
      </w:r>
      <w:r w:rsidR="00B94AC7">
        <w:rPr>
          <w:noProof w:val="0"/>
        </w:rPr>
        <w:t xml:space="preserve"> I</w:t>
      </w:r>
      <w:r w:rsidR="00711A69" w:rsidRPr="007A2142">
        <w:rPr>
          <w:noProof w:val="0"/>
        </w:rPr>
        <w:t xml:space="preserve"> </w:t>
      </w:r>
      <w:r w:rsidR="00C67705">
        <w:rPr>
          <w:noProof w:val="0"/>
        </w:rPr>
        <w:t>continued to i</w:t>
      </w:r>
      <w:r w:rsidR="00711A69" w:rsidRPr="007A2142">
        <w:rPr>
          <w:noProof w:val="0"/>
        </w:rPr>
        <w:t>nvestigate vision itself.</w:t>
      </w:r>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r w:rsidR="003F75F4">
        <w:rPr>
          <w:noProof w:val="0"/>
        </w:rPr>
        <w:t xml:space="preserve">The concepts of image-making and perception were already stirring in my mind. </w:t>
      </w:r>
      <w:r w:rsidR="00097DE5">
        <w:rPr>
          <w:noProof w:val="0"/>
        </w:rPr>
        <w:t>I first reflected on the subjectivity of perception with this new dimension to my practice.</w:t>
      </w:r>
      <w:r w:rsidR="002E10CB">
        <w:rPr>
          <w:noProof w:val="0"/>
        </w:rPr>
        <w:t xml:space="preserve"> </w:t>
      </w:r>
    </w:p>
    <w:p w14:paraId="2FFD943B" w14:textId="491B8184" w:rsidR="00711A69" w:rsidRDefault="00AC4473">
      <w:pPr>
        <w:pStyle w:val="EndNoteBibliography"/>
        <w:spacing w:line="480" w:lineRule="auto"/>
      </w:pPr>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r w:rsidR="00B84117">
        <w:rPr>
          <w:noProof w:val="0"/>
        </w:rPr>
        <w:t>glimpse</w:t>
      </w:r>
      <w:r w:rsidRPr="007A2142">
        <w:rPr>
          <w:noProof w:val="0"/>
        </w:rPr>
        <w:t xml:space="preserve"> these same spatial ordering structures in forests. The comparison between the man-made and the living, organic structures was fascinating.</w:t>
      </w:r>
      <w:r w:rsidR="003F75F4">
        <w:rPr>
          <w:noProof w:val="0"/>
        </w:rPr>
        <w:t xml:space="preserve"> </w:t>
      </w:r>
      <w:r w:rsidRPr="007A2142">
        <w:rPr>
          <w:noProof w:val="0"/>
        </w:rPr>
        <w:t xml:space="preserve">I was studying perspective drawing and its </w:t>
      </w:r>
      <w:r>
        <w:rPr>
          <w:noProof w:val="0"/>
        </w:rPr>
        <w:t xml:space="preserve">historical, </w:t>
      </w:r>
      <w:r w:rsidRPr="007A2142">
        <w:rPr>
          <w:noProof w:val="0"/>
        </w:rPr>
        <w:t xml:space="preserve">cultural impact at that time. </w:t>
      </w:r>
      <w:r w:rsidR="003F75F4">
        <w:t xml:space="preserve">Clearly, </w:t>
      </w:r>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r w:rsidR="002E10CB">
        <w:t xml:space="preserve">I made artworks reflective of this Cartesian universe. (figure) </w:t>
      </w:r>
      <w:r>
        <w:t xml:space="preserve">In this context, I can also </w:t>
      </w:r>
      <w:r w:rsidR="008B4453">
        <w:t xml:space="preserve">bear in </w:t>
      </w:r>
      <w:r w:rsidR="008B4453">
        <w:lastRenderedPageBreak/>
        <w:t>mind</w:t>
      </w:r>
      <w:r>
        <w:t xml:space="preserve"> </w:t>
      </w:r>
      <w:r w:rsidRPr="007A2142">
        <w:t xml:space="preserve">how the way of drawing became a way of seeing and reinforced a rationalistic way of </w:t>
      </w:r>
      <w:r w:rsidR="009C13B4">
        <w:t>knowing reality.</w:t>
      </w:r>
    </w:p>
    <w:p w14:paraId="2B96D496" w14:textId="6AE9830A" w:rsidR="00E5554D" w:rsidRDefault="00641FF9">
      <w:pPr>
        <w:pStyle w:val="EndNoteBibliography"/>
        <w:spacing w:line="480" w:lineRule="auto"/>
      </w:pPr>
      <w:r>
        <w:t xml:space="preserve">I thought of the perspective system as a high abstraction. I thought of how information about a physical and material space was encoded into a lesser-dimensional system, and could then be retreived by the observer, almost as if reconstructed in their mind. </w:t>
      </w:r>
      <w:r w:rsidR="000E60E2">
        <w:t>I wanted to use that system to talk about space itself. I felt I needed to articulate something about how space is not “out there”, not just empty space, and not “outer space”. Perspective drawing was such a tactile way for me to engage with the expansive character of deep space</w:t>
      </w:r>
      <w:r w:rsidR="00F25554">
        <w:t xml:space="preserve">. </w:t>
      </w:r>
      <w:r w:rsidR="000E60E2">
        <w:t xml:space="preserve">The </w:t>
      </w:r>
      <w:r w:rsidR="009D6AED">
        <w:t xml:space="preserve">fluctuating </w:t>
      </w:r>
      <w:r w:rsidR="000E60E2">
        <w:t>scale</w:t>
      </w:r>
      <w:r w:rsidR="009D6AED">
        <w:t>s</w:t>
      </w:r>
      <w:r w:rsidR="000E60E2">
        <w:t xml:space="preserve"> of space that deep space can imply to our bodies when we encounter </w:t>
      </w:r>
      <w:r w:rsidR="009D6AED">
        <w:t>one</w:t>
      </w:r>
      <w:r w:rsidR="000E60E2">
        <w:t xml:space="preserve"> is something I was trying to capture with this work.</w:t>
      </w:r>
    </w:p>
    <w:p w14:paraId="2687950E" w14:textId="77777777" w:rsidR="008420B1" w:rsidRDefault="008420B1" w:rsidP="00681B40">
      <w:pPr>
        <w:pStyle w:val="EndNoteBibliography"/>
        <w:keepNext/>
        <w:spacing w:line="480" w:lineRule="auto"/>
        <w:ind w:firstLine="0"/>
        <w:jc w:val="center"/>
      </w:pPr>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p>
    <w:p w14:paraId="299BCBC1" w14:textId="060F519D" w:rsidR="008420B1" w:rsidRPr="007A2142" w:rsidRDefault="008420B1" w:rsidP="00681B40">
      <w:pPr>
        <w:pStyle w:val="Caption"/>
        <w:spacing w:after="240"/>
        <w:ind w:firstLine="0"/>
        <w:jc w:val="center"/>
      </w:pPr>
      <w:bookmarkStart w:id="42" w:name="_Toc101198195"/>
      <w:r>
        <w:t xml:space="preserve">Figure </w:t>
      </w:r>
      <w:fldSimple w:instr=" SEQ Figure \* ARABIC ">
        <w:r w:rsidR="00A91C2E">
          <w:rPr>
            <w:noProof/>
          </w:rPr>
          <w:t>7</w:t>
        </w:r>
      </w:fldSimple>
      <w:r>
        <w:t>. placeholder for past works</w:t>
      </w:r>
      <w:bookmarkEnd w:id="42"/>
    </w:p>
    <w:p w14:paraId="532DBD0A" w14:textId="4E1D18EB" w:rsidR="005E04DF" w:rsidRDefault="004E431D" w:rsidP="00BD300C">
      <w:pPr>
        <w:pStyle w:val="Heading2"/>
      </w:pPr>
      <w:bookmarkStart w:id="43" w:name="_Toc90309855"/>
      <w:bookmarkStart w:id="44" w:name="_Toc90318039"/>
      <w:bookmarkStart w:id="45" w:name="_Toc90374464"/>
      <w:bookmarkStart w:id="46" w:name="_Toc90376071"/>
      <w:bookmarkStart w:id="47" w:name="_Toc90376156"/>
      <w:bookmarkStart w:id="48" w:name="_Toc90381223"/>
      <w:bookmarkStart w:id="49" w:name="_Toc100588214"/>
      <w:bookmarkStart w:id="50" w:name="_Toc101198073"/>
      <w:bookmarkStart w:id="51" w:name="_Toc90309856"/>
      <w:bookmarkStart w:id="52" w:name="_Toc90318040"/>
      <w:bookmarkStart w:id="53" w:name="_Toc90374465"/>
      <w:bookmarkStart w:id="54" w:name="_Toc90376072"/>
      <w:bookmarkStart w:id="55" w:name="_Toc90376157"/>
      <w:bookmarkStart w:id="56" w:name="_Toc90381224"/>
      <w:bookmarkStart w:id="57" w:name="_Toc100588215"/>
      <w:bookmarkStart w:id="58" w:name="_Toc101198074"/>
      <w:bookmarkStart w:id="59" w:name="_Toc10119807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lastRenderedPageBreak/>
        <w:t>The threshold of our modernity</w:t>
      </w:r>
      <w:bookmarkEnd w:id="59"/>
    </w:p>
    <w:p w14:paraId="6FBB4A6E" w14:textId="61497C1C" w:rsidR="00F9217E" w:rsidRDefault="00D8017F" w:rsidP="009D6AED">
      <w:pPr>
        <w:pStyle w:val="EndNoteBibliography"/>
        <w:spacing w:line="480" w:lineRule="auto"/>
      </w:pPr>
      <w:r>
        <w:rPr>
          <w:noProof w:val="0"/>
        </w:rPr>
        <w:t>This burgeoning practice of mine coalesce</w:t>
      </w:r>
      <w:r w:rsidR="003E2E4F">
        <w:rPr>
          <w:noProof w:val="0"/>
        </w:rPr>
        <w:t>d</w:t>
      </w:r>
      <w:r>
        <w:rPr>
          <w:noProof w:val="0"/>
        </w:rPr>
        <w:t xml:space="preserve"> around the theme of vision. </w:t>
      </w:r>
      <w:r w:rsidR="00B80668">
        <w:t xml:space="preserve">While I thought </w:t>
      </w:r>
      <w:r w:rsidR="00F9217E">
        <w:t xml:space="preserve">about how </w:t>
      </w:r>
      <w:r w:rsidR="00B80668">
        <w:t>my</w:t>
      </w:r>
      <w:r w:rsidR="009D6AED">
        <w:t xml:space="preserve"> work with the 3-dimensional perspective grid, and later with the 2-dimensional grid, was referencing</w:t>
      </w:r>
      <w:r w:rsidR="00B80668">
        <w:t xml:space="preserve"> Cartesian perspectivalism and Rationalism, it was hinting at</w:t>
      </w:r>
      <w:r w:rsidR="009D6AED">
        <w:t xml:space="preserve"> modernism too. </w:t>
      </w:r>
      <w:r w:rsidR="00B80668">
        <w:t>When I saw the grids and cool cubic logic of modernist painting and sculpture, I wondered at the historical threads</w:t>
      </w:r>
      <w:r w:rsidR="00F9217E">
        <w:t xml:space="preserve"> tying the Renaissance to modernity. </w:t>
      </w:r>
      <w:r w:rsidR="00D63C6E">
        <w:t xml:space="preserve">If the telescope and microscope were following the logic of the singular eye of point-projection, what optical devices in the years intervening the Enlightenment and </w:t>
      </w:r>
      <w:r w:rsidR="00F25554">
        <w:t>M</w:t>
      </w:r>
      <w:r w:rsidR="00D46A86">
        <w:t>odernism</w:t>
      </w:r>
      <w:r w:rsidR="003E3FF3">
        <w:t xml:space="preserve"> broke from that pattern</w:t>
      </w:r>
      <w:r w:rsidR="00F25554">
        <w:t xml:space="preserve"> to propel us into Postmodernism</w:t>
      </w:r>
      <w:r w:rsidR="0085048E">
        <w:t>?</w:t>
      </w:r>
      <w:r w:rsidR="00F25554">
        <w:t xml:space="preserve"> </w:t>
      </w:r>
      <w:r w:rsidR="00F9217E">
        <w:t>I wondered how the invention of photography and cinema affected</w:t>
      </w:r>
      <w:r w:rsidR="00F25554">
        <w:t xml:space="preserve"> the arts from a critical perspectice. I brought these lines of questioning with me to graduate school</w:t>
      </w:r>
      <w:r w:rsidR="0085048E">
        <w:t>.</w:t>
      </w:r>
    </w:p>
    <w:p w14:paraId="63941B37" w14:textId="241317BF" w:rsidR="000E7617" w:rsidRDefault="00F9217E">
      <w:pPr>
        <w:pStyle w:val="EndNoteBibliography"/>
        <w:spacing w:line="480" w:lineRule="auto"/>
      </w:pPr>
      <w:r>
        <w:t xml:space="preserve">I gained the intellectual framework in graduate school to study further into this topic and have found a trove of opinions and theories. </w:t>
      </w:r>
      <w:r w:rsidR="009D6AED">
        <w:t xml:space="preserve">Critic and theorist </w:t>
      </w:r>
      <w:r w:rsidR="009D6AED">
        <w:rPr>
          <w:noProof w:val="0"/>
        </w:rPr>
        <w:t xml:space="preserve">Jonathan </w:t>
      </w:r>
      <w:proofErr w:type="spellStart"/>
      <w:r w:rsidR="0073027E">
        <w:rPr>
          <w:noProof w:val="0"/>
        </w:rPr>
        <w:t>Crary</w:t>
      </w:r>
      <w:proofErr w:type="spellEnd"/>
      <w:r w:rsidR="0073027E">
        <w:rPr>
          <w:noProof w:val="0"/>
        </w:rPr>
        <w:t xml:space="preserve"> </w:t>
      </w:r>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r w:rsidR="00715FAB">
        <w:rPr>
          <w:noProof w:val="0"/>
        </w:rPr>
        <w:t xml:space="preserve">the </w:t>
      </w:r>
      <w:r w:rsidR="00671BEF">
        <w:rPr>
          <w:noProof w:val="0"/>
        </w:rPr>
        <w:t xml:space="preserve">1988 issue of </w:t>
      </w:r>
      <w:r w:rsidR="00671BEF" w:rsidRPr="00681B40">
        <w:rPr>
          <w:i/>
          <w:iCs/>
          <w:noProof w:val="0"/>
        </w:rPr>
        <w:t>October</w:t>
      </w:r>
      <w:r w:rsidR="004C4943">
        <w:rPr>
          <w:noProof w:val="0"/>
        </w:rPr>
        <w:t xml:space="preserve"> with </w:t>
      </w:r>
      <w:r w:rsidR="005A1599">
        <w:rPr>
          <w:noProof w:val="0"/>
        </w:rPr>
        <w:t xml:space="preserve">“Techniques of the Observer”. </w:t>
      </w:r>
      <w:proofErr w:type="spellStart"/>
      <w:r w:rsidR="000F669F">
        <w:rPr>
          <w:noProof w:val="0"/>
        </w:rPr>
        <w:t>Crary’s</w:t>
      </w:r>
      <w:proofErr w:type="spellEnd"/>
      <w:r w:rsidR="000F669F">
        <w:rPr>
          <w:noProof w:val="0"/>
        </w:rPr>
        <w:t xml:space="preserve"> reading of history</w:t>
      </w:r>
      <w:r w:rsidR="00C77F35">
        <w:rPr>
          <w:noProof w:val="0"/>
        </w:rPr>
        <w:t xml:space="preserve">, </w:t>
      </w:r>
      <w:r w:rsidR="00AB1EFB">
        <w:rPr>
          <w:noProof w:val="0"/>
        </w:rPr>
        <w:t xml:space="preserve">founded on a close reading of Goethe’s </w:t>
      </w:r>
      <w:r w:rsidR="00AB1EFB">
        <w:rPr>
          <w:i/>
          <w:iCs/>
          <w:noProof w:val="0"/>
        </w:rPr>
        <w:t xml:space="preserve">Theory of Colors </w:t>
      </w:r>
      <w:r w:rsidR="00AB1EFB">
        <w:rPr>
          <w:noProof w:val="0"/>
        </w:rPr>
        <w:t>(1810</w:t>
      </w:r>
      <w:proofErr w:type="gramStart"/>
      <w:r w:rsidR="00AB1EFB">
        <w:rPr>
          <w:noProof w:val="0"/>
        </w:rPr>
        <w:t>)</w:t>
      </w:r>
      <w:proofErr w:type="gramEnd"/>
      <w:r w:rsidR="00AB1EFB">
        <w:rPr>
          <w:noProof w:val="0"/>
        </w:rPr>
        <w:t xml:space="preserve"> and </w:t>
      </w:r>
      <w:r w:rsidR="00C77F35">
        <w:rPr>
          <w:noProof w:val="0"/>
        </w:rPr>
        <w:t>aided by modernist theorists Roland Barthes and Walter Benjamin,</w:t>
      </w:r>
      <w:r w:rsidR="000F669F">
        <w:rPr>
          <w:noProof w:val="0"/>
        </w:rPr>
        <w:t xml:space="preserve"> </w:t>
      </w:r>
      <w:r w:rsidR="00C77F35">
        <w:rPr>
          <w:noProof w:val="0"/>
        </w:rPr>
        <w:t>suggests</w:t>
      </w:r>
      <w:r w:rsidR="000F669F">
        <w:rPr>
          <w:noProof w:val="0"/>
        </w:rPr>
        <w:t xml:space="preserve"> t</w:t>
      </w:r>
      <w:r w:rsidR="00F42B27">
        <w:rPr>
          <w:noProof w:val="0"/>
        </w:rPr>
        <w:t>he early 19</w:t>
      </w:r>
      <w:r w:rsidR="00F42B27" w:rsidRPr="00681B40">
        <w:rPr>
          <w:noProof w:val="0"/>
          <w:vertAlign w:val="superscript"/>
        </w:rPr>
        <w:t>th</w:t>
      </w:r>
      <w:r w:rsidR="00F42B27">
        <w:rPr>
          <w:noProof w:val="0"/>
        </w:rPr>
        <w:t xml:space="preserve"> century</w:t>
      </w:r>
      <w:r w:rsidR="000F669F">
        <w:rPr>
          <w:noProof w:val="0"/>
        </w:rPr>
        <w:t xml:space="preserve"> is </w:t>
      </w:r>
      <w:r w:rsidR="00C77F35">
        <w:rPr>
          <w:noProof w:val="0"/>
        </w:rPr>
        <w:t xml:space="preserve">a historical period </w:t>
      </w:r>
      <w:r w:rsidR="00F42B27">
        <w:rPr>
          <w:noProof w:val="0"/>
        </w:rPr>
        <w:t xml:space="preserve">when physical optics merges with physics, </w:t>
      </w:r>
      <w:r w:rsidR="000F669F">
        <w:rPr>
          <w:noProof w:val="0"/>
        </w:rPr>
        <w:t>and p</w:t>
      </w:r>
      <w:r w:rsidR="00F42B27">
        <w:rPr>
          <w:noProof w:val="0"/>
        </w:rPr>
        <w:t>hysiological optics comes to dominate the study of vision.</w:t>
      </w:r>
      <w:r w:rsidR="00F42B27">
        <w:rPr>
          <w:rStyle w:val="FootnoteReference"/>
          <w:noProof w:val="0"/>
        </w:rPr>
        <w:footnoteReference w:id="4"/>
      </w:r>
      <w:r w:rsidR="00F42B27">
        <w:rPr>
          <w:noProof w:val="0"/>
        </w:rPr>
        <w:t xml:space="preserve"> </w:t>
      </w:r>
      <w:r w:rsidR="005A1599">
        <w:rPr>
          <w:noProof w:val="0"/>
        </w:rPr>
        <w:t xml:space="preserve">He </w:t>
      </w:r>
      <w:r w:rsidR="000F669F">
        <w:rPr>
          <w:noProof w:val="0"/>
        </w:rPr>
        <w:t>links</w:t>
      </w:r>
      <w:r w:rsidR="005A1599">
        <w:rPr>
          <w:noProof w:val="0"/>
        </w:rPr>
        <w:t xml:space="preserve"> </w:t>
      </w:r>
      <w:r w:rsidR="000F669F">
        <w:rPr>
          <w:noProof w:val="0"/>
        </w:rPr>
        <w:t>e</w:t>
      </w:r>
      <w:r w:rsidR="00FB2838">
        <w:rPr>
          <w:noProof w:val="0"/>
        </w:rPr>
        <w:t xml:space="preserve">arly Enlightenment </w:t>
      </w:r>
      <w:r w:rsidR="005A1599">
        <w:rPr>
          <w:noProof w:val="0"/>
        </w:rPr>
        <w:t xml:space="preserve">optical experiments </w:t>
      </w:r>
      <w:r w:rsidR="00FB2838">
        <w:rPr>
          <w:noProof w:val="0"/>
        </w:rPr>
        <w:t>and later</w:t>
      </w:r>
      <w:r w:rsidR="005A1599">
        <w:rPr>
          <w:noProof w:val="0"/>
        </w:rPr>
        <w:t xml:space="preserve"> </w:t>
      </w:r>
      <w:r w:rsidR="00FB2838">
        <w:rPr>
          <w:noProof w:val="0"/>
        </w:rPr>
        <w:t xml:space="preserve">Enlightenment and </w:t>
      </w:r>
      <w:r w:rsidR="009E3464">
        <w:rPr>
          <w:noProof w:val="0"/>
        </w:rPr>
        <w:t>R</w:t>
      </w:r>
      <w:r w:rsidR="00FB2838">
        <w:rPr>
          <w:noProof w:val="0"/>
        </w:rPr>
        <w:t>ationalist philosophers and theorists</w:t>
      </w:r>
      <w:r w:rsidR="00ED4896">
        <w:rPr>
          <w:noProof w:val="0"/>
        </w:rPr>
        <w:t xml:space="preserve"> to </w:t>
      </w:r>
      <w:r w:rsidR="00436D51">
        <w:rPr>
          <w:noProof w:val="0"/>
        </w:rPr>
        <w:t>the</w:t>
      </w:r>
      <w:r w:rsidR="000F669F">
        <w:rPr>
          <w:noProof w:val="0"/>
        </w:rPr>
        <w:t xml:space="preserve"> thinking of</w:t>
      </w:r>
      <w:r w:rsidR="00436D51">
        <w:rPr>
          <w:noProof w:val="0"/>
        </w:rPr>
        <w:t xml:space="preserve"> postmodernist</w:t>
      </w:r>
      <w:r w:rsidR="000F669F">
        <w:rPr>
          <w:noProof w:val="0"/>
        </w:rPr>
        <w:t>s</w:t>
      </w:r>
      <w:r w:rsidR="00436D51">
        <w:rPr>
          <w:noProof w:val="0"/>
        </w:rPr>
        <w:t xml:space="preserve"> and structuralists. </w:t>
      </w:r>
      <w:r w:rsidR="00C77F35">
        <w:rPr>
          <w:noProof w:val="0"/>
        </w:rPr>
        <w:t xml:space="preserve">His work is important to my study of vision and observation because he suggests how </w:t>
      </w:r>
      <w:r w:rsidR="009E3464">
        <w:rPr>
          <w:noProof w:val="0"/>
        </w:rPr>
        <w:t xml:space="preserve">studies into optics propelled by Goethe’s theory and </w:t>
      </w:r>
      <w:r w:rsidR="00C77F35">
        <w:rPr>
          <w:noProof w:val="0"/>
        </w:rPr>
        <w:t>optical devices of this period contribute to placing</w:t>
      </w:r>
      <w:r w:rsidR="00C21005">
        <w:rPr>
          <w:noProof w:val="0"/>
        </w:rPr>
        <w:t xml:space="preserve"> </w:t>
      </w:r>
      <w:r w:rsidR="00C77F35">
        <w:rPr>
          <w:noProof w:val="0"/>
        </w:rPr>
        <w:t>the observer in the physical, corporeal body.</w:t>
      </w:r>
    </w:p>
    <w:p w14:paraId="2A030EEB" w14:textId="6191F062" w:rsidR="00986AA0" w:rsidRDefault="00142C69" w:rsidP="007B5111">
      <w:pPr>
        <w:pStyle w:val="EndNoteBibliography"/>
        <w:spacing w:line="480" w:lineRule="auto"/>
        <w:rPr>
          <w:noProof w:val="0"/>
        </w:rPr>
      </w:pPr>
      <w:r>
        <w:rPr>
          <w:noProof w:val="0"/>
        </w:rPr>
        <w:lastRenderedPageBreak/>
        <w:t>His argument, which I find so interesting as a speculation on models of reality</w:t>
      </w:r>
      <w:r w:rsidR="006322B8">
        <w:rPr>
          <w:noProof w:val="0"/>
        </w:rPr>
        <w:t xml:space="preserve"> and visuality</w:t>
      </w:r>
      <w:r>
        <w:rPr>
          <w:noProof w:val="0"/>
        </w:rPr>
        <w:t>, is</w:t>
      </w:r>
      <w:r w:rsidR="000E7617">
        <w:rPr>
          <w:noProof w:val="0"/>
        </w:rPr>
        <w:t xml:space="preserve"> that, as a</w:t>
      </w:r>
      <w:r w:rsidR="000E1FFB">
        <w:rPr>
          <w:noProof w:val="0"/>
        </w:rPr>
        <w:t xml:space="preserve">n epistemological </w:t>
      </w:r>
      <w:r w:rsidR="000E7617">
        <w:rPr>
          <w:noProof w:val="0"/>
        </w:rPr>
        <w:t>model,</w:t>
      </w:r>
      <w:r>
        <w:rPr>
          <w:noProof w:val="0"/>
        </w:rPr>
        <w:t xml:space="preserve"> the camera obscura’s historic specificity to the early modern age becomes complicated at the turn of the 20</w:t>
      </w:r>
      <w:r w:rsidRPr="00681B40">
        <w:rPr>
          <w:vertAlign w:val="superscript"/>
        </w:rPr>
        <w:t>th</w:t>
      </w:r>
      <w:r>
        <w:rPr>
          <w:noProof w:val="0"/>
        </w:rPr>
        <w:t xml:space="preserve"> century with the emergence of early cinematic devices</w:t>
      </w:r>
      <w:r w:rsidR="006322B8">
        <w:rPr>
          <w:noProof w:val="0"/>
        </w:rPr>
        <w:t xml:space="preserve"> </w:t>
      </w:r>
      <w:r>
        <w:rPr>
          <w:noProof w:val="0"/>
        </w:rPr>
        <w:t>and is rendered</w:t>
      </w:r>
      <w:r w:rsidR="009D6AED">
        <w:rPr>
          <w:noProof w:val="0"/>
        </w:rPr>
        <w:t xml:space="preserve"> obsolete</w:t>
      </w:r>
      <w:r w:rsidR="00F01E5B">
        <w:rPr>
          <w:noProof w:val="0"/>
        </w:rPr>
        <w:t xml:space="preserve">. In contrast to what he perceives as an overarching acceptance of the continuity of a monocular world view from </w:t>
      </w:r>
      <w:proofErr w:type="spellStart"/>
      <w:r w:rsidR="00F01E5B">
        <w:rPr>
          <w:noProof w:val="0"/>
        </w:rPr>
        <w:t>perspectivalism</w:t>
      </w:r>
      <w:proofErr w:type="spellEnd"/>
      <w:r w:rsidR="00F01E5B">
        <w:rPr>
          <w:noProof w:val="0"/>
        </w:rPr>
        <w:t xml:space="preserve"> </w:t>
      </w:r>
      <w:r w:rsidR="006322B8">
        <w:rPr>
          <w:noProof w:val="0"/>
        </w:rPr>
        <w:t>to</w:t>
      </w:r>
      <w:r w:rsidR="00F01E5B">
        <w:rPr>
          <w:noProof w:val="0"/>
        </w:rPr>
        <w:t xml:space="preserve"> the </w:t>
      </w:r>
      <w:r w:rsidR="000E1FFB">
        <w:rPr>
          <w:noProof w:val="0"/>
        </w:rPr>
        <w:t xml:space="preserve">modern </w:t>
      </w:r>
      <w:r w:rsidR="00F01E5B">
        <w:rPr>
          <w:noProof w:val="0"/>
        </w:rPr>
        <w:t xml:space="preserve">photographic camera, he suggests a pivotal rupture occurs within the history of the science of optics and modern technology that disrupts that comfortable narrative. </w:t>
      </w:r>
      <w:r>
        <w:rPr>
          <w:noProof w:val="0"/>
        </w:rPr>
        <w:t xml:space="preserve">The interweaving </w:t>
      </w:r>
      <w:r w:rsidR="000E7617">
        <w:rPr>
          <w:noProof w:val="0"/>
        </w:rPr>
        <w:t>of practices of visuality and visualization, of science, mechanics, and technology</w:t>
      </w:r>
      <w:r w:rsidR="00E6175E">
        <w:rPr>
          <w:noProof w:val="0"/>
        </w:rPr>
        <w:t xml:space="preserve"> history</w:t>
      </w:r>
      <w:r w:rsidR="000E7617">
        <w:rPr>
          <w:noProof w:val="0"/>
        </w:rPr>
        <w:t xml:space="preserve">, and of philosophies of reality </w:t>
      </w:r>
      <w:r w:rsidR="00E6175E">
        <w:rPr>
          <w:noProof w:val="0"/>
        </w:rPr>
        <w:t xml:space="preserve">that is so interesting to me </w:t>
      </w:r>
      <w:r w:rsidR="000E7617">
        <w:rPr>
          <w:noProof w:val="0"/>
        </w:rPr>
        <w:t xml:space="preserve">is exemplified in this study by </w:t>
      </w:r>
      <w:proofErr w:type="spellStart"/>
      <w:r w:rsidR="000E7617">
        <w:rPr>
          <w:noProof w:val="0"/>
        </w:rPr>
        <w:t>Crary</w:t>
      </w:r>
      <w:proofErr w:type="spellEnd"/>
      <w:r w:rsidR="000E7617">
        <w:rPr>
          <w:noProof w:val="0"/>
        </w:rPr>
        <w:t xml:space="preserve">. </w:t>
      </w:r>
      <w:r w:rsidR="00194AA2">
        <w:rPr>
          <w:noProof w:val="0"/>
        </w:rPr>
        <w:t>He points out how studies</w:t>
      </w:r>
      <w:r w:rsidR="006700A6">
        <w:rPr>
          <w:noProof w:val="0"/>
        </w:rPr>
        <w:t xml:space="preserve"> into optics led to “proto-cinematic devices”</w:t>
      </w:r>
      <w:r w:rsidR="006700A6">
        <w:rPr>
          <w:rStyle w:val="FootnoteReference"/>
          <w:noProof w:val="0"/>
        </w:rPr>
        <w:footnoteReference w:id="5"/>
      </w:r>
      <w:r w:rsidR="006700A6">
        <w:rPr>
          <w:noProof w:val="0"/>
        </w:rPr>
        <w:t xml:space="preserve">, </w:t>
      </w:r>
      <w:r w:rsidR="00194AA2">
        <w:rPr>
          <w:noProof w:val="0"/>
        </w:rPr>
        <w:t xml:space="preserve">like </w:t>
      </w:r>
      <w:r w:rsidR="006700A6">
        <w:rPr>
          <w:noProof w:val="0"/>
        </w:rPr>
        <w:t xml:space="preserve">the thaumatrope, </w:t>
      </w:r>
      <w:proofErr w:type="spellStart"/>
      <w:r w:rsidR="006700A6">
        <w:rPr>
          <w:noProof w:val="0"/>
        </w:rPr>
        <w:t>phenakistiscope</w:t>
      </w:r>
      <w:proofErr w:type="spellEnd"/>
      <w:r w:rsidR="006700A6">
        <w:rPr>
          <w:noProof w:val="0"/>
        </w:rPr>
        <w:t>, zoetrope, kaleidoscope, and stereoscopic photography</w:t>
      </w:r>
      <w:r w:rsidR="00E6175E">
        <w:rPr>
          <w:noProof w:val="0"/>
        </w:rPr>
        <w:t>, which all work</w:t>
      </w:r>
      <w:r w:rsidR="00980CDF">
        <w:rPr>
          <w:noProof w:val="0"/>
        </w:rPr>
        <w:t>ed</w:t>
      </w:r>
      <w:r w:rsidR="00E6175E">
        <w:rPr>
          <w:noProof w:val="0"/>
        </w:rPr>
        <w:t xml:space="preserve"> on the </w:t>
      </w:r>
      <w:r w:rsidR="00202DCB">
        <w:rPr>
          <w:noProof w:val="0"/>
        </w:rPr>
        <w:t xml:space="preserve">actual physical </w:t>
      </w:r>
      <w:r w:rsidR="00E6175E">
        <w:rPr>
          <w:noProof w:val="0"/>
        </w:rPr>
        <w:t xml:space="preserve">visual system </w:t>
      </w:r>
      <w:r w:rsidR="00980CDF">
        <w:rPr>
          <w:noProof w:val="0"/>
        </w:rPr>
        <w:t xml:space="preserve">as well as </w:t>
      </w:r>
      <w:r w:rsidR="00E6175E">
        <w:rPr>
          <w:noProof w:val="0"/>
        </w:rPr>
        <w:t>expectations of vision in ways radically different from the culturally dominant optical device of the camera obscura</w:t>
      </w:r>
      <w:r w:rsidR="00FB3B4C">
        <w:rPr>
          <w:noProof w:val="0"/>
        </w:rPr>
        <w:t xml:space="preserve">. </w:t>
      </w:r>
      <w:r w:rsidR="00194AA2">
        <w:rPr>
          <w:noProof w:val="0"/>
        </w:rPr>
        <w:t xml:space="preserve">(fig) </w:t>
      </w:r>
      <w:r w:rsidR="00F01E5B">
        <w:rPr>
          <w:noProof w:val="0"/>
        </w:rPr>
        <w:t>In describing the key feature of the how the optical devices function</w:t>
      </w:r>
      <w:r w:rsidR="00E6175E">
        <w:rPr>
          <w:noProof w:val="0"/>
        </w:rPr>
        <w:t xml:space="preserve"> as models of reality</w:t>
      </w:r>
      <w:r w:rsidR="00F01E5B">
        <w:rPr>
          <w:noProof w:val="0"/>
        </w:rPr>
        <w:t xml:space="preserve">, </w:t>
      </w:r>
      <w:proofErr w:type="spellStart"/>
      <w:r w:rsidR="00F01E5B">
        <w:rPr>
          <w:noProof w:val="0"/>
        </w:rPr>
        <w:t>Crary</w:t>
      </w:r>
      <w:proofErr w:type="spellEnd"/>
      <w:r w:rsidR="00F01E5B">
        <w:rPr>
          <w:noProof w:val="0"/>
        </w:rPr>
        <w:t xml:space="preserve"> says </w:t>
      </w:r>
      <w:r w:rsidR="00FE51F6">
        <w:rPr>
          <w:noProof w:val="0"/>
        </w:rPr>
        <w:t>“</w:t>
      </w:r>
      <w:r w:rsidR="00F01E5B">
        <w:rPr>
          <w:noProof w:val="0"/>
        </w:rPr>
        <w:t>…</w:t>
      </w:r>
      <w:r w:rsidR="00FE51F6">
        <w:rPr>
          <w:noProof w:val="0"/>
        </w:rPr>
        <w:t xml:space="preserve"> though they provide access to ‘the real</w:t>
      </w:r>
      <w:r w:rsidR="00F01E5B">
        <w:rPr>
          <w:noProof w:val="0"/>
        </w:rPr>
        <w:t>,’ they make no claim that the real is anything other than a mechanical production.”</w:t>
      </w:r>
      <w:r w:rsidR="00F01E5B">
        <w:rPr>
          <w:rStyle w:val="FootnoteReference"/>
          <w:noProof w:val="0"/>
        </w:rPr>
        <w:footnoteReference w:id="6"/>
      </w:r>
      <w:r w:rsidR="003A2E77">
        <w:t xml:space="preserve"> </w:t>
      </w:r>
      <w:r w:rsidR="004C75C9">
        <w:rPr>
          <w:noProof w:val="0"/>
        </w:rPr>
        <w:t>The proto-cinematic devices worked on newfound knowledge of vision, such as the afterimage</w:t>
      </w:r>
      <w:r w:rsidR="003A2E77">
        <w:rPr>
          <w:noProof w:val="0"/>
        </w:rPr>
        <w:t xml:space="preserve">, to create </w:t>
      </w:r>
      <w:r w:rsidR="00986AA0">
        <w:rPr>
          <w:noProof w:val="0"/>
        </w:rPr>
        <w:t>the illusion of</w:t>
      </w:r>
      <w:r w:rsidR="003A2E77">
        <w:rPr>
          <w:noProof w:val="0"/>
        </w:rPr>
        <w:t xml:space="preserve"> moving pictures</w:t>
      </w:r>
      <w:r w:rsidR="00986AA0">
        <w:rPr>
          <w:noProof w:val="0"/>
        </w:rPr>
        <w:t xml:space="preserve"> before the eye</w:t>
      </w:r>
      <w:r w:rsidR="003A2E77">
        <w:rPr>
          <w:noProof w:val="0"/>
        </w:rPr>
        <w:t xml:space="preserve">, the most primitive of which might be a flipbook. </w:t>
      </w:r>
      <w:r w:rsidR="007B5111">
        <w:rPr>
          <w:noProof w:val="0"/>
        </w:rPr>
        <w:t>But</w:t>
      </w:r>
      <w:r w:rsidR="00986AA0">
        <w:rPr>
          <w:noProof w:val="0"/>
        </w:rPr>
        <w:t xml:space="preserve">, </w:t>
      </w:r>
      <w:proofErr w:type="spellStart"/>
      <w:r w:rsidR="00986AA0">
        <w:rPr>
          <w:noProof w:val="0"/>
        </w:rPr>
        <w:t>Crary</w:t>
      </w:r>
      <w:proofErr w:type="spellEnd"/>
      <w:r w:rsidR="00986AA0">
        <w:rPr>
          <w:noProof w:val="0"/>
        </w:rPr>
        <w:t xml:space="preserve"> points out,</w:t>
      </w:r>
      <w:r w:rsidR="007B5111">
        <w:rPr>
          <w:noProof w:val="0"/>
        </w:rPr>
        <w:t xml:space="preserve"> they made no attempt to conceal their mechanical trickery.</w:t>
      </w:r>
    </w:p>
    <w:p w14:paraId="5D5451BE" w14:textId="6508B65E" w:rsidR="008117C5" w:rsidRDefault="00E6175E" w:rsidP="00681B40">
      <w:r>
        <w:t>Looking into the historical influence of optical devices opens doors to theories about the aesthetic foundations of modernism.</w:t>
      </w:r>
      <w:r w:rsidR="007B5111">
        <w:t xml:space="preserve"> </w:t>
      </w:r>
      <w:r w:rsidR="00454BFA">
        <w:t xml:space="preserve">Pointing out this juncture historically gave me an indication for how to position my thoughts on the static versus the dynamic image. The jump from the </w:t>
      </w:r>
      <w:r w:rsidR="00454BFA">
        <w:lastRenderedPageBreak/>
        <w:t>orderly rationality of a perspectival reality to the flux</w:t>
      </w:r>
      <w:r w:rsidR="008E3FBF">
        <w:t xml:space="preserve"> and instability</w:t>
      </w:r>
      <w:r w:rsidR="00454BFA">
        <w:t xml:space="preserve"> of contemporary reality is almost too wide to cross. But with this historical framing,</w:t>
      </w:r>
      <w:r w:rsidR="00986AA0">
        <w:t xml:space="preserve"> I can</w:t>
      </w:r>
      <w:r w:rsidR="00454BFA">
        <w:t xml:space="preserve"> continue being critical about the ways depicting reality in the static or dynamic image </w:t>
      </w:r>
      <w:r w:rsidR="00986AA0">
        <w:t xml:space="preserve">reflects </w:t>
      </w:r>
      <w:r w:rsidR="00454BFA">
        <w:t xml:space="preserve">ways of perceiving reality in societies.  </w:t>
      </w:r>
      <w:bookmarkStart w:id="60" w:name="_Toc90318042"/>
      <w:bookmarkStart w:id="61" w:name="_Toc90374467"/>
      <w:bookmarkStart w:id="62" w:name="_Toc90376074"/>
      <w:bookmarkStart w:id="63" w:name="_Toc90376159"/>
      <w:bookmarkStart w:id="64" w:name="_Toc90381226"/>
      <w:bookmarkStart w:id="65" w:name="_Toc90318043"/>
      <w:bookmarkStart w:id="66" w:name="_Toc90374468"/>
      <w:bookmarkStart w:id="67" w:name="_Toc90376075"/>
      <w:bookmarkStart w:id="68" w:name="_Toc90376160"/>
      <w:bookmarkStart w:id="69" w:name="_Toc90381227"/>
      <w:bookmarkStart w:id="70" w:name="_Toc90318044"/>
      <w:bookmarkStart w:id="71" w:name="_Toc90374469"/>
      <w:bookmarkStart w:id="72" w:name="_Toc90376076"/>
      <w:bookmarkStart w:id="73" w:name="_Toc90376161"/>
      <w:bookmarkStart w:id="74" w:name="_Toc90381228"/>
      <w:bookmarkStart w:id="75" w:name="_Toc90318045"/>
      <w:bookmarkStart w:id="76" w:name="_Toc90374470"/>
      <w:bookmarkStart w:id="77" w:name="_Toc90376077"/>
      <w:bookmarkStart w:id="78" w:name="_Toc90376162"/>
      <w:bookmarkStart w:id="79" w:name="_Toc90381229"/>
      <w:bookmarkStart w:id="80" w:name="_Toc90318046"/>
      <w:bookmarkStart w:id="81" w:name="_Toc90374471"/>
      <w:bookmarkStart w:id="82" w:name="_Toc90376078"/>
      <w:bookmarkStart w:id="83" w:name="_Toc90376163"/>
      <w:bookmarkStart w:id="84" w:name="_Toc90381230"/>
      <w:bookmarkStart w:id="85" w:name="_Toc90318047"/>
      <w:bookmarkStart w:id="86" w:name="_Toc90374472"/>
      <w:bookmarkStart w:id="87" w:name="_Toc90376079"/>
      <w:bookmarkStart w:id="88" w:name="_Toc90376164"/>
      <w:bookmarkStart w:id="89" w:name="_Toc90381231"/>
      <w:bookmarkStart w:id="90" w:name="_Toc90318048"/>
      <w:bookmarkStart w:id="91" w:name="_Toc90374473"/>
      <w:bookmarkStart w:id="92" w:name="_Toc90376080"/>
      <w:bookmarkStart w:id="93" w:name="_Toc90376165"/>
      <w:bookmarkStart w:id="94" w:name="_Toc90381232"/>
      <w:bookmarkStart w:id="95" w:name="_Toc90318049"/>
      <w:bookmarkStart w:id="96" w:name="_Toc90374474"/>
      <w:bookmarkStart w:id="97" w:name="_Toc90376081"/>
      <w:bookmarkStart w:id="98" w:name="_Toc90376166"/>
      <w:bookmarkStart w:id="99" w:name="_Toc90381233"/>
      <w:bookmarkStart w:id="100" w:name="_Toc90318050"/>
      <w:bookmarkStart w:id="101" w:name="_Toc90374475"/>
      <w:bookmarkStart w:id="102" w:name="_Toc90376082"/>
      <w:bookmarkStart w:id="103" w:name="_Toc90376167"/>
      <w:bookmarkStart w:id="104" w:name="_Toc90381234"/>
      <w:bookmarkStart w:id="105" w:name="_Toc90318051"/>
      <w:bookmarkStart w:id="106" w:name="_Toc90374476"/>
      <w:bookmarkStart w:id="107" w:name="_Toc90376083"/>
      <w:bookmarkStart w:id="108" w:name="_Toc90376168"/>
      <w:bookmarkStart w:id="109" w:name="_Toc90381235"/>
      <w:bookmarkStart w:id="110" w:name="_Toc90318052"/>
      <w:bookmarkStart w:id="111" w:name="_Toc90374477"/>
      <w:bookmarkStart w:id="112" w:name="_Toc90376084"/>
      <w:bookmarkStart w:id="113" w:name="_Toc90376169"/>
      <w:bookmarkStart w:id="114" w:name="_Toc90381236"/>
      <w:bookmarkStart w:id="115" w:name="_Toc90318053"/>
      <w:bookmarkStart w:id="116" w:name="_Toc90374478"/>
      <w:bookmarkStart w:id="117" w:name="_Toc90376085"/>
      <w:bookmarkStart w:id="118" w:name="_Toc90376170"/>
      <w:bookmarkStart w:id="119" w:name="_Toc90381237"/>
      <w:bookmarkStart w:id="120" w:name="_Toc90318054"/>
      <w:bookmarkStart w:id="121" w:name="_Toc90374479"/>
      <w:bookmarkStart w:id="122" w:name="_Toc90376086"/>
      <w:bookmarkStart w:id="123" w:name="_Toc90376171"/>
      <w:bookmarkStart w:id="124" w:name="_Toc90381238"/>
      <w:bookmarkStart w:id="125" w:name="_Toc90318055"/>
      <w:bookmarkStart w:id="126" w:name="_Toc90374480"/>
      <w:bookmarkStart w:id="127" w:name="_Toc90376087"/>
      <w:bookmarkStart w:id="128" w:name="_Toc90376172"/>
      <w:bookmarkStart w:id="129" w:name="_Toc90381239"/>
      <w:bookmarkStart w:id="130" w:name="_Toc90318056"/>
      <w:bookmarkStart w:id="131" w:name="_Toc90374481"/>
      <w:bookmarkStart w:id="132" w:name="_Toc90376088"/>
      <w:bookmarkStart w:id="133" w:name="_Toc90376173"/>
      <w:bookmarkStart w:id="134" w:name="_Toc90381240"/>
      <w:bookmarkStart w:id="135" w:name="_Toc90318057"/>
      <w:bookmarkStart w:id="136" w:name="_Toc90374482"/>
      <w:bookmarkStart w:id="137" w:name="_Toc90376089"/>
      <w:bookmarkStart w:id="138" w:name="_Toc90376174"/>
      <w:bookmarkStart w:id="139" w:name="_Toc90381241"/>
      <w:bookmarkStart w:id="140" w:name="_Toc90318058"/>
      <w:bookmarkStart w:id="141" w:name="_Toc90374483"/>
      <w:bookmarkStart w:id="142" w:name="_Toc90376090"/>
      <w:bookmarkStart w:id="143" w:name="_Toc90376175"/>
      <w:bookmarkStart w:id="144" w:name="_Toc90381242"/>
      <w:bookmarkStart w:id="145" w:name="_Toc90318059"/>
      <w:bookmarkStart w:id="146" w:name="_Toc90374484"/>
      <w:bookmarkStart w:id="147" w:name="_Toc90376091"/>
      <w:bookmarkStart w:id="148" w:name="_Toc90376176"/>
      <w:bookmarkStart w:id="149" w:name="_Toc9038124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74E3A70F" w14:textId="713EBD7A" w:rsidR="001D0BF8" w:rsidRDefault="008C5CD1">
      <w:pPr>
        <w:pStyle w:val="NoSpacing"/>
        <w:spacing w:line="480" w:lineRule="auto"/>
      </w:pPr>
      <w:r>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p>
    <w:p w14:paraId="10CD743B" w14:textId="77777777" w:rsidR="00583CAE" w:rsidRDefault="00583CAE" w:rsidP="00681B40">
      <w:pPr>
        <w:pStyle w:val="NoSpacing"/>
        <w:keepNext/>
        <w:spacing w:line="480" w:lineRule="auto"/>
        <w:ind w:firstLine="0"/>
        <w:jc w:val="center"/>
      </w:pPr>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188EB9" w14:textId="70861FDA" w:rsidR="00583CAE" w:rsidRPr="00681B40" w:rsidRDefault="00583CAE" w:rsidP="00681B40">
      <w:pPr>
        <w:pStyle w:val="Caption"/>
        <w:spacing w:after="240"/>
        <w:ind w:firstLine="0"/>
        <w:jc w:val="center"/>
        <w:rPr>
          <w:bCs w:val="0"/>
          <w:szCs w:val="22"/>
        </w:rPr>
      </w:pPr>
      <w:bookmarkStart w:id="150" w:name="_Toc101198198"/>
      <w:r>
        <w:t xml:space="preserve">Figure </w:t>
      </w:r>
      <w:fldSimple w:instr=" SEQ Figure \* ARABIC ">
        <w:r w:rsidR="00A91C2E">
          <w:rPr>
            <w:noProof/>
          </w:rPr>
          <w:t>10</w:t>
        </w:r>
      </w:fldSimple>
      <w:r>
        <w:t xml:space="preserve">. Muybridge early stop-motion 1878 placeholder </w:t>
      </w:r>
      <w:proofErr w:type="spellStart"/>
      <w:r>
        <w:t>iamge</w:t>
      </w:r>
      <w:bookmarkEnd w:id="150"/>
      <w:proofErr w:type="spellEnd"/>
    </w:p>
    <w:p w14:paraId="37230181" w14:textId="2FD34996" w:rsidR="0073027E" w:rsidRDefault="00B23C0E" w:rsidP="00681B40">
      <w:pPr>
        <w:pStyle w:val="EndNoteBibliography"/>
        <w:spacing w:line="480" w:lineRule="auto"/>
      </w:pPr>
      <w:bookmarkStart w:id="151" w:name="_Toc90318061"/>
      <w:bookmarkStart w:id="152" w:name="_Toc90374486"/>
      <w:bookmarkStart w:id="153" w:name="_Toc90376093"/>
      <w:bookmarkStart w:id="154" w:name="_Toc90376178"/>
      <w:bookmarkStart w:id="155" w:name="_Toc90381245"/>
      <w:bookmarkStart w:id="156" w:name="_Toc100588217"/>
      <w:bookmarkStart w:id="157" w:name="_Toc101198076"/>
      <w:bookmarkStart w:id="158" w:name="_Toc90318062"/>
      <w:bookmarkStart w:id="159" w:name="_Toc90374487"/>
      <w:bookmarkStart w:id="160" w:name="_Toc90376094"/>
      <w:bookmarkStart w:id="161" w:name="_Toc90376179"/>
      <w:bookmarkStart w:id="162" w:name="_Toc90381246"/>
      <w:bookmarkStart w:id="163" w:name="_Toc100588218"/>
      <w:bookmarkStart w:id="164" w:name="_Toc101198077"/>
      <w:bookmarkStart w:id="165" w:name="_Toc90318063"/>
      <w:bookmarkStart w:id="166" w:name="_Toc90374488"/>
      <w:bookmarkStart w:id="167" w:name="_Toc90376095"/>
      <w:bookmarkStart w:id="168" w:name="_Toc90376180"/>
      <w:bookmarkStart w:id="169" w:name="_Toc90381247"/>
      <w:bookmarkStart w:id="170" w:name="_Toc100588219"/>
      <w:bookmarkStart w:id="171" w:name="_Toc101198078"/>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Pr>
          <w:noProof w:val="0"/>
        </w:rPr>
        <w:t>Something that has always followed me through my development as an artist has been an exploration of image-making as it relates to visualizations of hidden or novel realities.</w:t>
      </w:r>
      <w:r w:rsidR="00F11B97">
        <w:rPr>
          <w:noProof w:val="0"/>
        </w:rPr>
        <w:t xml:space="preserve"> </w:t>
      </w:r>
      <w:r w:rsidRPr="007A2142">
        <w:t xml:space="preserve">My earliest graduate work was grappling with </w:t>
      </w:r>
      <w:r w:rsidR="00454BFA">
        <w:t>the line between objective and non-objective abstraction through an</w:t>
      </w:r>
      <w:r w:rsidRPr="007A2142">
        <w:t xml:space="preserve"> expanded vision of drawing. I tried to imagine what </w:t>
      </w:r>
      <w:r w:rsidR="00454BFA">
        <w:t xml:space="preserve">written </w:t>
      </w:r>
      <w:r w:rsidRPr="007A2142">
        <w:t>language might look like to a pre-symbolic consciousness, a consciousness that hadn’t fully grasped a</w:t>
      </w:r>
      <w:r>
        <w:t xml:space="preserve"> working knowledge </w:t>
      </w:r>
      <w:r w:rsidRPr="007A2142">
        <w:t xml:space="preserve">of abstraction, but which nonetheless attempted to behold the mysteries of </w:t>
      </w:r>
      <w:r w:rsidRPr="007A2142">
        <w:lastRenderedPageBreak/>
        <w:t>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w:t>
      </w:r>
      <w:r w:rsidR="00883BB4">
        <w:t xml:space="preserve"> (</w:t>
      </w:r>
      <w:r w:rsidR="00883BB4">
        <w:fldChar w:fldCharType="begin"/>
      </w:r>
      <w:r w:rsidR="00883BB4">
        <w:instrText xml:space="preserve"> REF _Ref101262359 \h </w:instrText>
      </w:r>
      <w:r w:rsidR="00883BB4">
        <w:fldChar w:fldCharType="separate"/>
      </w:r>
      <w:r w:rsidR="00883BB4">
        <w:t>Figure 11</w:t>
      </w:r>
      <w:r w:rsidR="00883BB4">
        <w:fldChar w:fldCharType="end"/>
      </w:r>
      <w:r w:rsidR="00883BB4">
        <w:t>)</w:t>
      </w:r>
    </w:p>
    <w:p w14:paraId="6FEF74E2" w14:textId="77777777" w:rsidR="00B565A0" w:rsidRDefault="00B23C0E" w:rsidP="00681B40">
      <w:pPr>
        <w:keepNext/>
        <w:ind w:firstLine="0"/>
        <w:jc w:val="center"/>
      </w:pPr>
      <w:r>
        <w:rPr>
          <w:noProof/>
        </w:rPr>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6168EA52" w14:textId="47DF576A" w:rsidR="00B23C0E" w:rsidRDefault="00B565A0" w:rsidP="00681B40">
      <w:pPr>
        <w:pStyle w:val="Caption"/>
        <w:ind w:firstLine="0"/>
        <w:jc w:val="center"/>
      </w:pPr>
      <w:bookmarkStart w:id="172" w:name="_Ref101262359"/>
      <w:bookmarkStart w:id="173" w:name="_Toc101198199"/>
      <w:r>
        <w:t xml:space="preserve">Figure </w:t>
      </w:r>
      <w:fldSimple w:instr=" SEQ Figure \* ARABIC ">
        <w:r w:rsidR="00A91C2E">
          <w:rPr>
            <w:noProof/>
          </w:rPr>
          <w:t>11</w:t>
        </w:r>
      </w:fldSimple>
      <w:bookmarkEnd w:id="172"/>
      <w:r>
        <w:t xml:space="preserve">. </w:t>
      </w:r>
      <w:r w:rsidR="00883BB4">
        <w:t>“</w:t>
      </w:r>
      <w:proofErr w:type="gramStart"/>
      <w:r w:rsidR="00883BB4">
        <w:t>entangled</w:t>
      </w:r>
      <w:proofErr w:type="gramEnd"/>
      <w:r w:rsidR="00883BB4">
        <w:t xml:space="preserve"> beginnings 1” Lizzy Storm, acrylic, </w:t>
      </w:r>
      <w:proofErr w:type="spellStart"/>
      <w:r w:rsidR="00883BB4">
        <w:t>india</w:t>
      </w:r>
      <w:proofErr w:type="spellEnd"/>
      <w:r w:rsidR="00883BB4">
        <w:t xml:space="preserve"> ink, and pastel on found paper, </w:t>
      </w:r>
      <w:r w:rsidR="00F630D8">
        <w:t>6 x 12 inches, 2020</w:t>
      </w:r>
      <w:bookmarkEnd w:id="173"/>
    </w:p>
    <w:p w14:paraId="58AC6CEC" w14:textId="77777777" w:rsidR="00B565A0" w:rsidRDefault="00B565A0">
      <w:pPr>
        <w:pStyle w:val="EndNoteBibliography"/>
        <w:spacing w:line="480" w:lineRule="auto"/>
      </w:pPr>
    </w:p>
    <w:p w14:paraId="25FA7F56" w14:textId="77777777" w:rsidR="00883BB4" w:rsidRDefault="00883BB4" w:rsidP="00883BB4">
      <w:r w:rsidRPr="007A2142">
        <w:t>I thought of Duchamp’s Standard Stoppages</w:t>
      </w:r>
      <w:r>
        <w:rPr>
          <w:rStyle w:val="FootnoteReference"/>
        </w:rPr>
        <w:footnoteReference w:id="7"/>
      </w:r>
      <w:r w:rsidRPr="007A2142">
        <w:t>, and Max Ernst’s surrealis</w:t>
      </w:r>
      <w:r>
        <w:t>t</w:t>
      </w:r>
      <w:r w:rsidRPr="007A2142">
        <w:t xml:space="preserve"> </w:t>
      </w:r>
      <w:r w:rsidRPr="000F018B">
        <w:rPr>
          <w:i/>
          <w:iCs/>
        </w:rPr>
        <w:t>frottages</w:t>
      </w:r>
      <w:r>
        <w:rPr>
          <w:rStyle w:val="FootnoteReference"/>
          <w:i/>
          <w:iCs/>
        </w:rPr>
        <w:footnoteReference w:id="8"/>
      </w:r>
      <w:r w:rsidRPr="007A2142">
        <w:t>, and Pollack’s drip paintings</w:t>
      </w:r>
      <w:r>
        <w:rPr>
          <w:rStyle w:val="FootnoteReference"/>
        </w:rPr>
        <w:footnoteReference w:id="9"/>
      </w:r>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lastRenderedPageBreak/>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t>have a working knowledge of the</w:t>
      </w:r>
      <w:r w:rsidRPr="007A2142">
        <w:t xml:space="preserve"> materials and mediums </w:t>
      </w:r>
      <w:r>
        <w:t xml:space="preserve">of drawing </w:t>
      </w:r>
      <w:r w:rsidRPr="007A2142">
        <w:t xml:space="preserve">enough to explore process. </w:t>
      </w:r>
    </w:p>
    <w:p w14:paraId="72DE1647" w14:textId="63343B55" w:rsidR="00B23C0E" w:rsidRDefault="008F0B9C">
      <w:pPr>
        <w:pStyle w:val="EndNoteBibliography"/>
        <w:spacing w:line="480" w:lineRule="auto"/>
      </w:pPr>
      <w:r>
        <w:t xml:space="preserve">In addition to thinking of materials, I also thought about process. The </w:t>
      </w:r>
      <w:r w:rsidR="00B23C0E" w:rsidRPr="007A2142">
        <w:t xml:space="preserve">process of mark making can take many forms, some of which are as simple as </w:t>
      </w:r>
      <w:r w:rsidR="00B23C0E">
        <w:t xml:space="preserve">literally </w:t>
      </w:r>
      <w:r w:rsidR="00B23C0E" w:rsidRPr="007A2142">
        <w:t>dra</w:t>
      </w:r>
      <w:r w:rsidR="0089117F">
        <w:t>gging</w:t>
      </w:r>
      <w:r w:rsidR="00B23C0E">
        <w:t xml:space="preserve"> </w:t>
      </w:r>
      <w:r w:rsidR="00B23C0E" w:rsidRPr="007A2142">
        <w:t xml:space="preserve">a marking tool across a surface. </w:t>
      </w:r>
      <w:r w:rsidR="00B23C0E">
        <w:t xml:space="preserve">A stick in the sand. A wet foot on a stone. Colored dust smudged with a finger. </w:t>
      </w:r>
      <w:r w:rsidR="00C40A1B">
        <w:t>Or as elaborate as a prepared surface</w:t>
      </w:r>
      <w:r w:rsidR="009D1D30">
        <w:t xml:space="preserve"> </w:t>
      </w:r>
      <w:r w:rsidR="00C40A1B">
        <w:t>of finely ground and sifted marble dust suspended in skin glue medium marked with .999 percent fine silver.</w:t>
      </w:r>
      <w:r w:rsidR="00C40A1B">
        <w:rPr>
          <w:rStyle w:val="FootnoteReference"/>
        </w:rPr>
        <w:footnoteReference w:id="10"/>
      </w:r>
      <w:r w:rsidR="00C40A1B">
        <w:t xml:space="preserve"> </w:t>
      </w:r>
      <w:r w:rsidR="00B23C0E" w:rsidRPr="007A2142">
        <w:t xml:space="preserve">Certain surfaces do their recording better, or with a different quality, than others do. </w:t>
      </w:r>
      <w:r w:rsidR="00F630D8">
        <w:t>(</w:t>
      </w:r>
      <w:r w:rsidR="00F630D8" w:rsidRPr="00681B40">
        <w:rPr>
          <w:i/>
          <w:iCs/>
        </w:rPr>
        <w:t>illustration here of ink on vellum vs silverpoint – could be da Vinci</w:t>
      </w:r>
      <w:r w:rsidR="00F630D8">
        <w:t xml:space="preserve">?) </w:t>
      </w:r>
      <w:r w:rsidR="00B23C0E" w:rsidRPr="007A2142">
        <w:t xml:space="preserve">Whereas I used to take the drawing mediums for granted, I now arrive at ideas about materials in </w:t>
      </w:r>
      <w:r w:rsidR="009D1D30">
        <w:t>a</w:t>
      </w:r>
      <w:r w:rsidR="00B23C0E" w:rsidRPr="007A2142">
        <w:t xml:space="preserve"> subjective, relational way. </w:t>
      </w:r>
      <w:r w:rsidR="00B23C0E">
        <w:t>What can I allow my materials to say by allowing them to be themselves?</w:t>
      </w:r>
      <w:r w:rsidR="009D1D30">
        <w:t xml:space="preserve"> Why say something in silverpoint when charcoal would do better? What other processes can I allude to and incorporate into my drawing practice by augmenting my approach to the medium?</w:t>
      </w:r>
    </w:p>
    <w:p w14:paraId="79764698" w14:textId="75FADDB5" w:rsidR="008F0B9C" w:rsidRPr="007A2142" w:rsidRDefault="00707C00" w:rsidP="00681B40">
      <w:pPr>
        <w:pStyle w:val="EndNoteBibliography"/>
        <w:spacing w:line="480" w:lineRule="auto"/>
      </w:pPr>
      <w:r>
        <w:t xml:space="preserve">The process of texture rubbing or </w:t>
      </w:r>
      <w:r w:rsidRPr="00681B40">
        <w:rPr>
          <w:i/>
          <w:iCs/>
        </w:rPr>
        <w:t>frottage</w:t>
      </w:r>
      <w:r w:rsidR="0031566C">
        <w:t xml:space="preserve"> was instrumental to a shift that happened in my studio practice as I became more critical of the model of reality I was projecting through my work. There was a previous dependence on illusionistic space that was liberated through an exploration of</w:t>
      </w:r>
      <w:r w:rsidR="00DC3A20">
        <w:t xml:space="preserve"> the concept of the trace through</w:t>
      </w:r>
      <w:r w:rsidR="0031566C">
        <w:t xml:space="preserve"> </w:t>
      </w:r>
      <w:r w:rsidR="0029004D">
        <w:t xml:space="preserve">gesture, action, and </w:t>
      </w:r>
      <w:r w:rsidR="0031566C">
        <w:t xml:space="preserve">texture. </w:t>
      </w:r>
      <w:r w:rsidR="00DC3A20">
        <w:t>The trace</w:t>
      </w:r>
      <w:r w:rsidR="00CB22CD">
        <w:t xml:space="preserve"> </w:t>
      </w:r>
      <w:r w:rsidR="0029004D">
        <w:t>is</w:t>
      </w:r>
      <w:r w:rsidR="00CB22CD">
        <w:t xml:space="preserve"> a sign of </w:t>
      </w:r>
      <w:r w:rsidR="00CB22CD">
        <w:lastRenderedPageBreak/>
        <w:t xml:space="preserve">an object through its imprint, </w:t>
      </w:r>
      <w:r w:rsidR="00A50EE0">
        <w:t>“t</w:t>
      </w:r>
      <w:r w:rsidR="00CB22CD">
        <w:t xml:space="preserve">he footprint, </w:t>
      </w:r>
      <w:r w:rsidR="00405FC8">
        <w:t>the death mask, the photograph</w:t>
      </w:r>
      <w:r w:rsidR="00A50EE0">
        <w:t>…”.</w:t>
      </w:r>
      <w:r w:rsidR="00A50EE0">
        <w:rPr>
          <w:rStyle w:val="FootnoteReference"/>
        </w:rPr>
        <w:footnoteReference w:id="11"/>
      </w:r>
      <w:r w:rsidR="0088419D">
        <w:t xml:space="preserve"> </w:t>
      </w:r>
      <w:r w:rsidR="0014146B">
        <w:t>As a concept, it</w:t>
      </w:r>
      <w:r w:rsidR="0029004D">
        <w:t xml:space="preserve"> was elaborated</w:t>
      </w:r>
      <w:r w:rsidR="00F630D8">
        <w:t xml:space="preserve"> on</w:t>
      </w:r>
      <w:r w:rsidR="0029004D">
        <w:t xml:space="preserve"> </w:t>
      </w:r>
      <w:r w:rsidR="0014146B">
        <w:t xml:space="preserve">linguistically </w:t>
      </w:r>
      <w:r w:rsidR="0029004D">
        <w:t xml:space="preserve">by Charles Sanders Peirce in </w:t>
      </w:r>
      <w:r w:rsidR="00501A45">
        <w:rPr>
          <w:i/>
          <w:iCs/>
        </w:rPr>
        <w:t>Theory of Signs</w:t>
      </w:r>
      <w:r w:rsidR="00527973">
        <w:t xml:space="preserve"> in the late 19</w:t>
      </w:r>
      <w:r w:rsidR="00527973" w:rsidRPr="00681B40">
        <w:rPr>
          <w:vertAlign w:val="superscript"/>
        </w:rPr>
        <w:t>th</w:t>
      </w:r>
      <w:r w:rsidR="00527973">
        <w:t xml:space="preserve"> century</w:t>
      </w:r>
      <w:r w:rsidR="0029004D">
        <w:t>, and became adopte</w:t>
      </w:r>
      <w:r w:rsidR="0014146B">
        <w:t>d as a</w:t>
      </w:r>
      <w:r w:rsidR="00F630D8">
        <w:t xml:space="preserve">n enduring </w:t>
      </w:r>
      <w:r w:rsidR="0029004D">
        <w:t xml:space="preserve">term in </w:t>
      </w:r>
      <w:r w:rsidR="0014146B">
        <w:t>the humanities in the decades following</w:t>
      </w:r>
      <w:r w:rsidR="00583913">
        <w:t xml:space="preserve">. </w:t>
      </w:r>
    </w:p>
    <w:p w14:paraId="20689E68" w14:textId="282BC8FE" w:rsidR="00650EE1" w:rsidRDefault="00D63621" w:rsidP="00650EE1">
      <w:pPr>
        <w:pStyle w:val="Heading2"/>
        <w:spacing w:before="0"/>
        <w:rPr>
          <w:szCs w:val="24"/>
        </w:rPr>
      </w:pPr>
      <w:bookmarkStart w:id="174" w:name="_Toc101198080"/>
      <w:r>
        <w:rPr>
          <w:szCs w:val="24"/>
        </w:rPr>
        <w:t>Modernism and materiality</w:t>
      </w:r>
      <w:bookmarkEnd w:id="174"/>
    </w:p>
    <w:p w14:paraId="1776D861" w14:textId="6128328D" w:rsidR="00650EE1" w:rsidRPr="007A2142" w:rsidRDefault="005622BC">
      <w:r>
        <w:t xml:space="preserve">The larger </w:t>
      </w:r>
      <w:r w:rsidR="00650EE1" w:rsidRPr="007A2142">
        <w:t xml:space="preserve">questions </w:t>
      </w:r>
      <w:r>
        <w:t xml:space="preserve">surrounding my work </w:t>
      </w:r>
      <w:r w:rsidR="00650EE1" w:rsidRPr="007A2142">
        <w:t>come down to how my works speak to a record of expressions or impressions</w:t>
      </w:r>
      <w:r w:rsidR="00330829">
        <w:t xml:space="preserve"> based on lived observation</w:t>
      </w:r>
      <w:r w:rsidR="00650EE1" w:rsidRPr="007A2142">
        <w:t>,</w:t>
      </w:r>
      <w:r w:rsidR="00B26189">
        <w:t xml:space="preserve"> following a long line of artists who contemplate phenomena.</w:t>
      </w:r>
      <w:r w:rsidR="00650EE1" w:rsidRPr="007A2142">
        <w:t xml:space="preserve"> </w:t>
      </w:r>
      <w:r w:rsidR="00B26189">
        <w:t>H</w:t>
      </w:r>
      <w:r w:rsidR="00650EE1" w:rsidRPr="007A2142">
        <w:t>ow, as artifacts recording physical action, can</w:t>
      </w:r>
      <w:r>
        <w:t xml:space="preserve"> my work</w:t>
      </w:r>
      <w:r w:rsidR="000B491D">
        <w:t>s</w:t>
      </w:r>
      <w:r w:rsidR="00650EE1" w:rsidRPr="007A2142">
        <w:t xml:space="preserve"> speak to the manifestation of the process they record</w:t>
      </w:r>
      <w:r w:rsidR="000B491D">
        <w:t xml:space="preserve">, how can they speak to </w:t>
      </w:r>
      <w:r w:rsidR="00263ABD">
        <w:t xml:space="preserve">growth, change, and </w:t>
      </w:r>
      <w:r w:rsidR="000B491D">
        <w:t xml:space="preserve">time? </w:t>
      </w:r>
      <w:r w:rsidR="00650EE1" w:rsidRPr="007A2142">
        <w:t xml:space="preserve">What are the processes saying through the materials, and what are the materials saying through the process? </w:t>
      </w:r>
      <w:r w:rsidR="00F13EC8">
        <w:t>How do I reconcile my foundation of early modern epistemology with those that are up-to-date?</w:t>
      </w:r>
    </w:p>
    <w:p w14:paraId="274A4C6C" w14:textId="3FF8A9BF" w:rsidR="007548D5" w:rsidRDefault="00B23C0E" w:rsidP="007548D5">
      <w:r>
        <w:t>These questions are in alignment with a larger conversation in the humanities of materiality</w:t>
      </w:r>
      <w:r w:rsidR="007548D5">
        <w:t>.</w:t>
      </w:r>
      <w:r w:rsidR="007548D5" w:rsidRPr="007A2142">
        <w:t xml:space="preserve"> Marshall McLuhan</w:t>
      </w:r>
      <w:r w:rsidR="007548D5">
        <w:t xml:space="preserve"> </w:t>
      </w:r>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r w:rsidR="0089117F">
        <w:t xml:space="preserve">book </w:t>
      </w:r>
      <w:r w:rsidR="007548D5" w:rsidRPr="007A2142">
        <w:t>“The Medium is the Massage”</w:t>
      </w:r>
      <w:r w:rsidR="00F47ABE">
        <w:t>, designed by Quentin Fiore and</w:t>
      </w:r>
      <w:r w:rsidR="007548D5" w:rsidRPr="007A2142">
        <w:t xml:space="preserve"> </w:t>
      </w:r>
      <w:r w:rsidR="007548D5">
        <w:t>contain</w:t>
      </w:r>
      <w:r w:rsidR="00F47ABE">
        <w:t xml:space="preserve">ing </w:t>
      </w:r>
      <w:r w:rsidR="007548D5">
        <w:t xml:space="preserve">quotes by </w:t>
      </w:r>
      <w:r w:rsidR="00F47ABE">
        <w:t xml:space="preserve">McLuhan, </w:t>
      </w:r>
      <w:r w:rsidR="007548D5" w:rsidRPr="007A2142">
        <w:t xml:space="preserve">is an amazing combination of written media and visual design in a book format that explores what it means to present and perceive information in material form in the technological age. </w:t>
      </w:r>
      <w:r w:rsidR="00F13EC8">
        <w:t>(</w:t>
      </w:r>
      <w:r w:rsidR="00F13EC8">
        <w:fldChar w:fldCharType="begin"/>
      </w:r>
      <w:r w:rsidR="00F13EC8">
        <w:instrText xml:space="preserve"> REF _Ref100579556 \h </w:instrText>
      </w:r>
      <w:r w:rsidR="00F13EC8">
        <w:fldChar w:fldCharType="separate"/>
      </w:r>
      <w:r w:rsidR="00F13EC8">
        <w:t xml:space="preserve">Figure </w:t>
      </w:r>
      <w:r w:rsidR="00F13EC8">
        <w:rPr>
          <w:noProof/>
        </w:rPr>
        <w:t>12</w:t>
      </w:r>
      <w:r w:rsidR="00F13EC8">
        <w:fldChar w:fldCharType="end"/>
      </w:r>
      <w:r w:rsidR="00F13EC8">
        <w:t>)</w:t>
      </w:r>
    </w:p>
    <w:p w14:paraId="27F4562B" w14:textId="77777777" w:rsidR="00583CAE" w:rsidRDefault="00583CAE" w:rsidP="00681B40">
      <w:pPr>
        <w:keepNext/>
        <w:ind w:firstLine="0"/>
        <w:jc w:val="center"/>
      </w:pPr>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p>
    <w:p w14:paraId="6AA944C4" w14:textId="0ECE4EF2" w:rsidR="00583CAE" w:rsidRDefault="00583CAE" w:rsidP="00681B40">
      <w:pPr>
        <w:pStyle w:val="Caption"/>
        <w:spacing w:after="240"/>
        <w:ind w:firstLine="0"/>
        <w:jc w:val="center"/>
      </w:pPr>
      <w:bookmarkStart w:id="175" w:name="_Ref100579556"/>
      <w:bookmarkStart w:id="176" w:name="_Ref100579523"/>
      <w:bookmarkStart w:id="177" w:name="_Toc101198200"/>
      <w:r>
        <w:t xml:space="preserve">Figure </w:t>
      </w:r>
      <w:fldSimple w:instr=" SEQ Figure \* ARABIC ">
        <w:r w:rsidR="00A91C2E">
          <w:rPr>
            <w:noProof/>
          </w:rPr>
          <w:t>12</w:t>
        </w:r>
      </w:fldSimple>
      <w:bookmarkEnd w:id="175"/>
      <w:r>
        <w:t>. McLuhan book placeholder image</w:t>
      </w:r>
      <w:bookmarkEnd w:id="176"/>
      <w:bookmarkEnd w:id="177"/>
    </w:p>
    <w:p w14:paraId="0B6D5A92" w14:textId="607353EA" w:rsidR="00E62E51" w:rsidRDefault="00054904" w:rsidP="00681B40">
      <w:r>
        <w:rPr>
          <w:i/>
          <w:iCs/>
        </w:rPr>
        <w:lastRenderedPageBreak/>
        <w:t>The Medium is the Massage</w:t>
      </w:r>
      <w:r w:rsidR="002B7610" w:rsidRPr="002B7610">
        <w:t xml:space="preserve"> attests to the beauty of direct experience in its material form and speaks to issues of the (then newfound) simultaneity of communication</w:t>
      </w:r>
      <w:r w:rsidR="002B7610">
        <w:t xml:space="preserve"> and the study of media itself. “The past went that-a-way. </w:t>
      </w:r>
      <w:r w:rsidR="006E3FC1">
        <w:t>When faced with a totally new situation, we tend to always attach ourselves to the objects, to the flavor of the most recent past. We look at the present through a rear-view mirror. We march backwards into the future.”</w:t>
      </w:r>
      <w:r w:rsidR="006E3FC1">
        <w:rPr>
          <w:rStyle w:val="FootnoteReference"/>
        </w:rPr>
        <w:footnoteReference w:id="12"/>
      </w:r>
      <w:r w:rsidR="00583CAE">
        <w:rPr>
          <w:noProof/>
        </w:rP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29">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p>
    <w:p w14:paraId="2A05D4A7" w14:textId="7D8615A1" w:rsidR="00583CAE" w:rsidRDefault="00E62E51" w:rsidP="00681B40">
      <w:pPr>
        <w:pStyle w:val="Caption"/>
        <w:spacing w:after="240"/>
        <w:ind w:firstLine="0"/>
        <w:jc w:val="center"/>
      </w:pPr>
      <w:bookmarkStart w:id="178" w:name="_Toc101198201"/>
      <w:r>
        <w:t xml:space="preserve">Figure </w:t>
      </w:r>
      <w:fldSimple w:instr=" SEQ Figure \* ARABIC ">
        <w:r w:rsidR="00A91C2E">
          <w:rPr>
            <w:noProof/>
          </w:rPr>
          <w:t>13</w:t>
        </w:r>
      </w:fldSimple>
      <w:r>
        <w:t>. McLuhan book spread placeholder image 2</w:t>
      </w:r>
      <w:bookmarkEnd w:id="178"/>
    </w:p>
    <w:p w14:paraId="28B91B18" w14:textId="0A15AB2B" w:rsidR="0094226F" w:rsidRDefault="00D34259" w:rsidP="00681B40">
      <w:pPr>
        <w:pStyle w:val="EndNoteBibliography"/>
        <w:spacing w:line="480" w:lineRule="auto"/>
      </w:pPr>
      <w:r>
        <w:rPr>
          <w:noProof w:val="0"/>
        </w:rPr>
        <w:lastRenderedPageBreak/>
        <w:t xml:space="preserve">As a visual, kinesthetic learner, encountering this book </w:t>
      </w:r>
      <w:r w:rsidR="007548D5" w:rsidRPr="007A2142">
        <w:rPr>
          <w:noProof w:val="0"/>
        </w:rPr>
        <w:t>summarize</w:t>
      </w:r>
      <w:r w:rsidR="0011214C">
        <w:rPr>
          <w:noProof w:val="0"/>
        </w:rPr>
        <w:t>d</w:t>
      </w:r>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 xml:space="preserve">. </w:t>
      </w:r>
    </w:p>
    <w:p w14:paraId="761CF965" w14:textId="77777777" w:rsidR="0094226F" w:rsidRPr="003551CE" w:rsidRDefault="0094226F">
      <w:pPr>
        <w:ind w:left="720"/>
        <w:pPrChange w:id="179" w:author="Elizabeth" w:date="2022-04-19T13:53:00Z">
          <w:pPr>
            <w:pStyle w:val="ListParagraph"/>
          </w:pPr>
        </w:pPrChange>
      </w:pPr>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acoustic space. We have begun again to structure the primordial feeling, the tribal emotions from which a few centuries of literacy divorced us… </w:t>
      </w:r>
    </w:p>
    <w:p w14:paraId="50988323" w14:textId="77777777" w:rsidR="0094226F" w:rsidRPr="003551CE" w:rsidRDefault="0094226F" w:rsidP="0094226F">
      <w:pPr>
        <w:pStyle w:val="ListParagraph"/>
      </w:pPr>
      <w:r w:rsidRPr="003551CE">
        <w:t>At the high speed of electric communication, purely visual means of apprehending the world are no longer possible; they are just too slow to be relevant or effective…</w:t>
      </w:r>
    </w:p>
    <w:p w14:paraId="0CBD5494" w14:textId="497D10F7" w:rsidR="007548D5" w:rsidRDefault="0094226F" w:rsidP="00681B40">
      <w:pPr>
        <w:pStyle w:val="ListParagraph"/>
      </w:pPr>
      <w:r w:rsidRPr="003551CE">
        <w:t xml:space="preserve">…Information pours upon us, instantaneously and continuously… Our electrically-configured world has forced us to move from the habit of data classification to the mode of pattern recognition… </w:t>
      </w:r>
      <w:r>
        <w:rPr>
          <w:rStyle w:val="FootnoteReference"/>
        </w:rPr>
        <w:footnoteReference w:id="13"/>
      </w:r>
      <w:r w:rsidR="007548D5" w:rsidRPr="007A2142">
        <w:t xml:space="preserve"> </w:t>
      </w:r>
    </w:p>
    <w:p w14:paraId="6C659FF4" w14:textId="548D1774" w:rsidR="001926E1" w:rsidRDefault="00EB46DC" w:rsidP="001926E1">
      <w:pPr>
        <w:ind w:firstLine="0"/>
      </w:pPr>
      <w:r>
        <w:tab/>
      </w:r>
      <w:r w:rsidR="00263ABD">
        <w:t xml:space="preserve">When purely visual means of apprehending the world are no longer possible, </w:t>
      </w:r>
      <w:r w:rsidR="009D5D4B">
        <w:t xml:space="preserve">McLuhan provides a solution. We move to “the mode of pattern recognition”. </w:t>
      </w:r>
      <w:r w:rsidR="00263ABD">
        <w:t xml:space="preserve"> </w:t>
      </w:r>
      <w:r>
        <w:t>(Is there anything else I want to say here? What is the point of this section – to link from the beginning to the next chapter…)</w:t>
      </w:r>
    </w:p>
    <w:p w14:paraId="1762BDC2" w14:textId="04A82DE8" w:rsidR="001926E1" w:rsidRDefault="001926E1" w:rsidP="00681B40">
      <w:bookmarkStart w:id="180" w:name="_Toc101198081"/>
      <w:r>
        <w:t>Medium and materiality through makin</w:t>
      </w:r>
      <w:bookmarkEnd w:id="180"/>
      <w:r w:rsidR="00F11B97">
        <w:t>g section</w:t>
      </w:r>
    </w:p>
    <w:p w14:paraId="61098A39" w14:textId="36D45CC1" w:rsidR="008B0D5C" w:rsidRPr="00B12A62" w:rsidRDefault="00EB46DC" w:rsidP="00681B40">
      <w:r>
        <w:t xml:space="preserve">My practice blah blah arriving at ideas and speculations on medium through making linked to materiality. </w:t>
      </w:r>
    </w:p>
    <w:p w14:paraId="291A1551" w14:textId="77777777" w:rsidR="00480235" w:rsidRPr="007548D5" w:rsidRDefault="00480235" w:rsidP="00681B40">
      <w:pPr>
        <w:pStyle w:val="TableofFigures"/>
        <w:rPr>
          <w:rFonts w:eastAsia="Times New Roman"/>
          <w:szCs w:val="24"/>
        </w:rPr>
      </w:pPr>
      <w:r w:rsidRPr="007548D5">
        <w:rPr>
          <w:szCs w:val="24"/>
        </w:rPr>
        <w:br w:type="page"/>
      </w:r>
    </w:p>
    <w:p w14:paraId="68B09652" w14:textId="0BF7297D" w:rsidR="00846DE4" w:rsidRDefault="00E74BFC" w:rsidP="00574AFB">
      <w:pPr>
        <w:pStyle w:val="Heading1"/>
        <w:numPr>
          <w:ilvl w:val="0"/>
          <w:numId w:val="2"/>
        </w:numPr>
        <w:spacing w:before="0" w:after="0"/>
        <w:rPr>
          <w:szCs w:val="24"/>
        </w:rPr>
      </w:pPr>
      <w:bookmarkStart w:id="181" w:name="_Toc101198082"/>
      <w:r>
        <w:rPr>
          <w:szCs w:val="24"/>
        </w:rPr>
        <w:lastRenderedPageBreak/>
        <w:t>New Media</w:t>
      </w:r>
      <w:bookmarkEnd w:id="181"/>
    </w:p>
    <w:p w14:paraId="3D5D51BF" w14:textId="52A57481" w:rsidR="00F52531" w:rsidRPr="00F52531" w:rsidRDefault="00F84ECB" w:rsidP="00681B40">
      <w:pPr>
        <w:pStyle w:val="EndNoteBibliography"/>
        <w:spacing w:line="480" w:lineRule="auto"/>
      </w:pPr>
      <w:r>
        <w:rPr>
          <w:noProof w:val="0"/>
        </w:rPr>
        <w:t xml:space="preserve">What does it mean to desire to capture an experience? </w:t>
      </w:r>
      <w:r w:rsidR="00C46E77">
        <w:rPr>
          <w:noProof w:val="0"/>
        </w:rPr>
        <w:t>As my practice develops out of a foundation of visual and extended sensory observation, and I introduce a more critical angle to my conceptual foundation,</w:t>
      </w:r>
      <w:r w:rsidR="00AE633C">
        <w:rPr>
          <w:noProof w:val="0"/>
        </w:rPr>
        <w:t xml:space="preserve"> I wonder how my use of the medium of drawing and painting </w:t>
      </w:r>
      <w:r w:rsidR="00A97705">
        <w:rPr>
          <w:noProof w:val="0"/>
        </w:rPr>
        <w:t>can accommodate the ubiquity of photographic and lens-based technologies</w:t>
      </w:r>
      <w:r w:rsidR="00F92CB0">
        <w:rPr>
          <w:noProof w:val="0"/>
        </w:rPr>
        <w:t xml:space="preserve">. If I desire to capture an experience, why not </w:t>
      </w:r>
      <w:proofErr w:type="gramStart"/>
      <w:r w:rsidR="00F92CB0">
        <w:rPr>
          <w:noProof w:val="0"/>
        </w:rPr>
        <w:t>make</w:t>
      </w:r>
      <w:proofErr w:type="gramEnd"/>
      <w:r w:rsidR="00F92CB0">
        <w:rPr>
          <w:noProof w:val="0"/>
        </w:rPr>
        <w:t xml:space="preserve"> a photograph? For me, I built my artistic practice on a foundation of observational drawing, to which photography was always supplemental. I did not think about the ways the photographic had already leaked into my conception of drawing until </w:t>
      </w:r>
      <w:r w:rsidR="00A65027">
        <w:rPr>
          <w:noProof w:val="0"/>
        </w:rPr>
        <w:t>later</w:t>
      </w:r>
      <w:r w:rsidR="00F92CB0">
        <w:rPr>
          <w:noProof w:val="0"/>
        </w:rPr>
        <w:t>. I am still attempting to reconcile</w:t>
      </w:r>
      <w:r w:rsidR="00AE633C">
        <w:rPr>
          <w:noProof w:val="0"/>
        </w:rPr>
        <w:t xml:space="preserve"> </w:t>
      </w:r>
      <w:r w:rsidR="00A65027">
        <w:rPr>
          <w:noProof w:val="0"/>
        </w:rPr>
        <w:t>my</w:t>
      </w:r>
      <w:r w:rsidR="00F92CB0">
        <w:rPr>
          <w:noProof w:val="0"/>
        </w:rPr>
        <w:t xml:space="preserve"> dynamic perceptual experience with the static image representation</w:t>
      </w:r>
      <w:r w:rsidR="00D63621">
        <w:rPr>
          <w:noProof w:val="0"/>
        </w:rPr>
        <w:t>, and</w:t>
      </w:r>
      <w:r w:rsidR="00F92CB0">
        <w:rPr>
          <w:noProof w:val="0"/>
        </w:rPr>
        <w:t xml:space="preserve"> with the image-as-sign translation in the mind of the observer</w:t>
      </w:r>
      <w:r w:rsidR="009D5D4B">
        <w:rPr>
          <w:noProof w:val="0"/>
        </w:rPr>
        <w:t xml:space="preserve">. </w:t>
      </w:r>
      <w:r w:rsidR="00A65027">
        <w:rPr>
          <w:noProof w:val="0"/>
        </w:rPr>
        <w:t>What my exploration has led to are theories of modern oculo-centric visuality that reach their zenith with mid-20</w:t>
      </w:r>
      <w:r w:rsidR="00A65027" w:rsidRPr="00681B40">
        <w:rPr>
          <w:noProof w:val="0"/>
          <w:vertAlign w:val="superscript"/>
        </w:rPr>
        <w:t>th</w:t>
      </w:r>
      <w:r w:rsidR="00A65027">
        <w:rPr>
          <w:noProof w:val="0"/>
        </w:rPr>
        <w:t xml:space="preserve"> century art in America</w:t>
      </w:r>
      <w:r w:rsidR="00DE57BD">
        <w:rPr>
          <w:noProof w:val="0"/>
        </w:rPr>
        <w:t>, fringe theories in postmodernist consciousness studies,</w:t>
      </w:r>
      <w:r w:rsidR="00D63621">
        <w:rPr>
          <w:noProof w:val="0"/>
        </w:rPr>
        <w:t xml:space="preserve"> </w:t>
      </w:r>
      <w:r w:rsidR="00DE57BD">
        <w:rPr>
          <w:noProof w:val="0"/>
        </w:rPr>
        <w:t xml:space="preserve">and </w:t>
      </w:r>
      <w:r w:rsidR="00A65027">
        <w:rPr>
          <w:noProof w:val="0"/>
        </w:rPr>
        <w:t>contemporary theories of the “post-medium condition”.</w:t>
      </w:r>
      <w:r w:rsidR="00A65027">
        <w:rPr>
          <w:rStyle w:val="FootnoteReference"/>
          <w:noProof w:val="0"/>
        </w:rPr>
        <w:footnoteReference w:id="14"/>
      </w:r>
      <w:r w:rsidR="00A65027">
        <w:rPr>
          <w:noProof w:val="0"/>
        </w:rPr>
        <w:t xml:space="preserve"> </w:t>
      </w:r>
    </w:p>
    <w:p w14:paraId="6F9D892B" w14:textId="52ADEE7E" w:rsidR="00950431" w:rsidRDefault="0026413F" w:rsidP="00950431">
      <w:pPr>
        <w:pStyle w:val="Heading2"/>
        <w:rPr>
          <w:rFonts w:eastAsiaTheme="minorHAnsi"/>
        </w:rPr>
      </w:pPr>
      <w:bookmarkStart w:id="182" w:name="_Toc90059078"/>
      <w:bookmarkStart w:id="183" w:name="_Toc90059367"/>
      <w:bookmarkStart w:id="184" w:name="_Toc90309862"/>
      <w:bookmarkStart w:id="185" w:name="_Toc90318067"/>
      <w:bookmarkStart w:id="186" w:name="_Toc90374492"/>
      <w:bookmarkStart w:id="187" w:name="_Toc90376099"/>
      <w:bookmarkStart w:id="188" w:name="_Toc90376184"/>
      <w:bookmarkStart w:id="189" w:name="_Toc90381251"/>
      <w:bookmarkStart w:id="190" w:name="_Toc100588223"/>
      <w:bookmarkStart w:id="191" w:name="_Toc101198083"/>
      <w:bookmarkStart w:id="192" w:name="_Toc90059079"/>
      <w:bookmarkStart w:id="193" w:name="_Toc90059368"/>
      <w:bookmarkStart w:id="194" w:name="_Toc90309863"/>
      <w:bookmarkStart w:id="195" w:name="_Toc90318068"/>
      <w:bookmarkStart w:id="196" w:name="_Toc90374493"/>
      <w:bookmarkStart w:id="197" w:name="_Toc90376100"/>
      <w:bookmarkStart w:id="198" w:name="_Toc90376185"/>
      <w:bookmarkStart w:id="199" w:name="_Toc90381252"/>
      <w:bookmarkStart w:id="200" w:name="_Toc100588224"/>
      <w:bookmarkStart w:id="201" w:name="_Toc101198084"/>
      <w:bookmarkStart w:id="202" w:name="_Toc90059080"/>
      <w:bookmarkStart w:id="203" w:name="_Toc90059369"/>
      <w:bookmarkStart w:id="204" w:name="_Toc90309864"/>
      <w:bookmarkStart w:id="205" w:name="_Toc90318069"/>
      <w:bookmarkStart w:id="206" w:name="_Toc90374494"/>
      <w:bookmarkStart w:id="207" w:name="_Toc90376101"/>
      <w:bookmarkStart w:id="208" w:name="_Toc90376186"/>
      <w:bookmarkStart w:id="209" w:name="_Toc90381253"/>
      <w:bookmarkStart w:id="210" w:name="_Toc100588225"/>
      <w:bookmarkStart w:id="211" w:name="_Toc101198085"/>
      <w:bookmarkStart w:id="212" w:name="_Toc90059081"/>
      <w:bookmarkStart w:id="213" w:name="_Toc90059370"/>
      <w:bookmarkStart w:id="214" w:name="_Toc90309865"/>
      <w:bookmarkStart w:id="215" w:name="_Toc90318070"/>
      <w:bookmarkStart w:id="216" w:name="_Toc90374495"/>
      <w:bookmarkStart w:id="217" w:name="_Toc90376102"/>
      <w:bookmarkStart w:id="218" w:name="_Toc90376187"/>
      <w:bookmarkStart w:id="219" w:name="_Toc90381254"/>
      <w:bookmarkStart w:id="220" w:name="_Toc100588226"/>
      <w:bookmarkStart w:id="221" w:name="_Toc101198086"/>
      <w:bookmarkStart w:id="222" w:name="_Toc90059082"/>
      <w:bookmarkStart w:id="223" w:name="_Toc90059371"/>
      <w:bookmarkStart w:id="224" w:name="_Toc90309866"/>
      <w:bookmarkStart w:id="225" w:name="_Toc90318071"/>
      <w:bookmarkStart w:id="226" w:name="_Toc90374496"/>
      <w:bookmarkStart w:id="227" w:name="_Toc90376103"/>
      <w:bookmarkStart w:id="228" w:name="_Toc90376188"/>
      <w:bookmarkStart w:id="229" w:name="_Toc90381255"/>
      <w:bookmarkStart w:id="230" w:name="_Toc100588227"/>
      <w:bookmarkStart w:id="231" w:name="_Toc101198087"/>
      <w:bookmarkStart w:id="232" w:name="_Toc90059083"/>
      <w:bookmarkStart w:id="233" w:name="_Toc90059372"/>
      <w:bookmarkStart w:id="234" w:name="_Toc90309867"/>
      <w:bookmarkStart w:id="235" w:name="_Toc90318072"/>
      <w:bookmarkStart w:id="236" w:name="_Toc90374497"/>
      <w:bookmarkStart w:id="237" w:name="_Toc90376104"/>
      <w:bookmarkStart w:id="238" w:name="_Toc90376189"/>
      <w:bookmarkStart w:id="239" w:name="_Toc90381256"/>
      <w:bookmarkStart w:id="240" w:name="_Toc100588228"/>
      <w:bookmarkStart w:id="241" w:name="_Toc101198088"/>
      <w:bookmarkStart w:id="242" w:name="_Toc90059084"/>
      <w:bookmarkStart w:id="243" w:name="_Toc90059373"/>
      <w:bookmarkStart w:id="244" w:name="_Toc90309868"/>
      <w:bookmarkStart w:id="245" w:name="_Toc90318073"/>
      <w:bookmarkStart w:id="246" w:name="_Toc90374498"/>
      <w:bookmarkStart w:id="247" w:name="_Toc90376105"/>
      <w:bookmarkStart w:id="248" w:name="_Toc90376190"/>
      <w:bookmarkStart w:id="249" w:name="_Toc90381257"/>
      <w:bookmarkStart w:id="250" w:name="_Toc100588229"/>
      <w:bookmarkStart w:id="251" w:name="_Toc101198089"/>
      <w:bookmarkStart w:id="252" w:name="_Toc90059085"/>
      <w:bookmarkStart w:id="253" w:name="_Toc90059374"/>
      <w:bookmarkStart w:id="254" w:name="_Toc90309869"/>
      <w:bookmarkStart w:id="255" w:name="_Toc90318074"/>
      <w:bookmarkStart w:id="256" w:name="_Toc90374499"/>
      <w:bookmarkStart w:id="257" w:name="_Toc90376106"/>
      <w:bookmarkStart w:id="258" w:name="_Toc90376191"/>
      <w:bookmarkStart w:id="259" w:name="_Toc90381258"/>
      <w:bookmarkStart w:id="260" w:name="_Toc100588230"/>
      <w:bookmarkStart w:id="261" w:name="_Toc101198090"/>
      <w:bookmarkStart w:id="262" w:name="_Toc90059086"/>
      <w:bookmarkStart w:id="263" w:name="_Toc90059375"/>
      <w:bookmarkStart w:id="264" w:name="_Toc90309870"/>
      <w:bookmarkStart w:id="265" w:name="_Toc90318075"/>
      <w:bookmarkStart w:id="266" w:name="_Toc90374500"/>
      <w:bookmarkStart w:id="267" w:name="_Toc90376107"/>
      <w:bookmarkStart w:id="268" w:name="_Toc90376192"/>
      <w:bookmarkStart w:id="269" w:name="_Toc90381259"/>
      <w:bookmarkStart w:id="270" w:name="_Toc100588231"/>
      <w:bookmarkStart w:id="271" w:name="_Toc101198091"/>
      <w:bookmarkStart w:id="272" w:name="_Toc90059087"/>
      <w:bookmarkStart w:id="273" w:name="_Toc90059376"/>
      <w:bookmarkStart w:id="274" w:name="_Toc90309871"/>
      <w:bookmarkStart w:id="275" w:name="_Toc90318076"/>
      <w:bookmarkStart w:id="276" w:name="_Toc90374501"/>
      <w:bookmarkStart w:id="277" w:name="_Toc90376108"/>
      <w:bookmarkStart w:id="278" w:name="_Toc90376193"/>
      <w:bookmarkStart w:id="279" w:name="_Toc90381260"/>
      <w:bookmarkStart w:id="280" w:name="_Toc100588232"/>
      <w:bookmarkStart w:id="281" w:name="_Toc101198092"/>
      <w:bookmarkStart w:id="282" w:name="_Toc90059088"/>
      <w:bookmarkStart w:id="283" w:name="_Toc90059377"/>
      <w:bookmarkStart w:id="284" w:name="_Toc90309872"/>
      <w:bookmarkStart w:id="285" w:name="_Toc90318077"/>
      <w:bookmarkStart w:id="286" w:name="_Toc90374502"/>
      <w:bookmarkStart w:id="287" w:name="_Toc90376109"/>
      <w:bookmarkStart w:id="288" w:name="_Toc90376194"/>
      <w:bookmarkStart w:id="289" w:name="_Toc90381261"/>
      <w:bookmarkStart w:id="290" w:name="_Toc100588233"/>
      <w:bookmarkStart w:id="291" w:name="_Toc101198093"/>
      <w:bookmarkStart w:id="292" w:name="_Toc90059089"/>
      <w:bookmarkStart w:id="293" w:name="_Toc90059378"/>
      <w:bookmarkStart w:id="294" w:name="_Toc90309873"/>
      <w:bookmarkStart w:id="295" w:name="_Toc90318078"/>
      <w:bookmarkStart w:id="296" w:name="_Toc90374503"/>
      <w:bookmarkStart w:id="297" w:name="_Toc90376110"/>
      <w:bookmarkStart w:id="298" w:name="_Toc90376195"/>
      <w:bookmarkStart w:id="299" w:name="_Toc90381262"/>
      <w:bookmarkStart w:id="300" w:name="_Toc100588234"/>
      <w:bookmarkStart w:id="301" w:name="_Toc101198094"/>
      <w:bookmarkStart w:id="302" w:name="_Toc90059090"/>
      <w:bookmarkStart w:id="303" w:name="_Toc90059379"/>
      <w:bookmarkStart w:id="304" w:name="_Toc90309874"/>
      <w:bookmarkStart w:id="305" w:name="_Toc90318079"/>
      <w:bookmarkStart w:id="306" w:name="_Toc90374504"/>
      <w:bookmarkStart w:id="307" w:name="_Toc90376111"/>
      <w:bookmarkStart w:id="308" w:name="_Toc90376196"/>
      <w:bookmarkStart w:id="309" w:name="_Toc90381263"/>
      <w:bookmarkStart w:id="310" w:name="_Toc100588235"/>
      <w:bookmarkStart w:id="311" w:name="_Toc101198095"/>
      <w:bookmarkStart w:id="312" w:name="_Toc90059091"/>
      <w:bookmarkStart w:id="313" w:name="_Toc90059380"/>
      <w:bookmarkStart w:id="314" w:name="_Toc90309875"/>
      <w:bookmarkStart w:id="315" w:name="_Toc90318080"/>
      <w:bookmarkStart w:id="316" w:name="_Toc90374505"/>
      <w:bookmarkStart w:id="317" w:name="_Toc90376112"/>
      <w:bookmarkStart w:id="318" w:name="_Toc90376197"/>
      <w:bookmarkStart w:id="319" w:name="_Toc90381264"/>
      <w:bookmarkStart w:id="320" w:name="_Toc100588236"/>
      <w:bookmarkStart w:id="321" w:name="_Toc101198096"/>
      <w:bookmarkStart w:id="322" w:name="_Toc101198097"/>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r>
        <w:rPr>
          <w:szCs w:val="24"/>
        </w:rPr>
        <w:t>Modern visions</w:t>
      </w:r>
      <w:bookmarkEnd w:id="322"/>
    </w:p>
    <w:p w14:paraId="77790ED5" w14:textId="01750A33" w:rsidR="007771E0" w:rsidRDefault="007771E0" w:rsidP="00681B40">
      <w:pPr>
        <w:pStyle w:val="EndNoteBibliography"/>
        <w:spacing w:line="480" w:lineRule="auto"/>
      </w:pPr>
      <w:r>
        <w:rPr>
          <w:noProof w:val="0"/>
        </w:rPr>
        <w:t>Two psychonaut</w:t>
      </w:r>
      <w:ins w:id="323" w:author="Elizabeth" w:date="2022-04-19T13:02:00Z">
        <w:r w:rsidR="00CF5CED">
          <w:rPr>
            <w:rStyle w:val="FootnoteReference"/>
            <w:noProof w:val="0"/>
          </w:rPr>
          <w:footnoteReference w:id="15"/>
        </w:r>
      </w:ins>
      <w:r>
        <w:rPr>
          <w:noProof w:val="0"/>
        </w:rPr>
        <w:t xml:space="preserve"> philosophers </w:t>
      </w:r>
      <w:del w:id="331" w:author="Elizabeth" w:date="2022-04-19T13:06:00Z">
        <w:r w:rsidDel="001C18D3">
          <w:rPr>
            <w:noProof w:val="0"/>
          </w:rPr>
          <w:delText xml:space="preserve">are </w:delText>
        </w:r>
      </w:del>
      <w:r>
        <w:rPr>
          <w:noProof w:val="0"/>
        </w:rPr>
        <w:t>influential to my conceptualization of a shift from modernism to postmodernist rumblings</w:t>
      </w:r>
      <w:ins w:id="332" w:author="Elizabeth" w:date="2022-04-19T13:06:00Z">
        <w:r w:rsidR="001C18D3">
          <w:rPr>
            <w:noProof w:val="0"/>
          </w:rPr>
          <w:t xml:space="preserve"> are </w:t>
        </w:r>
      </w:ins>
      <w:del w:id="333" w:author="Elizabeth" w:date="2022-04-19T13:06:00Z">
        <w:r w:rsidDel="001C18D3">
          <w:rPr>
            <w:noProof w:val="0"/>
          </w:rPr>
          <w:delText xml:space="preserve">; </w:delText>
        </w:r>
      </w:del>
      <w:r>
        <w:rPr>
          <w:noProof w:val="0"/>
        </w:rPr>
        <w:t>Aldous Huxley and Terence McKenna. The message their writings and theories suggest is to first reconnect with reality through physical engagement, then second, begin to understand the conditions that shape contemporary reality are not inevitable.</w:t>
      </w:r>
      <w:r w:rsidR="009D5D4B">
        <w:rPr>
          <w:noProof w:val="0"/>
        </w:rPr>
        <w:t xml:space="preserve"> </w:t>
      </w:r>
      <w:r w:rsidR="00920504">
        <w:rPr>
          <w:noProof w:val="0"/>
        </w:rPr>
        <w:t>These thinkers are influential to me as links that bridge the span of 20</w:t>
      </w:r>
      <w:r w:rsidR="00920504" w:rsidRPr="00681B40">
        <w:rPr>
          <w:noProof w:val="0"/>
          <w:vertAlign w:val="superscript"/>
        </w:rPr>
        <w:t>th</w:t>
      </w:r>
      <w:r w:rsidR="00920504">
        <w:rPr>
          <w:noProof w:val="0"/>
        </w:rPr>
        <w:t xml:space="preserve"> century modernism and postmodernism through consciousness studies.</w:t>
      </w:r>
      <w:ins w:id="334" w:author="Elizabeth" w:date="2022-04-19T13:06:00Z">
        <w:r w:rsidR="001C18D3">
          <w:rPr>
            <w:noProof w:val="0"/>
          </w:rPr>
          <w:t xml:space="preserve"> Just as optical science in the 19</w:t>
        </w:r>
        <w:r w:rsidR="001C18D3" w:rsidRPr="001C18D3">
          <w:rPr>
            <w:noProof w:val="0"/>
            <w:vertAlign w:val="superscript"/>
            <w:rPrChange w:id="335" w:author="Elizabeth" w:date="2022-04-19T13:06:00Z">
              <w:rPr>
                <w:noProof w:val="0"/>
              </w:rPr>
            </w:rPrChange>
          </w:rPr>
          <w:t>th</w:t>
        </w:r>
        <w:r w:rsidR="001C18D3">
          <w:rPr>
            <w:noProof w:val="0"/>
          </w:rPr>
          <w:t xml:space="preserve"> </w:t>
        </w:r>
        <w:r w:rsidR="001C18D3">
          <w:rPr>
            <w:noProof w:val="0"/>
          </w:rPr>
          <w:lastRenderedPageBreak/>
          <w:t>century propelled shifts in epistemolog</w:t>
        </w:r>
      </w:ins>
      <w:ins w:id="336" w:author="Elizabeth" w:date="2022-04-19T13:07:00Z">
        <w:r w:rsidR="001C18D3">
          <w:rPr>
            <w:noProof w:val="0"/>
          </w:rPr>
          <w:t>y, so too have late 20</w:t>
        </w:r>
        <w:r w:rsidR="001C18D3" w:rsidRPr="001C18D3">
          <w:rPr>
            <w:noProof w:val="0"/>
            <w:vertAlign w:val="superscript"/>
            <w:rPrChange w:id="337" w:author="Elizabeth" w:date="2022-04-19T13:07:00Z">
              <w:rPr>
                <w:noProof w:val="0"/>
              </w:rPr>
            </w:rPrChange>
          </w:rPr>
          <w:t>th</w:t>
        </w:r>
        <w:r w:rsidR="001C18D3">
          <w:rPr>
            <w:noProof w:val="0"/>
          </w:rPr>
          <w:t xml:space="preserve"> century studies into the neuroscience of vision and perception and interdisciplinary consciousness studies. </w:t>
        </w:r>
      </w:ins>
    </w:p>
    <w:p w14:paraId="2F1C5312" w14:textId="13C209BA" w:rsidR="00E556D4" w:rsidRPr="007A2142" w:rsidRDefault="00E556D4" w:rsidP="00681B40">
      <w:pPr>
        <w:pStyle w:val="EndNoteBibliography"/>
        <w:spacing w:line="480" w:lineRule="auto"/>
        <w:rPr>
          <w:noProof w:val="0"/>
        </w:rPr>
      </w:pPr>
      <w:r>
        <w:rPr>
          <w:noProof w:val="0"/>
        </w:rPr>
        <w:t xml:space="preserve">Aldous </w:t>
      </w:r>
      <w:r w:rsidRPr="007A2142">
        <w:rPr>
          <w:noProof w:val="0"/>
        </w:rPr>
        <w:t xml:space="preserve">Huxley, 20th century </w:t>
      </w:r>
      <w:r w:rsidR="00A86899">
        <w:rPr>
          <w:noProof w:val="0"/>
        </w:rPr>
        <w:t xml:space="preserve">speculative fiction and non-fiction </w:t>
      </w:r>
      <w:r w:rsidRPr="007A2142">
        <w:rPr>
          <w:noProof w:val="0"/>
        </w:rPr>
        <w:t>author</w:t>
      </w:r>
      <w:ins w:id="338" w:author="Elizabeth" w:date="2022-04-19T13:17:00Z">
        <w:r w:rsidR="00FB51F7">
          <w:rPr>
            <w:noProof w:val="0"/>
          </w:rPr>
          <w:t xml:space="preserve"> and philosopher</w:t>
        </w:r>
      </w:ins>
      <w:r w:rsidR="00920504">
        <w:rPr>
          <w:noProof w:val="0"/>
        </w:rPr>
        <w:t>,</w:t>
      </w:r>
      <w:r w:rsidRPr="007A2142">
        <w:rPr>
          <w:noProof w:val="0"/>
        </w:rPr>
        <w:t xml:space="preserve"> </w:t>
      </w:r>
      <w:r>
        <w:rPr>
          <w:noProof w:val="0"/>
        </w:rPr>
        <w:t>w</w:t>
      </w:r>
      <w:r w:rsidRPr="007A2142">
        <w:rPr>
          <w:noProof w:val="0"/>
        </w:rPr>
        <w:t xml:space="preserve">rote </w:t>
      </w:r>
      <w:r w:rsidR="00960BAC">
        <w:rPr>
          <w:noProof w:val="0"/>
        </w:rPr>
        <w:t>an account of his professional experience of a dose of the psychedelic mescalin</w:t>
      </w:r>
      <w:r w:rsidR="003C4F5B">
        <w:rPr>
          <w:noProof w:val="0"/>
        </w:rPr>
        <w:t>e</w:t>
      </w:r>
      <w:r w:rsidR="00960BAC">
        <w:rPr>
          <w:noProof w:val="0"/>
        </w:rPr>
        <w:t xml:space="preserve"> </w:t>
      </w:r>
      <w:r w:rsidRPr="007A2142">
        <w:rPr>
          <w:noProof w:val="0"/>
        </w:rPr>
        <w:t xml:space="preserve">in </w:t>
      </w:r>
      <w:ins w:id="339" w:author="Elizabeth" w:date="2022-04-19T13:18:00Z">
        <w:r w:rsidR="00905477">
          <w:rPr>
            <w:noProof w:val="0"/>
          </w:rPr>
          <w:t xml:space="preserve">the 1960 </w:t>
        </w:r>
      </w:ins>
      <w:r w:rsidRPr="00681B40">
        <w:rPr>
          <w:i/>
          <w:iCs/>
          <w:noProof w:val="0"/>
        </w:rPr>
        <w:t>The Doors of Perception</w:t>
      </w:r>
      <w:r w:rsidR="00920504">
        <w:rPr>
          <w:noProof w:val="0"/>
        </w:rPr>
        <w:t xml:space="preserve"> that expresses a similar sentiment to McLuhan’s “simultaneous happening.”</w:t>
      </w:r>
      <w:r w:rsidR="003C4F5B">
        <w:rPr>
          <w:noProof w:val="0"/>
        </w:rPr>
        <w:t xml:space="preserve"> In the following passage, Huxley is attempting to reconcile with the novel visuo-spatial experience of mescaline (a synthesized form of the medicinal sacrament </w:t>
      </w:r>
      <w:r w:rsidR="003C4F5B" w:rsidRPr="00681B40">
        <w:rPr>
          <w:i/>
          <w:iCs/>
          <w:noProof w:val="0"/>
        </w:rPr>
        <w:t>peyote</w:t>
      </w:r>
      <w:r w:rsidR="00242E5B">
        <w:rPr>
          <w:noProof w:val="0"/>
        </w:rPr>
        <w:t xml:space="preserve"> traditional to the Indigenous people of the Americas</w:t>
      </w:r>
      <w:r w:rsidR="003C4F5B">
        <w:rPr>
          <w:noProof w:val="0"/>
        </w:rPr>
        <w:t xml:space="preserve">): </w:t>
      </w:r>
    </w:p>
    <w:p w14:paraId="6CABB4A6" w14:textId="77777777" w:rsidR="00E556D4" w:rsidRDefault="00E556D4">
      <w:pPr>
        <w:pStyle w:val="ListParagraph"/>
        <w:pPrChange w:id="340" w:author="Elizabeth" w:date="2022-04-19T13:54:00Z">
          <w:pPr>
            <w:pStyle w:val="ListParagraph"/>
            <w:ind w:firstLine="0"/>
          </w:pPr>
        </w:pPrChange>
      </w:pPr>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16"/>
      </w:r>
    </w:p>
    <w:p w14:paraId="11C5E34B" w14:textId="29AE7BDC" w:rsidR="00242E5B" w:rsidRDefault="00E556D4" w:rsidP="00681B40">
      <w:pPr>
        <w:pStyle w:val="BodyText"/>
      </w:pPr>
      <w:r w:rsidRPr="007A2142">
        <w:t xml:space="preserve">Huxley’s account gave some credence to altered states of consciousness as an area to </w:t>
      </w:r>
      <w:r>
        <w:t>address</w:t>
      </w:r>
      <w:r w:rsidRPr="007A2142">
        <w:t xml:space="preserve"> when considering </w:t>
      </w:r>
      <w:r w:rsidR="00242E5B">
        <w:t>vision</w:t>
      </w:r>
      <w:ins w:id="341" w:author="Elizabeth" w:date="2022-04-19T13:19:00Z">
        <w:r w:rsidR="00360DBF">
          <w:t>, the body</w:t>
        </w:r>
      </w:ins>
      <w:r w:rsidR="00242E5B">
        <w:t>, perception,</w:t>
      </w:r>
      <w:r w:rsidRPr="007A2142">
        <w:t xml:space="preserve"> and society.</w:t>
      </w:r>
      <w:r w:rsidR="007208C5">
        <w:t xml:space="preserve"> As a reflection on that state, he was able to put into words</w:t>
      </w:r>
      <w:r>
        <w:t xml:space="preserve"> </w:t>
      </w:r>
      <w:r w:rsidR="007208C5">
        <w:t>the</w:t>
      </w:r>
      <w:r w:rsidR="00B07AE4">
        <w:t xml:space="preserve"> shift in interest from Cartesian “place and distance” to an archaic “being and meaning”.</w:t>
      </w:r>
      <w:r w:rsidR="007208C5">
        <w:t xml:space="preserve"> </w:t>
      </w:r>
      <w:r w:rsidR="00B07AE4">
        <w:t>Notably for my practice, Huxley points out the increased significance of “relationships within a pattern” under the mescalin influence</w:t>
      </w:r>
      <w:r w:rsidR="00242E5B">
        <w:t>, the same perhaps that McLuhan recognizes</w:t>
      </w:r>
      <w:r w:rsidR="00B07AE4">
        <w:t xml:space="preserve">. </w:t>
      </w:r>
    </w:p>
    <w:p w14:paraId="20D701B2" w14:textId="55D1D6AE" w:rsidR="00A91C2E" w:rsidRDefault="00E556D4">
      <w:pPr>
        <w:spacing w:before="240"/>
        <w:pPrChange w:id="342" w:author="Elizabeth" w:date="2022-04-19T13:23:00Z">
          <w:pPr/>
        </w:pPrChange>
      </w:pPr>
      <w:r w:rsidRPr="007A2142">
        <w:t>He articulate</w:t>
      </w:r>
      <w:r w:rsidR="007208C5">
        <w:t>s</w:t>
      </w:r>
      <w:r w:rsidRPr="007A2142">
        <w:t xml:space="preserve"> the state of the re-reflective experience with the curiosity of a philosopher, recalling philosopher-poet William Blake’s </w:t>
      </w:r>
      <w:r w:rsidRPr="00E57042">
        <w:rPr>
          <w:i/>
          <w:iCs/>
        </w:rPr>
        <w:t>The Marriage of Heaven and Hell</w:t>
      </w:r>
      <w:r w:rsidRPr="007A2142">
        <w:t xml:space="preserve"> in the book’s title.</w:t>
      </w:r>
      <w:r w:rsidR="00FF2473" w:rsidDel="00FF2473">
        <w:rPr>
          <w:rStyle w:val="FootnoteReference"/>
        </w:rPr>
        <w:t xml:space="preserve"> </w:t>
      </w:r>
      <w:r w:rsidR="00242E5B">
        <w:lastRenderedPageBreak/>
        <w:t xml:space="preserve">(see </w:t>
      </w:r>
      <w:r w:rsidR="00242E5B">
        <w:fldChar w:fldCharType="begin"/>
      </w:r>
      <w:r w:rsidR="00242E5B">
        <w:instrText xml:space="preserve"> REF _Ref101265236 \h </w:instrText>
      </w:r>
      <w:r w:rsidR="00242E5B">
        <w:fldChar w:fldCharType="separate"/>
      </w:r>
      <w:r w:rsidR="00242E5B">
        <w:t xml:space="preserve">Figure </w:t>
      </w:r>
      <w:r w:rsidR="00242E5B">
        <w:rPr>
          <w:noProof/>
        </w:rPr>
        <w:t>14</w:t>
      </w:r>
      <w:r w:rsidR="00242E5B">
        <w:fldChar w:fldCharType="end"/>
      </w:r>
      <w:r w:rsidR="00242E5B">
        <w:t>)</w:t>
      </w:r>
      <w:r w:rsidR="00FF2473">
        <w:t xml:space="preserve"> “If the doors of perception were cleansed everything would appear to man as it is, infinite.”</w:t>
      </w:r>
      <w:r w:rsidR="00FF2473">
        <w:rPr>
          <w:rStyle w:val="FootnoteReference"/>
        </w:rPr>
        <w:footnoteReference w:id="17"/>
      </w:r>
      <w:ins w:id="343" w:author="Elizabeth" w:date="2022-04-19T13:20:00Z">
        <w:r w:rsidR="00B70CBF">
          <w:t xml:space="preserve"> What must have struck Huxley under mescaline’s influence </w:t>
        </w:r>
      </w:ins>
      <w:ins w:id="344" w:author="Elizabeth" w:date="2022-04-19T13:21:00Z">
        <w:r w:rsidR="00B70CBF">
          <w:t>was</w:t>
        </w:r>
      </w:ins>
      <w:ins w:id="345" w:author="Elizabeth" w:date="2022-04-19T13:20:00Z">
        <w:r w:rsidR="00B70CBF">
          <w:t xml:space="preserve"> a</w:t>
        </w:r>
      </w:ins>
      <w:ins w:id="346" w:author="Elizabeth" w:date="2022-04-19T13:21:00Z">
        <w:r w:rsidR="00B70CBF">
          <w:t xml:space="preserve"> new awareness of the perceptual apparatus. (</w:t>
        </w:r>
        <w:proofErr w:type="gramStart"/>
        <w:r w:rsidR="00B70CBF">
          <w:t>go</w:t>
        </w:r>
        <w:proofErr w:type="gramEnd"/>
        <w:r w:rsidR="00B70CBF">
          <w:t xml:space="preserve"> into spigot thing from doors?</w:t>
        </w:r>
      </w:ins>
      <w:ins w:id="347" w:author="Elizabeth" w:date="2022-04-19T13:22:00Z">
        <w:r w:rsidR="00B70CBF">
          <w:t xml:space="preserve"> – if regular consciousness is regulated </w:t>
        </w:r>
      </w:ins>
      <w:ins w:id="348" w:author="Elizabeth" w:date="2022-04-19T13:23:00Z">
        <w:r w:rsidR="00B70CBF">
          <w:t>as if through</w:t>
        </w:r>
      </w:ins>
      <w:ins w:id="349" w:author="Elizabeth" w:date="2022-04-19T13:22:00Z">
        <w:r w:rsidR="00B70CBF">
          <w:t xml:space="preserve"> a spigot, and meditation can open the spigot all the way wide, mescaline eliminates the spigot and the threshold between consciousness and </w:t>
        </w:r>
      </w:ins>
      <w:ins w:id="350" w:author="Elizabeth" w:date="2022-04-19T13:23:00Z">
        <w:r w:rsidR="00B70CBF" w:rsidRPr="00B70CBF">
          <w:rPr>
            <w:i/>
            <w:iCs/>
            <w:rPrChange w:id="351" w:author="Elizabeth" w:date="2022-04-19T13:23:00Z">
              <w:rPr/>
            </w:rPrChange>
          </w:rPr>
          <w:t>everything</w:t>
        </w:r>
        <w:r w:rsidR="00B70CBF">
          <w:t xml:space="preserve"> (and nothing).) </w:t>
        </w:r>
      </w:ins>
    </w:p>
    <w:p w14:paraId="6545188D" w14:textId="77777777" w:rsidR="00A91C2E" w:rsidRDefault="00960BAC" w:rsidP="00681B40">
      <w:pPr>
        <w:keepNext/>
        <w:ind w:firstLine="0"/>
        <w:jc w:val="center"/>
      </w:pPr>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0">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p>
    <w:p w14:paraId="123E3FB7" w14:textId="4EB00BBC" w:rsidR="00E556D4" w:rsidRDefault="00A91C2E" w:rsidP="00681B40">
      <w:pPr>
        <w:pStyle w:val="Caption"/>
        <w:spacing w:after="240"/>
        <w:ind w:firstLine="0"/>
        <w:jc w:val="center"/>
      </w:pPr>
      <w:bookmarkStart w:id="352" w:name="_Ref101265236"/>
      <w:bookmarkStart w:id="353" w:name="_Toc101198202"/>
      <w:bookmarkStart w:id="354" w:name="_Ref101265209"/>
      <w:r>
        <w:t xml:space="preserve">Figure </w:t>
      </w:r>
      <w:fldSimple w:instr=" SEQ Figure \* ARABIC ">
        <w:r>
          <w:rPr>
            <w:noProof/>
          </w:rPr>
          <w:t>14</w:t>
        </w:r>
      </w:fldSimple>
      <w:bookmarkEnd w:id="352"/>
      <w:r>
        <w:t>. Doors of perception Blake image placeholder</w:t>
      </w:r>
      <w:bookmarkEnd w:id="353"/>
      <w:bookmarkEnd w:id="354"/>
    </w:p>
    <w:p w14:paraId="4AACCC1D" w14:textId="1F5B045F" w:rsidR="0094226F" w:rsidRPr="007A2142" w:rsidRDefault="0098316A" w:rsidP="00681B40">
      <w:r w:rsidRPr="007A2142">
        <w:t>Ethnobotanist, author, and psychedelic mystic Terence McKenna,</w:t>
      </w:r>
      <w:r w:rsidR="0094226F">
        <w:t xml:space="preserve"> a late 20</w:t>
      </w:r>
      <w:r w:rsidR="0094226F" w:rsidRPr="00681B40">
        <w:rPr>
          <w:vertAlign w:val="superscript"/>
        </w:rPr>
        <w:t>th</w:t>
      </w:r>
      <w:r w:rsidR="0094226F">
        <w:t xml:space="preserve"> century contemporary of Huxley,</w:t>
      </w:r>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w:t>
      </w:r>
      <w:ins w:id="355" w:author="Elizabeth" w:date="2022-04-19T13:24:00Z">
        <w:r w:rsidR="00B70CBF">
          <w:t xml:space="preserve">, rationalistic </w:t>
        </w:r>
      </w:ins>
      <w:del w:id="356" w:author="Elizabeth" w:date="2022-04-19T13:24:00Z">
        <w:r w:rsidRPr="007A2142" w:rsidDel="00B70CBF">
          <w:delText xml:space="preserve"> </w:delText>
        </w:r>
      </w:del>
      <w:r w:rsidRPr="007A2142">
        <w:t>philosophy), we have caused cataclysmic and irreparable change to the ecosphere, not least in our constant and habitual pollution of water, air, and soil.</w:t>
      </w:r>
      <w:r>
        <w:rPr>
          <w:rStyle w:val="FootnoteReference"/>
        </w:rPr>
        <w:footnoteReference w:id="18"/>
      </w:r>
      <w:r w:rsidRPr="007A2142">
        <w:t xml:space="preserve"> </w:t>
      </w:r>
    </w:p>
    <w:p w14:paraId="0C5431F4" w14:textId="630D4FEA" w:rsidR="008B0D5C" w:rsidRDefault="0098316A" w:rsidP="00A91C2E">
      <w:r w:rsidRPr="007A2142">
        <w:t>In response to this, the evolution of the aesthetic experience of the 20</w:t>
      </w:r>
      <w:r w:rsidRPr="00B70CBF">
        <w:rPr>
          <w:vertAlign w:val="superscript"/>
          <w:rPrChange w:id="357" w:author="Elizabeth" w:date="2022-04-19T13:24:00Z">
            <w:rPr/>
          </w:rPrChange>
        </w:rPr>
        <w:t>th</w:t>
      </w:r>
      <w:ins w:id="358" w:author="Elizabeth" w:date="2022-04-19T13:24:00Z">
        <w:r w:rsidR="00B70CBF">
          <w:t xml:space="preserve"> </w:t>
        </w:r>
      </w:ins>
      <w:del w:id="359" w:author="Elizabeth" w:date="2022-04-19T13:24:00Z">
        <w:r w:rsidRPr="007A2142" w:rsidDel="00B70CBF">
          <w:delText xml:space="preserve"> </w:delText>
        </w:r>
      </w:del>
      <w:r w:rsidRPr="007A2142">
        <w:t>and early 21</w:t>
      </w:r>
      <w:r w:rsidRPr="00B70CBF">
        <w:rPr>
          <w:vertAlign w:val="superscript"/>
          <w:rPrChange w:id="360" w:author="Elizabeth" w:date="2022-04-19T13:24:00Z">
            <w:rPr/>
          </w:rPrChange>
        </w:rPr>
        <w:t>st</w:t>
      </w:r>
      <w:r w:rsidRPr="007A2142">
        <w:t xml:space="preserve"> centuries has led to a dissolution of boundary and form, where experience is felt in a constant </w:t>
      </w:r>
      <w:r w:rsidRPr="007A2142">
        <w:lastRenderedPageBreak/>
        <w:t>state of flux. As the visual culture of the late 20th century suggests, McKenna muses, the collective is looking for new models to replace the deposed Cartesian sense of a world built from parts.</w:t>
      </w:r>
      <w:r>
        <w:rPr>
          <w:rStyle w:val="FootnoteReference"/>
        </w:rPr>
        <w:footnoteReference w:id="19"/>
      </w:r>
      <w:ins w:id="361" w:author="Elizabeth" w:date="2022-04-19T13:24:00Z">
        <w:r w:rsidR="00B70CBF">
          <w:t xml:space="preserve"> </w:t>
        </w:r>
      </w:ins>
      <w:ins w:id="362" w:author="Elizabeth" w:date="2022-04-19T13:25:00Z">
        <w:r w:rsidR="00006B3E">
          <w:t>My exposure to the ideas from these two thinkers in particular has had a huge impact on the way I approach my own conscious awareness, my own perception</w:t>
        </w:r>
      </w:ins>
      <w:ins w:id="363" w:author="Elizabeth" w:date="2022-04-19T13:27:00Z">
        <w:r w:rsidR="00006B3E">
          <w:t xml:space="preserve">. From them, I </w:t>
        </w:r>
      </w:ins>
      <w:ins w:id="364" w:author="Elizabeth" w:date="2022-04-19T13:25:00Z">
        <w:r w:rsidR="00006B3E">
          <w:t xml:space="preserve">know that </w:t>
        </w:r>
      </w:ins>
      <w:ins w:id="365" w:author="Elizabeth" w:date="2022-04-19T13:26:00Z">
        <w:r w:rsidR="00006B3E">
          <w:t xml:space="preserve">my </w:t>
        </w:r>
      </w:ins>
      <w:ins w:id="366" w:author="Elizabeth" w:date="2022-04-19T13:28:00Z">
        <w:r w:rsidR="00006B3E">
          <w:t>culturally conditioned</w:t>
        </w:r>
      </w:ins>
      <w:ins w:id="367" w:author="Elizabeth" w:date="2022-04-19T13:26:00Z">
        <w:r w:rsidR="00006B3E">
          <w:t xml:space="preserve"> perception</w:t>
        </w:r>
      </w:ins>
      <w:ins w:id="368" w:author="Elizabeth" w:date="2022-04-19T13:27:00Z">
        <w:r w:rsidR="00006B3E">
          <w:t>, regardless of</w:t>
        </w:r>
      </w:ins>
      <w:ins w:id="369" w:author="Elizabeth" w:date="2022-04-19T13:28:00Z">
        <w:r w:rsidR="00006B3E">
          <w:t xml:space="preserve"> the neuroscience of vision, </w:t>
        </w:r>
      </w:ins>
      <w:ins w:id="370" w:author="Elizabeth" w:date="2022-04-19T13:26:00Z">
        <w:r w:rsidR="00006B3E">
          <w:t xml:space="preserve">is </w:t>
        </w:r>
        <w:r w:rsidR="00006B3E" w:rsidRPr="00006B3E">
          <w:rPr>
            <w:i/>
            <w:iCs/>
            <w:rPrChange w:id="371" w:author="Elizabeth" w:date="2022-04-19T13:26:00Z">
              <w:rPr/>
            </w:rPrChange>
          </w:rPr>
          <w:t>not</w:t>
        </w:r>
        <w:r w:rsidR="00006B3E">
          <w:t xml:space="preserve"> representative of some truthful</w:t>
        </w:r>
      </w:ins>
      <w:r w:rsidRPr="007A2142">
        <w:t xml:space="preserve"> </w:t>
      </w:r>
      <w:ins w:id="372" w:author="Elizabeth" w:date="2022-04-19T13:26:00Z">
        <w:r w:rsidR="00006B3E">
          <w:t>pathway to knowledge about the universe (or my breakfast, for that matter).</w:t>
        </w:r>
      </w:ins>
      <w:ins w:id="373" w:author="Elizabeth" w:date="2022-04-19T13:28:00Z">
        <w:r w:rsidR="00006B3E">
          <w:t xml:space="preserve"> </w:t>
        </w:r>
      </w:ins>
      <w:ins w:id="374" w:author="Elizabeth" w:date="2022-04-19T13:30:00Z">
        <w:r w:rsidR="00006B3E">
          <w:t xml:space="preserve">This distinction </w:t>
        </w:r>
        <w:r w:rsidR="00DD0C19">
          <w:t>goes back to the very beginning of my curiosity towards the natural world</w:t>
        </w:r>
      </w:ins>
      <w:ins w:id="375" w:author="Elizabeth" w:date="2022-04-19T13:31:00Z">
        <w:r w:rsidR="00DD0C19">
          <w:t xml:space="preserve"> with the question of the tree. Are you seeing the same tree that I’m seeing?</w:t>
        </w:r>
      </w:ins>
      <w:ins w:id="376" w:author="Elizabeth" w:date="2022-04-19T13:32:00Z">
        <w:r w:rsidR="00DD0C19">
          <w:t xml:space="preserve"> </w:t>
        </w:r>
      </w:ins>
      <w:ins w:id="377" w:author="Elizabeth" w:date="2022-04-19T13:38:00Z">
        <w:r w:rsidR="008A1898">
          <w:t xml:space="preserve">(No.) </w:t>
        </w:r>
      </w:ins>
      <w:ins w:id="378" w:author="Elizabeth" w:date="2022-04-19T13:32:00Z">
        <w:r w:rsidR="00DD0C19">
          <w:t xml:space="preserve">Is there an essence of the tree that we can meet at </w:t>
        </w:r>
      </w:ins>
      <w:ins w:id="379" w:author="Elizabeth" w:date="2022-04-19T13:38:00Z">
        <w:r w:rsidR="008A1898">
          <w:t xml:space="preserve">(also no) </w:t>
        </w:r>
      </w:ins>
      <w:ins w:id="380" w:author="Elizabeth" w:date="2022-04-19T13:32:00Z">
        <w:r w:rsidR="00DD0C19">
          <w:t xml:space="preserve">or </w:t>
        </w:r>
      </w:ins>
      <w:ins w:id="381" w:author="Elizabeth" w:date="2022-04-19T13:33:00Z">
        <w:r w:rsidR="00DD0C19">
          <w:t xml:space="preserve">is it more of an issue of meeting </w:t>
        </w:r>
        <w:proofErr w:type="spellStart"/>
        <w:r w:rsidR="00DD0C19">
          <w:rPr>
            <w:i/>
            <w:iCs/>
          </w:rPr>
          <w:t>eachother</w:t>
        </w:r>
        <w:proofErr w:type="spellEnd"/>
        <w:r w:rsidR="00DD0C19">
          <w:t>?</w:t>
        </w:r>
      </w:ins>
      <w:del w:id="382" w:author="Elizabeth" w:date="2022-04-19T13:28:00Z">
        <w:r w:rsidR="00CA0944" w:rsidDel="00006B3E">
          <w:delText>(more here)</w:delText>
        </w:r>
        <w:r w:rsidR="007771E0" w:rsidDel="00006B3E">
          <w:delText xml:space="preserve"> (more references? Any ideas?) </w:delText>
        </w:r>
        <w:r w:rsidR="00475AF5" w:rsidDel="00006B3E">
          <w:delText>(link in with Crary and Krauss from Sensorium?)</w:delText>
        </w:r>
      </w:del>
    </w:p>
    <w:p w14:paraId="3DC8B1C7" w14:textId="3F4E0A51" w:rsidR="00D63621" w:rsidRPr="00DD0C19" w:rsidRDefault="00DD0C19" w:rsidP="00681B40">
      <w:pPr>
        <w:rPr>
          <w:i/>
          <w:iCs/>
          <w:rPrChange w:id="383" w:author="Elizabeth" w:date="2022-04-19T13:33:00Z">
            <w:rPr/>
          </w:rPrChange>
        </w:rPr>
      </w:pPr>
      <w:bookmarkStart w:id="384" w:name="_Toc101198098"/>
      <w:ins w:id="385" w:author="Elizabeth" w:date="2022-04-19T13:33:00Z">
        <w:r w:rsidRPr="00DD0C19">
          <w:rPr>
            <w:i/>
            <w:iCs/>
            <w:rPrChange w:id="386" w:author="Elizabeth" w:date="2022-04-19T13:33:00Z">
              <w:rPr/>
            </w:rPrChange>
          </w:rPr>
          <w:t>(</w:t>
        </w:r>
      </w:ins>
      <w:r w:rsidR="00D63621" w:rsidRPr="00DD0C19">
        <w:rPr>
          <w:i/>
          <w:iCs/>
          <w:rPrChange w:id="387" w:author="Elizabeth" w:date="2022-04-19T13:33:00Z">
            <w:rPr/>
          </w:rPrChange>
        </w:rPr>
        <w:t>My Modern practice</w:t>
      </w:r>
      <w:bookmarkEnd w:id="384"/>
      <w:r w:rsidR="00F11B97" w:rsidRPr="00DD0C19">
        <w:rPr>
          <w:i/>
          <w:iCs/>
          <w:rPrChange w:id="388" w:author="Elizabeth" w:date="2022-04-19T13:33:00Z">
            <w:rPr/>
          </w:rPrChange>
        </w:rPr>
        <w:t xml:space="preserve"> section</w:t>
      </w:r>
      <w:ins w:id="389" w:author="Elizabeth" w:date="2022-04-19T13:33:00Z">
        <w:r w:rsidRPr="00DD0C19">
          <w:rPr>
            <w:i/>
            <w:iCs/>
            <w:rPrChange w:id="390" w:author="Elizabeth" w:date="2022-04-19T13:33:00Z">
              <w:rPr/>
            </w:rPrChange>
          </w:rPr>
          <w:t>)</w:t>
        </w:r>
      </w:ins>
    </w:p>
    <w:p w14:paraId="28286681" w14:textId="5842A155" w:rsidR="00D63621" w:rsidRPr="00D63621" w:rsidDel="00DD0C19" w:rsidRDefault="00D63621">
      <w:pPr>
        <w:rPr>
          <w:del w:id="391" w:author="Elizabeth" w:date="2022-04-19T13:32:00Z"/>
        </w:rPr>
      </w:pPr>
      <w:del w:id="392" w:author="Elizabeth" w:date="2022-04-19T13:32:00Z">
        <w:r w:rsidDel="00DD0C19">
          <w:delText>Show</w:delText>
        </w:r>
        <w:r w:rsidR="000A7221" w:rsidDel="00DD0C19">
          <w:delText xml:space="preserve"> paper knot maquettes and</w:delText>
        </w:r>
        <w:r w:rsidDel="00DD0C19">
          <w:delText xml:space="preserve"> piece from </w:delText>
        </w:r>
        <w:r w:rsidR="000A7221" w:rsidDel="00DD0C19">
          <w:delText>Temporary Art Center</w:delText>
        </w:r>
      </w:del>
    </w:p>
    <w:p w14:paraId="5EA18F55" w14:textId="54C75683" w:rsidR="002425EC" w:rsidRDefault="0026413F" w:rsidP="00A91C2E">
      <w:pPr>
        <w:pStyle w:val="Heading2"/>
      </w:pPr>
      <w:bookmarkStart w:id="393" w:name="_Toc101198099"/>
      <w:bookmarkStart w:id="394" w:name="_Toc90318083"/>
      <w:bookmarkStart w:id="395" w:name="_Toc90374508"/>
      <w:bookmarkStart w:id="396" w:name="_Toc90376115"/>
      <w:bookmarkStart w:id="397" w:name="_Toc90376200"/>
      <w:bookmarkStart w:id="398" w:name="_Toc90381267"/>
      <w:bookmarkStart w:id="399" w:name="_Toc100588239"/>
      <w:bookmarkStart w:id="400" w:name="_Toc101198100"/>
      <w:bookmarkStart w:id="401" w:name="_Toc101198101"/>
      <w:bookmarkEnd w:id="393"/>
      <w:bookmarkEnd w:id="394"/>
      <w:bookmarkEnd w:id="395"/>
      <w:bookmarkEnd w:id="396"/>
      <w:bookmarkEnd w:id="397"/>
      <w:bookmarkEnd w:id="398"/>
      <w:bookmarkEnd w:id="399"/>
      <w:bookmarkEnd w:id="400"/>
      <w:r>
        <w:t>Postmodern sensorium</w:t>
      </w:r>
      <w:bookmarkEnd w:id="401"/>
    </w:p>
    <w:p w14:paraId="0701E37A" w14:textId="31C1A8A7" w:rsidR="00BE2642" w:rsidRDefault="005338DC">
      <w:pPr>
        <w:pPrChange w:id="402" w:author="Elizabeth" w:date="2022-04-19T13:43:00Z">
          <w:pPr>
            <w:ind w:firstLine="576"/>
          </w:pPr>
        </w:pPrChange>
      </w:pPr>
      <w:del w:id="403" w:author="Elizabeth" w:date="2022-04-19T13:57:00Z">
        <w:r w:rsidDel="006D510C">
          <w:delText xml:space="preserve">To </w:delText>
        </w:r>
        <w:r w:rsidR="00475AF5" w:rsidDel="006D510C">
          <w:delText>articulate</w:delText>
        </w:r>
        <w:r w:rsidDel="006D510C">
          <w:delText xml:space="preserve"> the shift from modernism to postmodernism in art, I turn to Caroline A. Jones. </w:delText>
        </w:r>
        <w:r w:rsidRPr="007A2142" w:rsidDel="006D510C">
          <w:delText>“The Mediated Sensorium”</w:delText>
        </w:r>
        <w:r w:rsidDel="006D510C">
          <w:delText xml:space="preserve">, an essay anchoring </w:delText>
        </w:r>
        <w:r w:rsidRPr="00F76039" w:rsidDel="006D510C">
          <w:rPr>
            <w:i/>
            <w:iCs/>
          </w:rPr>
          <w:delText>Sensorium</w:delText>
        </w:r>
        <w:r w:rsidR="00475AF5" w:rsidDel="006D510C">
          <w:rPr>
            <w:i/>
            <w:iCs/>
          </w:rPr>
          <w:delText>: Embodied Experience, Technology, and Contemporary Art</w:delText>
        </w:r>
        <w:r w:rsidR="00475AF5" w:rsidDel="006D510C">
          <w:delText>. In it, she explores</w:delText>
        </w:r>
        <w:r w:rsidDel="006D510C">
          <w:delText xml:space="preserve"> the </w:delText>
        </w:r>
        <w:r w:rsidRPr="007A2142" w:rsidDel="006D510C">
          <w:delText>post-modernist and contemporary turn to new media</w:delText>
        </w:r>
      </w:del>
      <w:del w:id="404" w:author="Elizabeth" w:date="2022-04-19T13:43:00Z">
        <w:r w:rsidR="00475AF5" w:rsidDel="00CB00BD">
          <w:delText xml:space="preserve"> (expand)</w:delText>
        </w:r>
        <w:r w:rsidRPr="007A2142" w:rsidDel="00CB00BD">
          <w:delText>.</w:delText>
        </w:r>
      </w:del>
      <w:del w:id="405" w:author="Elizabeth" w:date="2022-04-19T13:57:00Z">
        <w:r w:rsidRPr="007A2142" w:rsidDel="006D510C">
          <w:delText xml:space="preserve"> </w:delText>
        </w:r>
      </w:del>
      <w:ins w:id="406" w:author="Elizabeth" w:date="2022-04-19T13:34:00Z">
        <w:r w:rsidR="00DD0C19">
          <w:t xml:space="preserve">When </w:t>
        </w:r>
      </w:ins>
      <w:ins w:id="407" w:author="Elizabeth" w:date="2022-04-19T13:35:00Z">
        <w:r w:rsidR="00DD0C19">
          <w:t xml:space="preserve">I look into nature, my perennial muse, </w:t>
        </w:r>
        <w:r w:rsidR="008A1898">
          <w:t xml:space="preserve">I </w:t>
        </w:r>
      </w:ins>
      <w:ins w:id="408" w:author="Elizabeth" w:date="2022-04-19T13:36:00Z">
        <w:r w:rsidR="008A1898">
          <w:t>perceive</w:t>
        </w:r>
      </w:ins>
      <w:ins w:id="409" w:author="Elizabeth" w:date="2022-04-19T13:35:00Z">
        <w:r w:rsidR="008A1898">
          <w:t xml:space="preserve"> the trace</w:t>
        </w:r>
      </w:ins>
      <w:ins w:id="410" w:author="Elizabeth" w:date="2022-04-19T14:12:00Z">
        <w:r w:rsidR="0010474F">
          <w:t>s</w:t>
        </w:r>
      </w:ins>
      <w:ins w:id="411" w:author="Elizabeth" w:date="2022-04-19T13:35:00Z">
        <w:r w:rsidR="008A1898">
          <w:t xml:space="preserve"> of processes happening at simultaneous</w:t>
        </w:r>
      </w:ins>
      <w:ins w:id="412" w:author="Elizabeth" w:date="2022-04-19T13:36:00Z">
        <w:r w:rsidR="008A1898">
          <w:t xml:space="preserve"> physical and temporal scales. </w:t>
        </w:r>
      </w:ins>
      <w:ins w:id="413" w:author="Elizabeth" w:date="2022-04-19T13:43:00Z">
        <w:r w:rsidR="00CB00BD">
          <w:t xml:space="preserve">My intellectual mind wants to take over and rationalize </w:t>
        </w:r>
      </w:ins>
      <w:ins w:id="414" w:author="Elizabeth" w:date="2022-04-19T13:44:00Z">
        <w:r w:rsidR="00CB00BD">
          <w:t xml:space="preserve">everything down to atomic building blocks. But the certainty that Cartesian </w:t>
        </w:r>
        <w:proofErr w:type="spellStart"/>
        <w:r w:rsidR="00CB00BD">
          <w:t>perspectivalism</w:t>
        </w:r>
        <w:proofErr w:type="spellEnd"/>
        <w:r w:rsidR="00CB00BD">
          <w:t xml:space="preserve"> once offered </w:t>
        </w:r>
      </w:ins>
      <w:ins w:id="415" w:author="Elizabeth" w:date="2022-04-19T13:45:00Z">
        <w:r w:rsidR="00CB00BD">
          <w:t>my</w:t>
        </w:r>
      </w:ins>
      <w:ins w:id="416" w:author="Elizabeth" w:date="2022-04-19T13:44:00Z">
        <w:r w:rsidR="00CB00BD">
          <w:t xml:space="preserve"> practice has been convoluted by the </w:t>
        </w:r>
      </w:ins>
      <w:ins w:id="417" w:author="Elizabeth" w:date="2022-04-19T13:45:00Z">
        <w:r w:rsidR="00CB00BD">
          <w:t>historical updates I’ve made</w:t>
        </w:r>
      </w:ins>
      <w:ins w:id="418" w:author="Elizabeth" w:date="2022-04-19T14:12:00Z">
        <w:r w:rsidR="0010474F">
          <w:t xml:space="preserve"> (it never matched the </w:t>
        </w:r>
        <w:r w:rsidR="0010474F">
          <w:rPr>
            <w:i/>
            <w:iCs/>
          </w:rPr>
          <w:t>feeling</w:t>
        </w:r>
        <w:r w:rsidR="0010474F">
          <w:t xml:space="preserve"> of the real thing anyway)</w:t>
        </w:r>
      </w:ins>
      <w:ins w:id="419" w:author="Elizabeth" w:date="2022-04-19T13:45:00Z">
        <w:r w:rsidR="00CB00BD">
          <w:t>. What medium</w:t>
        </w:r>
      </w:ins>
      <w:ins w:id="420" w:author="Elizabeth" w:date="2022-04-19T13:46:00Z">
        <w:r w:rsidR="001F31BE">
          <w:t xml:space="preserve">, method, and </w:t>
        </w:r>
        <w:r w:rsidR="001F31BE">
          <w:lastRenderedPageBreak/>
          <w:t>materials</w:t>
        </w:r>
      </w:ins>
      <w:ins w:id="421" w:author="Elizabeth" w:date="2022-04-19T13:45:00Z">
        <w:r w:rsidR="00CB00BD">
          <w:t xml:space="preserve"> can I use to </w:t>
        </w:r>
        <w:r w:rsidR="001F31BE">
          <w:t>create works that are more like a record</w:t>
        </w:r>
      </w:ins>
      <w:ins w:id="422" w:author="Elizabeth" w:date="2022-04-19T13:46:00Z">
        <w:r w:rsidR="001F31BE">
          <w:t>, like an artifact of action that positions me as a kind of natural force?</w:t>
        </w:r>
      </w:ins>
      <w:ins w:id="423" w:author="Elizabeth" w:date="2022-04-19T13:45:00Z">
        <w:r w:rsidR="00CB00BD">
          <w:t xml:space="preserve"> </w:t>
        </w:r>
      </w:ins>
      <w:ins w:id="424" w:author="Elizabeth" w:date="2022-04-19T13:47:00Z">
        <w:r w:rsidR="001F31BE">
          <w:t xml:space="preserve">In the dynamic, chaotic formlessness of the contemporary lived experience of space, time, and matter, what can </w:t>
        </w:r>
      </w:ins>
      <w:ins w:id="425" w:author="Elizabeth" w:date="2022-04-19T13:48:00Z">
        <w:r w:rsidR="001F31BE">
          <w:t xml:space="preserve">my work </w:t>
        </w:r>
      </w:ins>
      <w:ins w:id="426" w:author="Elizabeth" w:date="2022-04-19T13:47:00Z">
        <w:r w:rsidR="001F31BE">
          <w:t>materialize</w:t>
        </w:r>
      </w:ins>
      <w:ins w:id="427" w:author="Elizabeth" w:date="2022-04-19T14:13:00Z">
        <w:r w:rsidR="0010474F">
          <w:t xml:space="preserve"> and help us perceive as a common body</w:t>
        </w:r>
      </w:ins>
      <w:ins w:id="428" w:author="Elizabeth" w:date="2022-04-19T13:47:00Z">
        <w:r w:rsidR="001F31BE">
          <w:t xml:space="preserve">? </w:t>
        </w:r>
      </w:ins>
      <w:del w:id="429" w:author="Elizabeth" w:date="2022-04-19T13:47:00Z">
        <w:r w:rsidR="00475AF5" w:rsidDel="001F31BE">
          <w:delText>(Tie into my interests and questions</w:delText>
        </w:r>
        <w:r w:rsidR="00DE57BD" w:rsidDel="001F31BE">
          <w:delText xml:space="preserve"> – how is my art a record, an artifact of an action that same way that nature’s forms are the result of a dynamic process – in order to convey the chaotic, formlessness of the lived experience of space, time, and material as described by nature</w:delText>
        </w:r>
        <w:r w:rsidR="00475AF5" w:rsidDel="001F31BE">
          <w:delText>)</w:delText>
        </w:r>
      </w:del>
    </w:p>
    <w:p w14:paraId="788D3210" w14:textId="12ADA8A9" w:rsidR="00C6195F" w:rsidRDefault="006D510C" w:rsidP="005338DC">
      <w:pPr>
        <w:ind w:firstLine="576"/>
        <w:rPr>
          <w:ins w:id="430" w:author="Elizabeth" w:date="2022-04-19T13:52:00Z"/>
        </w:rPr>
      </w:pPr>
      <w:ins w:id="431" w:author="Elizabeth" w:date="2022-04-19T13:57:00Z">
        <w:r>
          <w:t xml:space="preserve">To </w:t>
        </w:r>
      </w:ins>
      <w:ins w:id="432" w:author="Elizabeth" w:date="2022-04-19T13:58:00Z">
        <w:r>
          <w:t xml:space="preserve">historically </w:t>
        </w:r>
      </w:ins>
      <w:ins w:id="433" w:author="Elizabeth" w:date="2022-04-19T13:57:00Z">
        <w:r>
          <w:t xml:space="preserve">articulate the shift from modernism to postmodernism in art, I turn to Caroline A. Jones. </w:t>
        </w:r>
        <w:r w:rsidRPr="007A2142">
          <w:t>“The Mediated Sensorium”</w:t>
        </w:r>
        <w:r>
          <w:t>, an essay anchoring</w:t>
        </w:r>
      </w:ins>
      <w:ins w:id="434" w:author="Elizabeth" w:date="2022-04-19T13:58:00Z">
        <w:r>
          <w:t xml:space="preserve"> the volume</w:t>
        </w:r>
      </w:ins>
      <w:ins w:id="435" w:author="Elizabeth" w:date="2022-04-19T13:57:00Z">
        <w:r>
          <w:t xml:space="preserve"> </w:t>
        </w:r>
        <w:r w:rsidRPr="00F76039">
          <w:rPr>
            <w:i/>
            <w:iCs/>
          </w:rPr>
          <w:t>Sensorium</w:t>
        </w:r>
        <w:r>
          <w:rPr>
            <w:i/>
            <w:iCs/>
          </w:rPr>
          <w:t>: Embodied Experience, Technology, and Contemporary Art</w:t>
        </w:r>
      </w:ins>
      <w:ins w:id="436" w:author="Elizabeth" w:date="2022-04-19T13:58:00Z">
        <w:r>
          <w:t>, an accompaniment to an exhibit of the same name.</w:t>
        </w:r>
      </w:ins>
      <w:ins w:id="437" w:author="Elizabeth" w:date="2022-04-19T13:57:00Z">
        <w:r>
          <w:t xml:space="preserve"> In it, she explores the </w:t>
        </w:r>
        <w:r w:rsidRPr="007A2142">
          <w:t>post-modernist</w:t>
        </w:r>
        <w:r>
          <w:t xml:space="preserve"> </w:t>
        </w:r>
        <w:r w:rsidRPr="007A2142">
          <w:t>and contemporary turn to new media</w:t>
        </w:r>
        <w:r>
          <w:t xml:space="preserve"> through the history of modernism.</w:t>
        </w:r>
      </w:ins>
      <w:ins w:id="438" w:author="Elizabeth" w:date="2022-04-19T13:58:00Z">
        <w:r>
          <w:t xml:space="preserve"> </w:t>
        </w:r>
      </w:ins>
      <w:r w:rsidR="005338DC" w:rsidRPr="007A2142">
        <w:t xml:space="preserve">Beginning from mid-century modernism in the </w:t>
      </w:r>
      <w:del w:id="439" w:author="Elizabeth" w:date="2022-04-19T13:48:00Z">
        <w:r w:rsidR="005338DC" w:rsidRPr="007A2142" w:rsidDel="001F31BE">
          <w:delText>US</w:delText>
        </w:r>
      </w:del>
      <w:ins w:id="440" w:author="Elizabeth" w:date="2022-04-19T13:48:00Z">
        <w:r w:rsidR="001F31BE">
          <w:t>United States</w:t>
        </w:r>
      </w:ins>
      <w:r w:rsidR="005338DC" w:rsidRPr="007A2142">
        <w:t xml:space="preserve">, </w:t>
      </w:r>
      <w:del w:id="441" w:author="Elizabeth" w:date="2022-04-19T13:48:00Z">
        <w:r w:rsidR="005338DC" w:rsidDel="001F31BE">
          <w:delText>she</w:delText>
        </w:r>
        <w:r w:rsidR="005338DC" w:rsidRPr="007A2142" w:rsidDel="001F31BE">
          <w:delText xml:space="preserve"> </w:delText>
        </w:r>
      </w:del>
      <w:ins w:id="442" w:author="Elizabeth" w:date="2022-04-19T13:48:00Z">
        <w:r w:rsidR="001F31BE">
          <w:t>Jones</w:t>
        </w:r>
        <w:r w:rsidR="001F31BE" w:rsidRPr="007A2142">
          <w:t xml:space="preserve"> </w:t>
        </w:r>
      </w:ins>
      <w:r w:rsidR="005338DC" w:rsidRPr="007A2142">
        <w:t>takes the example of Clement Greenberg’s art criticism as a cultural driver</w:t>
      </w:r>
      <w:r w:rsidR="005338DC">
        <w:t xml:space="preserve"> </w:t>
      </w:r>
      <w:r w:rsidR="005338DC" w:rsidRPr="007A2142">
        <w:t>of the “sensory segmentation” that privileged painting and the visual sense from antiquity to postmodernism.</w:t>
      </w:r>
      <w:r w:rsidR="005338DC">
        <w:rPr>
          <w:rStyle w:val="FootnoteReference"/>
        </w:rPr>
        <w:footnoteReference w:id="20"/>
      </w:r>
      <w:r w:rsidR="005338DC" w:rsidRPr="007A2142">
        <w:t xml:space="preserve"> </w:t>
      </w:r>
      <w:ins w:id="443" w:author="Elizabeth" w:date="2022-04-19T14:15:00Z">
        <w:r w:rsidR="0010474F">
          <w:t>The book’s</w:t>
        </w:r>
      </w:ins>
      <w:ins w:id="444" w:author="Elizabeth" w:date="2022-04-19T13:59:00Z">
        <w:r>
          <w:t xml:space="preserve"> introduction opens:</w:t>
        </w:r>
      </w:ins>
    </w:p>
    <w:p w14:paraId="58CD2E02" w14:textId="576DF56A" w:rsidR="005338DC" w:rsidRDefault="001F31BE">
      <w:pPr>
        <w:ind w:left="576"/>
        <w:pPrChange w:id="445" w:author="Elizabeth" w:date="2022-04-19T13:53:00Z">
          <w:pPr>
            <w:ind w:firstLine="576"/>
          </w:pPr>
        </w:pPrChange>
      </w:pPr>
      <w:ins w:id="446" w:author="Elizabeth" w:date="2022-04-19T13:49:00Z">
        <w:r>
          <w:t xml:space="preserve">Now more than ever we need to think of the body’s utopian call to desire. Now more than ever we need to think the </w:t>
        </w:r>
        <w:proofErr w:type="gramStart"/>
        <w:r>
          <w:t>body, and</w:t>
        </w:r>
        <w:proofErr w:type="gramEnd"/>
        <w:r>
          <w:t xml:space="preserve"> </w:t>
        </w:r>
      </w:ins>
      <w:ins w:id="447" w:author="Elizabeth" w:date="2022-04-19T13:54:00Z">
        <w:r w:rsidR="00DF5B11">
          <w:t>em</w:t>
        </w:r>
      </w:ins>
      <w:ins w:id="448" w:author="Elizabeth" w:date="2022-04-19T13:49:00Z">
        <w:r>
          <w:t xml:space="preserve">body our thoughts </w:t>
        </w:r>
      </w:ins>
      <w:ins w:id="449" w:author="Elizabeth" w:date="2022-04-19T13:50:00Z">
        <w:r>
          <w:t>–</w:t>
        </w:r>
      </w:ins>
      <w:ins w:id="450" w:author="Elizabeth" w:date="2022-04-19T13:49:00Z">
        <w:r>
          <w:t xml:space="preserve"> </w:t>
        </w:r>
      </w:ins>
      <w:ins w:id="451" w:author="Elizabeth" w:date="2022-04-19T13:50:00Z">
        <w:r>
          <w:t xml:space="preserve">now when that “cavern” and its visceral surroundings are studded with earphones, zooming in psychopharmaceuticals, extended with prostheses, </w:t>
        </w:r>
      </w:ins>
      <w:ins w:id="452" w:author="Elizabeth" w:date="2022-04-19T13:52:00Z">
        <w:r w:rsidR="00C6195F">
          <w:t>d</w:t>
        </w:r>
      </w:ins>
      <w:ins w:id="453" w:author="Elizabeth" w:date="2022-04-19T13:50:00Z">
        <w:r>
          <w:t>azzled by odorless tastes and tasteless odors, transported by new media, and buzzing with idea</w:t>
        </w:r>
      </w:ins>
      <w:ins w:id="454" w:author="Elizabeth" w:date="2022-04-19T13:55:00Z">
        <w:r w:rsidR="00DF5B11">
          <w:t>s</w:t>
        </w:r>
      </w:ins>
      <w:ins w:id="455" w:author="Elizabeth" w:date="2022-04-19T13:50:00Z">
        <w:r>
          <w:t>.”</w:t>
        </w:r>
      </w:ins>
      <w:ins w:id="456" w:author="Elizabeth" w:date="2022-04-19T13:54:00Z">
        <w:r w:rsidR="00DF5B11">
          <w:rPr>
            <w:rStyle w:val="FootnoteReference"/>
          </w:rPr>
          <w:footnoteReference w:id="21"/>
        </w:r>
      </w:ins>
      <w:del w:id="459" w:author="Elizabeth" w:date="2022-04-19T13:54:00Z">
        <w:r w:rsidR="00BE2642" w:rsidDel="00DF5B11">
          <w:delText>(more)</w:delText>
        </w:r>
      </w:del>
    </w:p>
    <w:p w14:paraId="31B6DDCB" w14:textId="77777777" w:rsidR="007E6617" w:rsidRDefault="005338DC" w:rsidP="006D510C">
      <w:pPr>
        <w:ind w:firstLine="0"/>
        <w:rPr>
          <w:ins w:id="460" w:author="Elizabeth" w:date="2022-04-19T14:17:00Z"/>
        </w:rPr>
      </w:pPr>
      <w:r>
        <w:lastRenderedPageBreak/>
        <w:t xml:space="preserve">I have </w:t>
      </w:r>
      <w:r w:rsidR="00BE2642">
        <w:t xml:space="preserve">sought to </w:t>
      </w:r>
      <w:r>
        <w:t>question</w:t>
      </w:r>
      <w:r w:rsidR="00BE2642">
        <w:t xml:space="preserve"> th</w:t>
      </w:r>
      <w:ins w:id="461" w:author="Elizabeth" w:date="2022-04-19T14:00:00Z">
        <w:r w:rsidR="000C5090">
          <w:t xml:space="preserve">e </w:t>
        </w:r>
      </w:ins>
      <w:del w:id="462" w:author="Elizabeth" w:date="2022-04-19T14:00:00Z">
        <w:r w:rsidR="00BE2642" w:rsidDel="000C5090">
          <w:delText xml:space="preserve">is very </w:delText>
        </w:r>
      </w:del>
      <w:r w:rsidR="00BE2642">
        <w:t>privileging of the visual sense</w:t>
      </w:r>
      <w:r>
        <w:t xml:space="preserve"> in my observation and image-making practice.</w:t>
      </w:r>
      <w:ins w:id="463" w:author="Elizabeth" w:date="2022-04-19T14:05:00Z">
        <w:r w:rsidR="00421A29">
          <w:t xml:space="preserve"> “Not surprisingly, in developing the meth</w:t>
        </w:r>
      </w:ins>
      <w:ins w:id="464" w:author="Elizabeth" w:date="2022-04-19T14:06:00Z">
        <w:r w:rsidR="00421A29">
          <w:t>od subsequently known as “formalism,” this writer [Clement Greenberg] fetishized sight, which had traditionally been the sense capable of producing the most “distance” from the body</w:t>
        </w:r>
      </w:ins>
      <w:ins w:id="465" w:author="Elizabeth" w:date="2022-04-19T14:16:00Z">
        <w:r w:rsidR="0010474F">
          <w:t>.”</w:t>
        </w:r>
        <w:r w:rsidR="0010474F">
          <w:rPr>
            <w:rStyle w:val="FootnoteReference"/>
          </w:rPr>
          <w:footnoteReference w:id="22"/>
        </w:r>
      </w:ins>
      <w:r>
        <w:t xml:space="preserve"> </w:t>
      </w:r>
    </w:p>
    <w:p w14:paraId="26C9FAE1" w14:textId="40FFD5B8" w:rsidR="00BC214C" w:rsidRPr="007676AB" w:rsidRDefault="005338DC">
      <w:pPr>
        <w:pPrChange w:id="468" w:author="Elizabeth" w:date="2022-04-19T14:18:00Z">
          <w:pPr>
            <w:ind w:firstLine="576"/>
          </w:pPr>
        </w:pPrChange>
      </w:pP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r w:rsidR="00BC214C" w:rsidRPr="007A2142">
        <w:t>The author’s identification of “the modernist sensorium” is useful for my practice to conceptualize the foundation of late 20</w:t>
      </w:r>
      <w:r w:rsidR="00BC214C" w:rsidRPr="007A2142">
        <w:rPr>
          <w:szCs w:val="24"/>
        </w:rPr>
        <w:t>th</w:t>
      </w:r>
      <w:r w:rsidR="00BC214C" w:rsidRPr="007A2142">
        <w:t xml:space="preserve"> century art history and begin to imagine what comes next.</w:t>
      </w:r>
      <w:r w:rsidR="00BC214C">
        <w:rPr>
          <w:rStyle w:val="FootnoteReference"/>
        </w:rPr>
        <w:footnoteReference w:id="23"/>
      </w:r>
      <w:r w:rsidR="00BC214C">
        <w:t xml:space="preserve"> </w:t>
      </w:r>
    </w:p>
    <w:p w14:paraId="340617B1" w14:textId="16CB8C5F" w:rsidR="005338DC" w:rsidRDefault="00BC214C" w:rsidP="00681B40">
      <w:pPr>
        <w:ind w:firstLine="0"/>
      </w:pPr>
      <w:r>
        <w:tab/>
      </w:r>
      <w:r w:rsidR="005338DC" w:rsidRPr="007A2142">
        <w:t>Her psycho-socio-political thesis asks</w:t>
      </w:r>
      <w:ins w:id="469" w:author="Elizabeth" w:date="2022-04-19T14:00:00Z">
        <w:r w:rsidR="00332C7B">
          <w:t>,</w:t>
        </w:r>
      </w:ins>
      <w:r w:rsidR="005338DC" w:rsidRPr="007A2142">
        <w:t xml:space="preserve"> “What do we gain by the deformations, exaggerations, or substitutions found in contemporary art?”, and answers, “… we are exposed to subliminal histories that we can choose to explore, alternatives to the sensory map bequeathed to us”</w:t>
      </w:r>
      <w:r w:rsidR="005338DC">
        <w:t>.</w:t>
      </w:r>
      <w:r w:rsidR="005338DC">
        <w:rPr>
          <w:rStyle w:val="FootnoteReference"/>
        </w:rPr>
        <w:footnoteReference w:id="24"/>
      </w:r>
      <w:r w:rsidR="005338DC">
        <w:t xml:space="preserve"> </w:t>
      </w:r>
      <w:r w:rsidR="007C7AA6">
        <w:t xml:space="preserve">Pointing to these </w:t>
      </w:r>
      <w:del w:id="470" w:author="Elizabeth" w:date="2022-04-19T14:00:00Z">
        <w:r w:rsidR="007C7AA6" w:rsidDel="000C5090">
          <w:delText xml:space="preserve">possible </w:delText>
        </w:r>
      </w:del>
      <w:r w:rsidR="007C7AA6">
        <w:t xml:space="preserve">subliminal and alternative histories </w:t>
      </w:r>
      <w:del w:id="471" w:author="Elizabeth" w:date="2022-04-19T14:35:00Z">
        <w:r w:rsidR="007C7AA6" w:rsidDel="00E73E51">
          <w:delText>acknowledges</w:delText>
        </w:r>
      </w:del>
      <w:ins w:id="472" w:author="Elizabeth" w:date="2022-04-19T14:35:00Z">
        <w:r w:rsidR="00E73E51">
          <w:t>acknowledges</w:t>
        </w:r>
      </w:ins>
      <w:r w:rsidR="007C7AA6">
        <w:t xml:space="preserve"> the </w:t>
      </w:r>
      <w:r w:rsidR="00476EA2">
        <w:t xml:space="preserve">irreconcilable </w:t>
      </w:r>
      <w:r w:rsidR="007C7AA6">
        <w:t xml:space="preserve">multiplicity of </w:t>
      </w:r>
      <w:r w:rsidR="00476EA2">
        <w:t xml:space="preserve">sensory realities that comprise the </w:t>
      </w:r>
      <w:ins w:id="473" w:author="Elizabeth" w:date="2022-04-19T14:00:00Z">
        <w:r w:rsidR="000C5090">
          <w:t xml:space="preserve">contemporary </w:t>
        </w:r>
      </w:ins>
      <w:r w:rsidR="00476EA2">
        <w:t>fragmented collective conscious.</w:t>
      </w:r>
      <w:ins w:id="474" w:author="Elizabeth" w:date="2022-04-19T14:22:00Z">
        <w:r w:rsidR="005508AF">
          <w:t xml:space="preserve"> </w:t>
        </w:r>
      </w:ins>
      <w:ins w:id="475" w:author="Elizabeth" w:date="2022-04-19T14:26:00Z">
        <w:r w:rsidR="005508AF">
          <w:t>Through Jones’ thorough analysis of modernist</w:t>
        </w:r>
      </w:ins>
      <w:ins w:id="476" w:author="Elizabeth" w:date="2022-04-19T14:27:00Z">
        <w:r w:rsidR="005508AF">
          <w:t xml:space="preserve"> sensory models of reality, I can begin to conceptualize</w:t>
        </w:r>
        <w:r w:rsidR="005D75B8">
          <w:t xml:space="preserve"> the formless</w:t>
        </w:r>
      </w:ins>
      <w:r w:rsidR="00476EA2">
        <w:t xml:space="preserve"> </w:t>
      </w:r>
      <w:ins w:id="477" w:author="Elizabeth" w:date="2022-04-19T14:27:00Z">
        <w:r w:rsidR="005D75B8">
          <w:t>dynamis</w:t>
        </w:r>
      </w:ins>
      <w:ins w:id="478" w:author="Elizabeth" w:date="2022-04-19T14:28:00Z">
        <w:r w:rsidR="005D75B8">
          <w:t>m I witness in nature</w:t>
        </w:r>
      </w:ins>
      <w:ins w:id="479" w:author="Elizabeth" w:date="2022-04-19T14:36:00Z">
        <w:r w:rsidR="00E73E51">
          <w:t xml:space="preserve"> and approach materializing it in ways critical of the contemporary moment</w:t>
        </w:r>
      </w:ins>
      <w:ins w:id="480" w:author="Elizabeth" w:date="2022-04-19T14:28:00Z">
        <w:r w:rsidR="005D75B8">
          <w:t>.</w:t>
        </w:r>
      </w:ins>
      <w:ins w:id="481" w:author="Elizabeth" w:date="2022-04-19T14:54:00Z">
        <w:r w:rsidR="00CB4A0E">
          <w:rPr>
            <w:rStyle w:val="FootnoteReference"/>
          </w:rPr>
          <w:footnoteReference w:id="25"/>
        </w:r>
      </w:ins>
    </w:p>
    <w:p w14:paraId="1A34695E" w14:textId="3DED789E" w:rsidR="00F52531" w:rsidRDefault="00F52531" w:rsidP="00681B40">
      <w:pPr>
        <w:pStyle w:val="Heading2"/>
      </w:pPr>
      <w:bookmarkStart w:id="484" w:name="_Toc101198102"/>
      <w:r>
        <w:t>Subsection 3 – artist examples and influences</w:t>
      </w:r>
      <w:r w:rsidR="0026639C">
        <w:t xml:space="preserve"> – nodes , flows and networks</w:t>
      </w:r>
      <w:bookmarkEnd w:id="484"/>
    </w:p>
    <w:p w14:paraId="509BAA8E" w14:textId="7F3A5BC2" w:rsidR="00F52531" w:rsidRPr="007A2142" w:rsidRDefault="00F52531" w:rsidP="00F52531">
      <w:r>
        <w:t xml:space="preserve">Artists that heralded the rise of postmodernism in </w:t>
      </w:r>
      <w:r w:rsidR="002269FC">
        <w:t xml:space="preserve">the </w:t>
      </w:r>
      <w:r>
        <w:t xml:space="preserve">socio-political and cultural environment </w:t>
      </w:r>
      <w:r w:rsidR="002269FC">
        <w:t>of the latter half of the 20</w:t>
      </w:r>
      <w:r w:rsidR="002269FC" w:rsidRPr="00681B40">
        <w:rPr>
          <w:vertAlign w:val="superscript"/>
        </w:rPr>
        <w:t>th</w:t>
      </w:r>
      <w:r w:rsidR="002269FC">
        <w:t xml:space="preserve"> century </w:t>
      </w:r>
      <w:r>
        <w:t xml:space="preserve">were finding ways to cope with </w:t>
      </w:r>
      <w:r w:rsidR="002269FC">
        <w:t>a</w:t>
      </w:r>
      <w:r>
        <w:t xml:space="preserve"> new reality, </w:t>
      </w:r>
      <w:r>
        <w:lastRenderedPageBreak/>
        <w:t>one where man had divorced himself from nature in a heinously violent act that has proven to have changed the face of the planet forever.</w:t>
      </w:r>
      <w:r>
        <w:rPr>
          <w:rStyle w:val="FootnoteReference"/>
        </w:rPr>
        <w:footnoteReference w:id="26"/>
      </w:r>
      <w:r w:rsidRPr="007A2142">
        <w:t xml:space="preserve"> Perhaps </w:t>
      </w:r>
      <w:r>
        <w:t xml:space="preserve">the </w:t>
      </w:r>
      <w:r w:rsidR="00476EA2">
        <w:t>intuitiveness</w:t>
      </w:r>
      <w:r>
        <w:t xml:space="preserve"> of Pollock’s drip paintings, the</w:t>
      </w:r>
      <w:r w:rsidRPr="007A2142">
        <w:t xml:space="preserve"> incompleteness</w:t>
      </w:r>
      <w:r>
        <w:t xml:space="preserve"> of </w:t>
      </w:r>
      <w:ins w:id="485" w:author="Elizabeth" w:date="2022-04-19T14:57:00Z">
        <w:r w:rsidR="00E72564">
          <w:t xml:space="preserve">Helen </w:t>
        </w:r>
      </w:ins>
      <w:r>
        <w:t xml:space="preserve">Frankenthaler’s and </w:t>
      </w:r>
      <w:ins w:id="486" w:author="Elizabeth" w:date="2022-04-19T14:57:00Z">
        <w:r w:rsidR="00E72564">
          <w:t xml:space="preserve">Lee </w:t>
        </w:r>
      </w:ins>
      <w:r>
        <w:t>Krasner’s</w:t>
      </w:r>
      <w:r w:rsidRPr="007A2142">
        <w:t xml:space="preserve">, </w:t>
      </w:r>
      <w:r>
        <w:t>the</w:t>
      </w:r>
      <w:r w:rsidRPr="007A2142">
        <w:t xml:space="preserve"> limited scope</w:t>
      </w:r>
      <w:r>
        <w:t xml:space="preserve"> of </w:t>
      </w:r>
      <w:ins w:id="487" w:author="Elizabeth" w:date="2022-04-19T14:57:00Z">
        <w:r w:rsidR="00E72564">
          <w:t xml:space="preserve">Robert </w:t>
        </w:r>
      </w:ins>
      <w:r>
        <w:t>Rauschenberg</w:t>
      </w:r>
      <w:r w:rsidRPr="007A2142">
        <w:t xml:space="preserve">, and </w:t>
      </w:r>
      <w:ins w:id="488" w:author="Elizabeth" w:date="2022-04-19T14:58:00Z">
        <w:r w:rsidR="00E72564">
          <w:t>referentiality</w:t>
        </w:r>
      </w:ins>
      <w:del w:id="489" w:author="Elizabeth" w:date="2022-04-19T14:58:00Z">
        <w:r w:rsidRPr="007A2142" w:rsidDel="00E72564">
          <w:delText>closed frames of reference</w:delText>
        </w:r>
      </w:del>
      <w:r>
        <w:t xml:space="preserve"> of </w:t>
      </w:r>
      <w:ins w:id="490" w:author="Elizabeth" w:date="2022-04-19T14:57:00Z">
        <w:r w:rsidR="00E72564">
          <w:t xml:space="preserve">Robert </w:t>
        </w:r>
      </w:ins>
      <w:r>
        <w:t>Smithson</w:t>
      </w:r>
      <w:r w:rsidR="00476EA2">
        <w:t xml:space="preserve"> </w:t>
      </w:r>
      <w:r w:rsidRPr="007A2142">
        <w:t>are part of its message.</w:t>
      </w:r>
    </w:p>
    <w:p w14:paraId="14DFA03F" w14:textId="6095F0D7" w:rsidR="00DC1841" w:rsidRDefault="007771E0" w:rsidP="00681B40">
      <w:del w:id="491" w:author="Elizabeth" w:date="2022-04-19T14:58:00Z">
        <w:r w:rsidDel="00E72564">
          <w:delText xml:space="preserve">“Our ‘technoscientific naturecultures”, </w:delText>
        </w:r>
        <w:r w:rsidR="00F52531" w:rsidRPr="007A2142" w:rsidDel="00E72564">
          <w:delText>Jones quotes Donna Haraway’s name for the new sensorium</w:delText>
        </w:r>
        <w:r w:rsidDel="00E72564">
          <w:delText xml:space="preserve">. </w:delText>
        </w:r>
        <w:r w:rsidR="00F52531" w:rsidRPr="007A2142" w:rsidDel="00E72564">
          <w:delText xml:space="preserve">I find </w:delText>
        </w:r>
        <w:r w:rsidDel="00E72564">
          <w:delText xml:space="preserve">it </w:delText>
        </w:r>
        <w:r w:rsidR="00F52531" w:rsidRPr="007A2142" w:rsidDel="00E72564">
          <w:delText>to be especially in alignment with my impression of art and visual culture today.</w:delText>
        </w:r>
        <w:r w:rsidR="00F52531" w:rsidDel="00E72564">
          <w:rPr>
            <w:rStyle w:val="FootnoteReference"/>
          </w:rPr>
          <w:footnoteReference w:id="27"/>
        </w:r>
        <w:r w:rsidR="00F52531" w:rsidRPr="007A2142" w:rsidDel="00E72564">
          <w:delText xml:space="preserve"> </w:delText>
        </w:r>
      </w:del>
      <w:r w:rsidR="00F52531" w:rsidRPr="007A2142">
        <w:t>New media art has become a nexus for exploring novel forms of expression and experience made possible through the rapid technological advancement of the late 20</w:t>
      </w:r>
      <w:r w:rsidR="00F52531" w:rsidRPr="00532A80">
        <w:rPr>
          <w:vertAlign w:val="superscript"/>
          <w:rPrChange w:id="494" w:author="Elizabeth" w:date="2022-04-19T14:58:00Z">
            <w:rPr/>
          </w:rPrChange>
        </w:rPr>
        <w:t>th</w:t>
      </w:r>
      <w:r w:rsidR="00F52531" w:rsidRPr="007A2142">
        <w:t xml:space="preserve"> and early 21</w:t>
      </w:r>
      <w:r w:rsidR="00F52531" w:rsidRPr="00532A80">
        <w:rPr>
          <w:vertAlign w:val="superscript"/>
          <w:rPrChange w:id="495" w:author="Elizabeth" w:date="2022-04-19T14:58:00Z">
            <w:rPr/>
          </w:rPrChange>
        </w:rPr>
        <w:t>st</w:t>
      </w:r>
      <w:ins w:id="496" w:author="Elizabeth" w:date="2022-04-19T14:58:00Z">
        <w:r w:rsidR="00532A80">
          <w:t xml:space="preserve"> </w:t>
        </w:r>
      </w:ins>
      <w:del w:id="497" w:author="Elizabeth" w:date="2022-04-19T14:58:00Z">
        <w:r w:rsidR="00F52531" w:rsidRPr="007A2142" w:rsidDel="00532A80">
          <w:delText xml:space="preserve"> </w:delText>
        </w:r>
      </w:del>
      <w:r w:rsidR="00F52531" w:rsidRPr="007A2142">
        <w:t xml:space="preserve">century. To the extent that these technologies have diverted our attention to nature through highly mediated experiences, the extra-sensory possibilities have only deepened the potential for experience no matter where you choose to look, what seems to matter now is </w:t>
      </w:r>
      <w:r w:rsidR="00F52531" w:rsidRPr="00681B40">
        <w:rPr>
          <w:i/>
          <w:iCs/>
        </w:rPr>
        <w:t>how</w:t>
      </w:r>
      <w:r w:rsidR="00F52531" w:rsidRPr="007A2142">
        <w:t>.</w:t>
      </w:r>
      <w:ins w:id="498" w:author="Elizabeth" w:date="2022-04-19T14:59:00Z">
        <w:r w:rsidR="00532A80">
          <w:t xml:space="preserve"> “</w:t>
        </w:r>
      </w:ins>
      <w:ins w:id="499" w:author="Elizabeth" w:date="2022-04-19T15:01:00Z">
        <w:r w:rsidR="00532A80">
          <w:t xml:space="preserve">Today we suspect that our experience of mediation itself is where the art happens, and where we enter the aesthetic of our sensorium. Artists </w:t>
        </w:r>
        <w:r w:rsidR="00CD5CFD">
          <w:t>and designers of the twenty-first</w:t>
        </w:r>
      </w:ins>
      <w:ins w:id="500" w:author="Elizabeth" w:date="2022-04-19T15:02:00Z">
        <w:r w:rsidR="00CD5CFD">
          <w:t xml:space="preserve"> century reject a single paradigm or master narrative even as they recognize the instrumentalization of the senses they inherit.</w:t>
        </w:r>
      </w:ins>
    </w:p>
    <w:p w14:paraId="6A618553" w14:textId="12D3E3CF" w:rsidR="00300149" w:rsidRDefault="00E02914" w:rsidP="00E02914">
      <w:pPr>
        <w:pStyle w:val="EndNoteBibliography"/>
        <w:spacing w:line="480" w:lineRule="auto"/>
      </w:pPr>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superposition, fracture mechanics, and centrifugal, centripetal, and spiral motion fits into the aesthetic and scientific zeitgeist of the </w:t>
      </w:r>
      <w:r w:rsidR="00300149">
        <w:t>turn of the 21</w:t>
      </w:r>
      <w:r w:rsidR="00300149" w:rsidRPr="00681B40">
        <w:rPr>
          <w:vertAlign w:val="superscript"/>
        </w:rPr>
        <w:t>st</w:t>
      </w:r>
      <w:r w:rsidR="00300149">
        <w:t xml:space="preserve"> century</w:t>
      </w:r>
      <w:r w:rsidRPr="007A2142">
        <w:t xml:space="preserve"> (after learning their names, of </w:t>
      </w:r>
      <w:r w:rsidRPr="007A2142">
        <w:lastRenderedPageBreak/>
        <w:t xml:space="preserve">course). </w:t>
      </w:r>
      <w:r w:rsidR="00300149">
        <w:t xml:space="preserve">(add context – how to describe the aesthetic and scientific zeitgeist of the turn of the century) (add three examples of artists who match that aesthetic and a few sentences of critical analysis – maybe a quote – use DoCA series – find science connections in art literature) </w:t>
      </w:r>
    </w:p>
    <w:p w14:paraId="53DE9CA8" w14:textId="65D7385D" w:rsidR="00E02914" w:rsidRDefault="00E02914" w:rsidP="00E02914">
      <w:pPr>
        <w:pStyle w:val="EndNoteBibliography"/>
        <w:spacing w:line="480" w:lineRule="auto"/>
      </w:pPr>
      <w:r w:rsidRPr="007A2142">
        <w:t xml:space="preserve">This era has seen the dissolution of the Age of Reason as a guiding force. The emergence of a complexity of networks, systems, and chaos theory in its place have had a deeper impact on my experience of reality than the inherited past. (some </w:t>
      </w:r>
      <w:r w:rsidR="0026413F">
        <w:t>artist ref.</w:t>
      </w:r>
      <w:r w:rsidRPr="007A2142">
        <w:t xml:space="preserve"> from intro to Systems or Networks…)</w:t>
      </w:r>
      <w:r>
        <w:rPr>
          <w:rStyle w:val="FootnoteReference"/>
        </w:rPr>
        <w:footnoteReference w:id="28"/>
      </w:r>
    </w:p>
    <w:p w14:paraId="1E2CB199" w14:textId="49A6E89A" w:rsidR="00E02914" w:rsidRDefault="00E02914" w:rsidP="00E02914">
      <w:r w:rsidRPr="007A2142">
        <w:t xml:space="preserve">Now I tend to notice patterns. Specifically, patterns of dynamic forces like branching in plants or in cracks in concrete, spiral growth of pinecones, of human hands, waveforms in everything from </w:t>
      </w:r>
      <w:r w:rsidR="00300149">
        <w:t xml:space="preserve">doppler effect to </w:t>
      </w:r>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29"/>
      </w:r>
      <w:r w:rsidRPr="007A2142">
        <w:t xml:space="preserve"> The more I seek the experience of patterns, the more I find them. What is that about? What is it drawing my attention? </w:t>
      </w:r>
      <w:r w:rsidR="00317120">
        <w:t xml:space="preserve">Tuning my attention this way has become a part of my process. </w:t>
      </w:r>
      <w:r>
        <w:t>[Donna Haraway “crystals, fabrics, and fields…”]</w:t>
      </w:r>
    </w:p>
    <w:p w14:paraId="4E9974D2" w14:textId="53900EBD" w:rsidR="00E02914" w:rsidRDefault="00E02914" w:rsidP="00F52531"/>
    <w:p w14:paraId="58924558" w14:textId="77777777" w:rsidR="00E02914" w:rsidRPr="00950431" w:rsidRDefault="00E02914" w:rsidP="00681B40">
      <w:pPr>
        <w:pStyle w:val="NoSpacing"/>
        <w:spacing w:line="480" w:lineRule="auto"/>
      </w:pPr>
    </w:p>
    <w:p w14:paraId="6BD3E03E" w14:textId="157DE7DB" w:rsidR="0013237E" w:rsidRDefault="0013237E" w:rsidP="00681B40">
      <w:pPr>
        <w:pStyle w:val="Revision"/>
      </w:pPr>
      <w:r>
        <w:br w:type="page"/>
      </w:r>
    </w:p>
    <w:p w14:paraId="236E7340" w14:textId="44BEBCD9" w:rsidR="00BE2642" w:rsidRDefault="00D81CD3" w:rsidP="0013237E">
      <w:pPr>
        <w:pStyle w:val="Heading1"/>
        <w:numPr>
          <w:ilvl w:val="0"/>
          <w:numId w:val="2"/>
        </w:numPr>
      </w:pPr>
      <w:bookmarkStart w:id="501" w:name="_Toc101198103"/>
      <w:r>
        <w:lastRenderedPageBreak/>
        <w:t>my journey from old to new in studio</w:t>
      </w:r>
      <w:bookmarkEnd w:id="501"/>
    </w:p>
    <w:p w14:paraId="645F9C48" w14:textId="39059EA7" w:rsidR="00F11B97" w:rsidRPr="00681B40" w:rsidRDefault="00F11B97" w:rsidP="00681B40">
      <w:r>
        <w:t>Introduce with paragraph</w:t>
      </w:r>
    </w:p>
    <w:p w14:paraId="71B4ACD1" w14:textId="529D45CC" w:rsidR="002425EC" w:rsidRDefault="003A09AC" w:rsidP="002425EC">
      <w:pPr>
        <w:pStyle w:val="Heading2"/>
        <w:rPr>
          <w:rFonts w:eastAsiaTheme="minorHAnsi"/>
        </w:rPr>
      </w:pPr>
      <w:bookmarkStart w:id="502" w:name="_Toc101198104"/>
      <w:r>
        <w:rPr>
          <w:rFonts w:eastAsiaTheme="minorHAnsi"/>
        </w:rPr>
        <w:t>Subsection 1 – expressionist and postmodern</w:t>
      </w:r>
      <w:r w:rsidR="00533B53">
        <w:rPr>
          <w:rFonts w:eastAsiaTheme="minorHAnsi"/>
        </w:rPr>
        <w:t xml:space="preserve"> techniques</w:t>
      </w:r>
      <w:bookmarkEnd w:id="502"/>
    </w:p>
    <w:p w14:paraId="05ABAF63" w14:textId="77777777" w:rsidR="00F52531" w:rsidRDefault="00F52531" w:rsidP="00F52531">
      <w:pPr>
        <w:pStyle w:val="EndNoteBibliography"/>
        <w:spacing w:line="480" w:lineRule="auto"/>
        <w:rPr>
          <w:noProof w:val="0"/>
        </w:rPr>
      </w:pPr>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p>
    <w:p w14:paraId="7366E616" w14:textId="4F5DC6A2" w:rsidR="00DC4DEF" w:rsidRDefault="00F52531" w:rsidP="00F52531">
      <w:pPr>
        <w:pStyle w:val="EndNoteBibliography"/>
        <w:spacing w:line="480" w:lineRule="auto"/>
        <w:rPr>
          <w:noProof w:val="0"/>
        </w:rPr>
      </w:pPr>
      <w:r w:rsidRPr="007A2142">
        <w:rPr>
          <w:noProof w:val="0"/>
        </w:rPr>
        <w:t xml:space="preserve">Part of </w:t>
      </w:r>
      <w:r w:rsidR="00F11B97">
        <w:rPr>
          <w:noProof w:val="0"/>
        </w:rPr>
        <w:t>my</w:t>
      </w:r>
      <w:r w:rsidRPr="007A2142">
        <w:rPr>
          <w:noProof w:val="0"/>
        </w:rPr>
        <w:t xml:space="preserve"> redefinition of the materials of my medium, of drawing and painting, and of the “artist’s studio”, has been a reconnection with my </w:t>
      </w:r>
      <w:r w:rsidR="00910345">
        <w:rPr>
          <w:noProof w:val="0"/>
        </w:rPr>
        <w:t xml:space="preserve">kinesthetic, </w:t>
      </w:r>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r w:rsidR="00910345">
        <w:rPr>
          <w:noProof w:val="0"/>
        </w:rPr>
        <w:t>, rightfully so</w:t>
      </w:r>
      <w:r w:rsidRPr="007A2142">
        <w:rPr>
          <w:noProof w:val="0"/>
        </w:rPr>
        <w:t>. I learned to love charcoal and ink and paper.</w:t>
      </w:r>
    </w:p>
    <w:p w14:paraId="509BFF67" w14:textId="4289C2F9" w:rsidR="00F52531" w:rsidRPr="007A2142" w:rsidRDefault="00F52531" w:rsidP="00681B40">
      <w:pPr>
        <w:pStyle w:val="EndNoteBibliography"/>
        <w:spacing w:line="480" w:lineRule="auto"/>
      </w:pPr>
      <w:r w:rsidRPr="007A2142">
        <w:rPr>
          <w:noProof w:val="0"/>
        </w:rPr>
        <w:t xml:space="preserve">I’ve found the character of </w:t>
      </w:r>
      <w:r w:rsidR="00910345">
        <w:rPr>
          <w:noProof w:val="0"/>
        </w:rPr>
        <w:t xml:space="preserve">what I refer to as </w:t>
      </w:r>
      <w:r w:rsidR="00061134">
        <w:rPr>
          <w:noProof w:val="0"/>
        </w:rPr>
        <w:t>elemental</w:t>
      </w:r>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r w:rsidR="00910345">
        <w:t>W</w:t>
      </w:r>
      <w:r w:rsidRPr="007A2142">
        <w:t>estern art history of sketches and designs</w:t>
      </w:r>
      <w:r w:rsidR="00910345">
        <w:t xml:space="preserve"> (</w:t>
      </w:r>
      <w:r w:rsidR="00910345">
        <w:rPr>
          <w:i/>
          <w:iCs/>
        </w:rPr>
        <w:t>disengo</w:t>
      </w:r>
      <w:r w:rsidR="00910345">
        <w:t>)</w:t>
      </w:r>
      <w:r w:rsidRPr="007A2142">
        <w:t xml:space="preserve"> in graphite or charcoal or crayon or ink on paper, vellum, or papyrus and their ephemerality, but the simultaneous permanence</w:t>
      </w:r>
      <w:r w:rsidR="00910345">
        <w:t xml:space="preserve"> and weight</w:t>
      </w:r>
      <w:r w:rsidRPr="007A2142">
        <w:t xml:space="preserve"> associated with marks on prepared surfaces. </w:t>
      </w:r>
    </w:p>
    <w:p w14:paraId="3E69EE29" w14:textId="06416BFC" w:rsidR="007C03C1" w:rsidRDefault="00910345" w:rsidP="00801156">
      <w:r>
        <w:t>The simple ma</w:t>
      </w:r>
      <w:r w:rsidR="00F52531" w:rsidRPr="007A2142">
        <w:t>rked surface, from the earliest known clay tablet, meant to be recycled, to the</w:t>
      </w:r>
      <w:r w:rsidR="00F11B97">
        <w:t xml:space="preserve"> now</w:t>
      </w:r>
      <w:r w:rsidR="00F52531" w:rsidRPr="007A2142">
        <w:t xml:space="preserve"> ubiquitous sketchbook page, constitute an essential aspect of material history</w:t>
      </w:r>
      <w:r>
        <w:t xml:space="preserve">. As </w:t>
      </w:r>
      <w:r>
        <w:lastRenderedPageBreak/>
        <w:t>artifacts, they re</w:t>
      </w:r>
      <w:r w:rsidR="00F52531" w:rsidRPr="007A2142">
        <w:t>cord</w:t>
      </w:r>
      <w:r>
        <w:t>ed</w:t>
      </w:r>
      <w:r w:rsidR="00F52531" w:rsidRPr="007A2142">
        <w:t xml:space="preserve"> characteristics of and evolutions in thought both visually and in writing, which initially evolved hand in hand. </w:t>
      </w:r>
      <w:r w:rsidR="00801156">
        <w:t>(</w:t>
      </w:r>
      <w:proofErr w:type="gramStart"/>
      <w:r w:rsidR="00801156">
        <w:t>illustration</w:t>
      </w:r>
      <w:proofErr w:type="gramEnd"/>
      <w:r w:rsidR="00801156">
        <w:t xml:space="preserve"> – evolution of writing</w:t>
      </w:r>
      <w:r w:rsidR="00DC4DEF">
        <w:t xml:space="preserve"> – from NOVA?</w:t>
      </w:r>
      <w:r w:rsidR="00801156">
        <w:t xml:space="preserve">) As objects, they record an account of an event or a record of an inventory. </w:t>
      </w:r>
      <w:r w:rsidR="00F52531" w:rsidRPr="007A2142">
        <w:t xml:space="preserve">I find the ephemerality and transience of these early thought forms to be so poetic. It speaks to the impulse to get something, to get a thought, an impression, a feeling, </w:t>
      </w:r>
      <w:r w:rsidR="00F11B97">
        <w:t>to get it marked</w:t>
      </w:r>
      <w:r w:rsidR="00F52531" w:rsidRPr="007A2142">
        <w:t xml:space="preserve"> down outside your head just to check yourself, to reflect on that experience you must have just had.</w:t>
      </w:r>
    </w:p>
    <w:p w14:paraId="0BA1E957" w14:textId="399258EA" w:rsidR="00F52531" w:rsidRDefault="00F52531">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r w:rsidR="00801156">
        <w:t xml:space="preserve">Imagine the disappointment when cuneiform was finally translated and the coveted clay fragments containing that script were transcribed to reveal stock inventories. And yet, this fact illuminates the necessity for the script’s </w:t>
      </w:r>
      <w:r w:rsidR="00207988">
        <w:t xml:space="preserve">quick-natured, </w:t>
      </w:r>
      <w:r w:rsidR="00801156">
        <w:t>shorthand, almost</w:t>
      </w:r>
      <w:r w:rsidR="00207988">
        <w:t xml:space="preserve"> speed-writing character</w:t>
      </w:r>
      <w:r w:rsidR="00801156">
        <w:t xml:space="preserve">. </w:t>
      </w:r>
      <w:r w:rsidRPr="007A2142">
        <w:t xml:space="preserve">Time will only tell what becomes of our volumes of </w:t>
      </w:r>
      <w:r w:rsidR="00207988">
        <w:t xml:space="preserve">longform </w:t>
      </w:r>
      <w:r w:rsidRPr="007A2142">
        <w:t>physical and digital records alike.</w:t>
      </w:r>
    </w:p>
    <w:p w14:paraId="5D8156B1" w14:textId="6584218C" w:rsidR="00F52531" w:rsidRPr="007A2142" w:rsidRDefault="00F52531" w:rsidP="00F52531">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w:t>
      </w:r>
      <w:r w:rsidR="008F7142">
        <w:t xml:space="preserve">s </w:t>
      </w:r>
      <w:r>
        <w:t xml:space="preserve">in objects as well as </w:t>
      </w:r>
      <w:r w:rsidR="008F7142">
        <w:t xml:space="preserve">presenting them as </w:t>
      </w:r>
      <w:r>
        <w:t>projections</w:t>
      </w:r>
      <w:r w:rsidR="008F7142">
        <w:t xml:space="preserve"> and photographic representations</w:t>
      </w:r>
      <w:r>
        <w:t xml:space="preserve"> engages this practice with the complexities of materiality in this digital, high technology, information age. </w:t>
      </w:r>
    </w:p>
    <w:p w14:paraId="45E7A4F5" w14:textId="6B639BC6" w:rsidR="00F52531" w:rsidRDefault="00F52531" w:rsidP="00F52531">
      <w:pPr>
        <w:ind w:firstLine="0"/>
      </w:pPr>
      <w:r>
        <w:tab/>
        <w:t xml:space="preserve">Something at the root of what I’m thinking about with materiality and the senses is the concept of embodiment, the exact opposite of digital wireless connectivity. </w:t>
      </w:r>
      <w:r w:rsidRPr="007A2142">
        <w:t xml:space="preserve">Despite being a </w:t>
      </w:r>
      <w:r w:rsidRPr="007A2142">
        <w:lastRenderedPageBreak/>
        <w:t xml:space="preserve">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r w:rsidR="007C03C1">
        <w:t xml:space="preserve"> </w:t>
      </w:r>
      <w:r w:rsidR="000C4CF5">
        <w:t>Coming back to my body and centering on my movements grounds me in a trust of my own bodily awareness</w:t>
      </w:r>
      <w:r w:rsidR="00C7032E">
        <w:t xml:space="preserve">. I can use </w:t>
      </w:r>
      <w:r w:rsidR="004D43C1">
        <w:t>it t</w:t>
      </w:r>
      <w:r w:rsidR="00C7032E">
        <w:t xml:space="preserve">o engage with my materials and processes with an awareness very different from the strictly visual. </w:t>
      </w:r>
      <w:r w:rsidR="008F7142">
        <w:t>(</w:t>
      </w:r>
      <w:proofErr w:type="gramStart"/>
      <w:r w:rsidR="008F7142">
        <w:t>me</w:t>
      </w:r>
      <w:proofErr w:type="gramEnd"/>
      <w:r w:rsidR="008F7142">
        <w:t xml:space="preserve"> in studio?)</w:t>
      </w:r>
    </w:p>
    <w:p w14:paraId="3B56CC55" w14:textId="1907DC1E" w:rsidR="002425EC" w:rsidRPr="007A2142" w:rsidRDefault="002425EC" w:rsidP="00681B40">
      <w:pPr>
        <w:pStyle w:val="EndNoteBibliography"/>
        <w:spacing w:line="480" w:lineRule="auto"/>
      </w:pPr>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681B40">
        <w:rPr>
          <w:i/>
          <w:iCs/>
          <w:noProof w:val="0"/>
        </w:rPr>
        <w:t>process</w:t>
      </w:r>
      <w:r w:rsidRPr="007A2142">
        <w:rPr>
          <w:noProof w:val="0"/>
        </w:rPr>
        <w:t xml:space="preserve"> is more likely to contain both medium and material, and I’ve begun to look at my work by including this </w:t>
      </w:r>
      <w:r w:rsidR="00061134">
        <w:rPr>
          <w:noProof w:val="0"/>
        </w:rPr>
        <w:t>dimension</w:t>
      </w:r>
      <w:r w:rsidRPr="007A2142">
        <w:rPr>
          <w:noProof w:val="0"/>
        </w:rPr>
        <w:t xml:space="preserve">. </w:t>
      </w:r>
    </w:p>
    <w:p w14:paraId="0BE99CD8" w14:textId="1A045085" w:rsidR="002425EC" w:rsidRDefault="002425EC" w:rsidP="00681B40">
      <w:pPr>
        <w:pStyle w:val="EndNoteBibliography"/>
        <w:spacing w:line="480" w:lineRule="auto"/>
      </w:pPr>
      <w:r w:rsidRPr="007A2142">
        <w:rPr>
          <w:noProof w:val="0"/>
        </w:rPr>
        <w:t xml:space="preserve">In the recent past, I </w:t>
      </w:r>
      <w:r w:rsidR="008F7142">
        <w:rPr>
          <w:noProof w:val="0"/>
        </w:rPr>
        <w:t>continue to intuitively</w:t>
      </w:r>
      <w:r w:rsidRPr="007A2142">
        <w:rPr>
          <w:noProof w:val="0"/>
        </w:rPr>
        <w:t xml:space="preserve">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p>
    <w:p w14:paraId="005FFACD" w14:textId="1ACEA560" w:rsidR="003E14FE" w:rsidRDefault="00F22E9A" w:rsidP="008F7142">
      <w:r w:rsidRPr="007A2142">
        <w:t xml:space="preserve">I look to “nature” as an orienting principle in this vast terrain. My curiosity for the way things work can be endlessly satiated on observing the workings of natural systems. Nature is a traditional and steadfast subject of the artist from time immemorial. </w:t>
      </w:r>
      <w:r w:rsidR="00BE24A8">
        <w:t>(</w:t>
      </w:r>
      <w:proofErr w:type="gramStart"/>
      <w:r w:rsidR="00BE24A8">
        <w:t>something</w:t>
      </w:r>
      <w:proofErr w:type="gramEnd"/>
      <w:r w:rsidR="00BE24A8">
        <w:t xml:space="preserve"> light on nature</w:t>
      </w:r>
      <w:r w:rsidR="004D43C1">
        <w:t xml:space="preserve"> – from Nature </w:t>
      </w:r>
      <w:proofErr w:type="spellStart"/>
      <w:r w:rsidR="004D43C1">
        <w:t>DoCA</w:t>
      </w:r>
      <w:proofErr w:type="spellEnd"/>
      <w:r w:rsidR="00BE24A8">
        <w:t>)</w:t>
      </w:r>
    </w:p>
    <w:p w14:paraId="3DE9B5DF" w14:textId="77777777" w:rsidR="003E14FE" w:rsidRPr="00F52531" w:rsidRDefault="003E14FE" w:rsidP="00681B40">
      <w:bookmarkStart w:id="503" w:name="_Toc90374513"/>
      <w:bookmarkStart w:id="504" w:name="_Toc90376120"/>
      <w:bookmarkStart w:id="505" w:name="_Toc90376205"/>
      <w:bookmarkStart w:id="506" w:name="_Toc90381272"/>
      <w:bookmarkStart w:id="507" w:name="_Toc100588244"/>
      <w:bookmarkStart w:id="508" w:name="_Toc101198105"/>
      <w:bookmarkStart w:id="509" w:name="_Toc90374514"/>
      <w:bookmarkStart w:id="510" w:name="_Toc90376121"/>
      <w:bookmarkStart w:id="511" w:name="_Toc90376206"/>
      <w:bookmarkStart w:id="512" w:name="_Toc90381273"/>
      <w:bookmarkStart w:id="513" w:name="_Toc100588245"/>
      <w:bookmarkStart w:id="514" w:name="_Toc101198106"/>
      <w:bookmarkEnd w:id="503"/>
      <w:bookmarkEnd w:id="504"/>
      <w:bookmarkEnd w:id="505"/>
      <w:bookmarkEnd w:id="506"/>
      <w:bookmarkEnd w:id="507"/>
      <w:bookmarkEnd w:id="508"/>
      <w:bookmarkEnd w:id="509"/>
      <w:bookmarkEnd w:id="510"/>
      <w:bookmarkEnd w:id="511"/>
      <w:bookmarkEnd w:id="512"/>
      <w:bookmarkEnd w:id="513"/>
      <w:bookmarkEnd w:id="514"/>
    </w:p>
    <w:p w14:paraId="687F1E0F" w14:textId="3AA3DF55" w:rsidR="003E14FE" w:rsidRPr="007A2142" w:rsidRDefault="003E14FE" w:rsidP="00681B40">
      <w:pPr>
        <w:pStyle w:val="Heading2"/>
      </w:pPr>
      <w:bookmarkStart w:id="515" w:name="_Toc90318088"/>
      <w:bookmarkStart w:id="516" w:name="_Toc90374515"/>
      <w:bookmarkStart w:id="517" w:name="_Toc90376122"/>
      <w:bookmarkStart w:id="518" w:name="_Toc90376207"/>
      <w:bookmarkStart w:id="519" w:name="_Toc90381274"/>
      <w:bookmarkStart w:id="520" w:name="_Toc100588246"/>
      <w:bookmarkStart w:id="521" w:name="_Toc101198107"/>
      <w:bookmarkEnd w:id="515"/>
      <w:bookmarkEnd w:id="516"/>
      <w:bookmarkEnd w:id="517"/>
      <w:bookmarkEnd w:id="518"/>
      <w:bookmarkEnd w:id="519"/>
      <w:bookmarkEnd w:id="520"/>
      <w:bookmarkEnd w:id="521"/>
      <w:r>
        <w:lastRenderedPageBreak/>
        <w:t>new subsection</w:t>
      </w:r>
    </w:p>
    <w:p w14:paraId="5E6DCB28" w14:textId="229D3F7D" w:rsidR="00FA08AD" w:rsidRDefault="00FA08AD" w:rsidP="00681B40">
      <w:bookmarkStart w:id="522" w:name="_Toc90318089"/>
      <w:bookmarkStart w:id="523" w:name="_Toc90374516"/>
      <w:bookmarkStart w:id="524" w:name="_Toc90376123"/>
      <w:bookmarkStart w:id="525" w:name="_Toc90376208"/>
      <w:bookmarkStart w:id="526" w:name="_Toc90381275"/>
      <w:bookmarkStart w:id="527" w:name="_Toc100588247"/>
      <w:bookmarkStart w:id="528" w:name="_Toc101198108"/>
      <w:bookmarkStart w:id="529" w:name="_Toc90318090"/>
      <w:bookmarkStart w:id="530" w:name="_Toc90374517"/>
      <w:bookmarkStart w:id="531" w:name="_Toc90376124"/>
      <w:bookmarkStart w:id="532" w:name="_Toc90376209"/>
      <w:bookmarkStart w:id="533" w:name="_Toc90381276"/>
      <w:bookmarkStart w:id="534" w:name="_Toc100588248"/>
      <w:bookmarkStart w:id="535" w:name="_Toc101198109"/>
      <w:bookmarkStart w:id="536" w:name="_Toc90318091"/>
      <w:bookmarkStart w:id="537" w:name="_Toc90374518"/>
      <w:bookmarkStart w:id="538" w:name="_Toc90376125"/>
      <w:bookmarkStart w:id="539" w:name="_Toc90376210"/>
      <w:bookmarkStart w:id="540" w:name="_Toc90381277"/>
      <w:bookmarkStart w:id="541" w:name="_Toc100588249"/>
      <w:bookmarkStart w:id="542" w:name="_Toc101198110"/>
      <w:bookmarkStart w:id="543" w:name="_Toc90318092"/>
      <w:bookmarkStart w:id="544" w:name="_Toc90374519"/>
      <w:bookmarkStart w:id="545" w:name="_Toc90376126"/>
      <w:bookmarkStart w:id="546" w:name="_Toc90376211"/>
      <w:bookmarkStart w:id="547" w:name="_Toc90381278"/>
      <w:bookmarkStart w:id="548" w:name="_Toc100588250"/>
      <w:bookmarkStart w:id="549" w:name="_Toc101198111"/>
      <w:bookmarkStart w:id="550" w:name="_Toc90318093"/>
      <w:bookmarkStart w:id="551" w:name="_Toc90374520"/>
      <w:bookmarkStart w:id="552" w:name="_Toc90376127"/>
      <w:bookmarkStart w:id="553" w:name="_Toc90376212"/>
      <w:bookmarkStart w:id="554" w:name="_Toc90381279"/>
      <w:bookmarkStart w:id="555" w:name="_Toc100588251"/>
      <w:bookmarkStart w:id="556" w:name="_Toc101198112"/>
      <w:bookmarkStart w:id="557" w:name="_Toc90318094"/>
      <w:bookmarkStart w:id="558" w:name="_Toc90374521"/>
      <w:bookmarkStart w:id="559" w:name="_Toc90376128"/>
      <w:bookmarkStart w:id="560" w:name="_Toc90376213"/>
      <w:bookmarkStart w:id="561" w:name="_Toc90381280"/>
      <w:bookmarkStart w:id="562" w:name="_Toc100588252"/>
      <w:bookmarkStart w:id="563" w:name="_Toc101198113"/>
      <w:bookmarkStart w:id="564" w:name="_Toc90059385"/>
      <w:bookmarkStart w:id="565" w:name="_Toc90309880"/>
      <w:bookmarkStart w:id="566" w:name="_Toc90318095"/>
      <w:bookmarkStart w:id="567" w:name="_Toc90374522"/>
      <w:bookmarkStart w:id="568" w:name="_Toc90376129"/>
      <w:bookmarkStart w:id="569" w:name="_Toc90376214"/>
      <w:bookmarkStart w:id="570" w:name="_Toc90381281"/>
      <w:bookmarkStart w:id="571" w:name="_Toc100588253"/>
      <w:bookmarkStart w:id="572" w:name="_Toc101198114"/>
      <w:bookmarkStart w:id="573" w:name="_Toc90059386"/>
      <w:bookmarkStart w:id="574" w:name="_Toc90309881"/>
      <w:bookmarkStart w:id="575" w:name="_Toc90318096"/>
      <w:bookmarkStart w:id="576" w:name="_Toc90374523"/>
      <w:bookmarkStart w:id="577" w:name="_Toc90376130"/>
      <w:bookmarkStart w:id="578" w:name="_Toc90376215"/>
      <w:bookmarkStart w:id="579" w:name="_Toc90381282"/>
      <w:bookmarkStart w:id="580" w:name="_Toc100588254"/>
      <w:bookmarkStart w:id="581" w:name="_Toc101198115"/>
      <w:bookmarkStart w:id="582" w:name="_Toc90059388"/>
      <w:bookmarkStart w:id="583" w:name="_Toc90309883"/>
      <w:bookmarkStart w:id="584" w:name="_Toc90318098"/>
      <w:bookmarkStart w:id="585" w:name="_Toc90374525"/>
      <w:bookmarkStart w:id="586" w:name="_Toc90376132"/>
      <w:bookmarkStart w:id="587" w:name="_Toc90376217"/>
      <w:bookmarkStart w:id="588" w:name="_Toc90381284"/>
      <w:bookmarkStart w:id="589" w:name="_Toc100588256"/>
      <w:bookmarkStart w:id="590" w:name="_Toc101198117"/>
      <w:bookmarkStart w:id="591" w:name="_Toc90059389"/>
      <w:bookmarkStart w:id="592" w:name="_Toc90309884"/>
      <w:bookmarkStart w:id="593" w:name="_Toc90318099"/>
      <w:bookmarkStart w:id="594" w:name="_Toc90374526"/>
      <w:bookmarkStart w:id="595" w:name="_Toc90376133"/>
      <w:bookmarkStart w:id="596" w:name="_Toc90376218"/>
      <w:bookmarkStart w:id="597" w:name="_Toc90381285"/>
      <w:bookmarkStart w:id="598" w:name="_Toc100588257"/>
      <w:bookmarkStart w:id="599" w:name="_Toc101198118"/>
      <w:bookmarkStart w:id="600" w:name="_Toc90059390"/>
      <w:bookmarkStart w:id="601" w:name="_Toc90309885"/>
      <w:bookmarkStart w:id="602" w:name="_Toc90318100"/>
      <w:bookmarkStart w:id="603" w:name="_Toc90374527"/>
      <w:bookmarkStart w:id="604" w:name="_Toc90376134"/>
      <w:bookmarkStart w:id="605" w:name="_Toc90376219"/>
      <w:bookmarkStart w:id="606" w:name="_Toc90381286"/>
      <w:bookmarkStart w:id="607" w:name="_Toc100588258"/>
      <w:bookmarkStart w:id="608" w:name="_Toc101198119"/>
      <w:bookmarkStart w:id="609" w:name="_Toc90059391"/>
      <w:bookmarkStart w:id="610" w:name="_Toc90309886"/>
      <w:bookmarkStart w:id="611" w:name="_Toc90318101"/>
      <w:bookmarkStart w:id="612" w:name="_Toc90374528"/>
      <w:bookmarkStart w:id="613" w:name="_Toc90376135"/>
      <w:bookmarkStart w:id="614" w:name="_Toc90376220"/>
      <w:bookmarkStart w:id="615" w:name="_Toc90381287"/>
      <w:bookmarkStart w:id="616" w:name="_Toc100588259"/>
      <w:bookmarkStart w:id="617" w:name="_Toc101198120"/>
      <w:bookmarkStart w:id="618" w:name="_Toc90059392"/>
      <w:bookmarkStart w:id="619" w:name="_Toc90309887"/>
      <w:bookmarkStart w:id="620" w:name="_Toc90318102"/>
      <w:bookmarkStart w:id="621" w:name="_Toc90374529"/>
      <w:bookmarkStart w:id="622" w:name="_Toc90376136"/>
      <w:bookmarkStart w:id="623" w:name="_Toc90376221"/>
      <w:bookmarkStart w:id="624" w:name="_Toc90381288"/>
      <w:bookmarkStart w:id="625" w:name="_Toc100588260"/>
      <w:bookmarkStart w:id="626" w:name="_Toc101198121"/>
      <w:bookmarkStart w:id="627" w:name="_Toc90059393"/>
      <w:bookmarkStart w:id="628" w:name="_Toc90309888"/>
      <w:bookmarkStart w:id="629" w:name="_Toc90318103"/>
      <w:bookmarkStart w:id="630" w:name="_Toc90374530"/>
      <w:bookmarkStart w:id="631" w:name="_Toc90376137"/>
      <w:bookmarkStart w:id="632" w:name="_Toc90376222"/>
      <w:bookmarkStart w:id="633" w:name="_Toc90381289"/>
      <w:bookmarkStart w:id="634" w:name="_Toc100588261"/>
      <w:bookmarkStart w:id="635" w:name="_Toc101198122"/>
      <w:bookmarkStart w:id="636" w:name="_Toc90059394"/>
      <w:bookmarkStart w:id="637" w:name="_Toc90309889"/>
      <w:bookmarkStart w:id="638" w:name="_Toc90318104"/>
      <w:bookmarkStart w:id="639" w:name="_Toc90374531"/>
      <w:bookmarkStart w:id="640" w:name="_Toc90376138"/>
      <w:bookmarkStart w:id="641" w:name="_Toc90376223"/>
      <w:bookmarkStart w:id="642" w:name="_Toc90381290"/>
      <w:bookmarkStart w:id="643" w:name="_Toc100588262"/>
      <w:bookmarkStart w:id="644" w:name="_Toc101198123"/>
      <w:bookmarkStart w:id="645" w:name="_Toc90059395"/>
      <w:bookmarkStart w:id="646" w:name="_Toc90309890"/>
      <w:bookmarkStart w:id="647" w:name="_Toc90318105"/>
      <w:bookmarkStart w:id="648" w:name="_Toc90374532"/>
      <w:bookmarkStart w:id="649" w:name="_Toc90376139"/>
      <w:bookmarkStart w:id="650" w:name="_Toc90376224"/>
      <w:bookmarkStart w:id="651" w:name="_Toc90381291"/>
      <w:bookmarkStart w:id="652" w:name="_Toc100588263"/>
      <w:bookmarkStart w:id="653" w:name="_Toc101198124"/>
      <w:bookmarkStart w:id="654" w:name="_Toc101198126"/>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r w:rsidRPr="007A2142">
        <w:t xml:space="preserve">Using a </w:t>
      </w:r>
      <w:r w:rsidR="00346D9A">
        <w:t xml:space="preserve">drawing, painting, and printmaking </w:t>
      </w:r>
      <w:r w:rsidRPr="007A2142">
        <w:t>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my method</w:t>
      </w:r>
      <w:r w:rsidR="00346D9A">
        <w:t xml:space="preserve"> </w:t>
      </w:r>
      <w:r w:rsidRPr="007A2142">
        <w:t>to allude to the pre-reflective experience</w:t>
      </w:r>
      <w:r>
        <w:t>.</w:t>
      </w:r>
      <w:r>
        <w:rPr>
          <w:rStyle w:val="FootnoteReference"/>
        </w:rPr>
        <w:footnoteReference w:id="30"/>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p>
    <w:p w14:paraId="3517A455" w14:textId="007393E4" w:rsidR="00FA08AD" w:rsidRPr="007A2142" w:rsidRDefault="00FA08AD" w:rsidP="00681B40">
      <w:pPr>
        <w:pStyle w:val="EndNoteBibliography"/>
        <w:spacing w:line="480" w:lineRule="auto"/>
        <w:rPr>
          <w:noProof w:val="0"/>
        </w:rPr>
      </w:pPr>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r w:rsidR="004D43C1">
        <w:rPr>
          <w:noProof w:val="0"/>
        </w:rPr>
        <w:t xml:space="preserve"> </w:t>
      </w:r>
      <w:r w:rsidR="00F43607">
        <w:rPr>
          <w:noProof w:val="0"/>
        </w:rPr>
        <w:t>And</w:t>
      </w:r>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scale – what is that from?)</w:t>
      </w:r>
    </w:p>
    <w:p w14:paraId="670832CF" w14:textId="0EBA4385" w:rsidR="00FA08AD" w:rsidRPr="007A2142" w:rsidRDefault="00FA08AD" w:rsidP="00681B40">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w:t>
      </w:r>
      <w:r w:rsidRPr="007A2142">
        <w:lastRenderedPageBreak/>
        <w:t xml:space="preserve">unpredictable change as the materials reach equilibrium. </w:t>
      </w:r>
      <w:r>
        <w:t xml:space="preserve">Rather than the static moment itself, the phase change is imaged in an interaction of gravity and evaporation. </w:t>
      </w:r>
      <w:r w:rsidRPr="007A2142">
        <w:t xml:space="preserve">The series is called </w:t>
      </w:r>
      <w:r w:rsidR="00632086">
        <w:t xml:space="preserve">“cut open an atom and you will find the sun” </w:t>
      </w:r>
      <w:r w:rsidRPr="007A2142">
        <w:t>and the title references</w:t>
      </w:r>
      <w:r w:rsidR="00632086">
        <w:t xml:space="preserve"> a translation of the poet Rumi.</w:t>
      </w:r>
      <w:r w:rsidR="00346D9A">
        <w:t xml:space="preserve"> I think of the materials of the piece in an almost sculptural way. </w:t>
      </w:r>
    </w:p>
    <w:p w14:paraId="4092188C" w14:textId="499F0303" w:rsidR="00FA08AD" w:rsidRDefault="00FA08AD" w:rsidP="00681B40">
      <w:r w:rsidRPr="007A2142">
        <w:t>As I refined my notions about materials and processes, I’ve simultaneously refined my subject matter for my thesis work to patterns displaying signature energy patterns</w:t>
      </w:r>
      <w:r w:rsidR="00744A67">
        <w:t xml:space="preserve">, </w:t>
      </w:r>
      <w:r w:rsidRPr="007A2142">
        <w:t>such as th</w:t>
      </w:r>
      <w:r w:rsidR="00744A67">
        <w:t>ose that arise from watery processes and gravity</w:t>
      </w:r>
      <w:r w:rsidRPr="007A2142">
        <w:t xml:space="preserve">. The energy patterns leave physical traces in the material manifestation. Living, organic materials in dynamic processes with their environment display these patterns </w:t>
      </w:r>
      <w:r w:rsidR="00744A67">
        <w:t>in a similar</w:t>
      </w:r>
      <w:r w:rsidRPr="007A2142">
        <w:t xml:space="preserve"> way that inert materials do.</w:t>
      </w:r>
      <w:r w:rsidR="00744A67">
        <w:t xml:space="preserve"> </w:t>
      </w:r>
      <w:r>
        <w:t>(</w:t>
      </w:r>
      <w:proofErr w:type="gramStart"/>
      <w:r>
        <w:t>more</w:t>
      </w:r>
      <w:proofErr w:type="gramEnd"/>
      <w:r>
        <w:t xml:space="preserve"> here) [something about the manifestation of non-human and non-living energies] </w:t>
      </w:r>
      <w:r w:rsidR="00632086">
        <w:t>(something about quoting John Ruskin in Structural Intuitions – “</w:t>
      </w:r>
      <w:r w:rsidR="00CB3328">
        <w:t>Try always, whenever you look at a form, to see the lines in it which have had power over its past fate and which will have power over its futurity.”</w:t>
      </w:r>
      <w:r w:rsidR="00CB3328">
        <w:rPr>
          <w:rStyle w:val="FootnoteReference"/>
        </w:rPr>
        <w:footnoteReference w:id="31"/>
      </w:r>
    </w:p>
    <w:p w14:paraId="3FC49B89" w14:textId="4CD3CFAB" w:rsidR="00FA08AD" w:rsidRDefault="00FA08AD" w:rsidP="00681B40">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w:t>
      </w:r>
      <w:r w:rsidR="00903ECF">
        <w:t xml:space="preserve">But what of the slow, eroding movement of water cutting a canyon, or the annual meander of a river? I think visions of these dynamic phenomena are familiar to millennial generations, but something of the physicality of these processes is lost in its illustration through time-lapse photography or animation. </w:t>
      </w:r>
      <w:r>
        <w:t xml:space="preserve">[contrast familiarity of stop-motion photo with photo of </w:t>
      </w:r>
      <w:proofErr w:type="gramStart"/>
      <w:r>
        <w:t>grand canyon</w:t>
      </w:r>
      <w:proofErr w:type="gramEnd"/>
      <w:r>
        <w:t>, for example, showing water’s dynamic effects in two ‘</w:t>
      </w:r>
      <w:proofErr w:type="spellStart"/>
      <w:r>
        <w:t>timezones</w:t>
      </w:r>
      <w:proofErr w:type="spellEnd"/>
      <w:r>
        <w:t>’]</w:t>
      </w:r>
    </w:p>
    <w:p w14:paraId="4A303589" w14:textId="58C7CE59" w:rsidR="006D7F2F" w:rsidRPr="007A2142" w:rsidRDefault="006D7F2F" w:rsidP="00681B40">
      <w:pPr>
        <w:pStyle w:val="EndNoteBibliography"/>
        <w:spacing w:line="480" w:lineRule="auto"/>
      </w:pPr>
      <w:r w:rsidRPr="007A2142">
        <w:rPr>
          <w:noProof w:val="0"/>
        </w:rPr>
        <w:lastRenderedPageBreak/>
        <w:t>This is where I find myself investigating, at the slight intersection of traditional notions of art mediums and new media, navigating the edge of my own embodied perception</w:t>
      </w:r>
      <w:r w:rsidR="00BE24A8">
        <w:rPr>
          <w:noProof w:val="0"/>
        </w:rPr>
        <w:t>. W</w:t>
      </w:r>
      <w:r w:rsidRPr="007A2142">
        <w:rPr>
          <w:noProof w:val="0"/>
        </w:rPr>
        <w:t xml:space="preserve">hat do I notice, now knowing my perceptual apparatus is mediated through not only my senses and the whole sensory body, but extensions thereof? </w:t>
      </w:r>
    </w:p>
    <w:p w14:paraId="25274E3E" w14:textId="33FCCF71" w:rsidR="00BE24A8" w:rsidRDefault="006D7F2F" w:rsidP="002425EC">
      <w:r w:rsidRPr="007A2142">
        <w:t xml:space="preserve">Alongside a pre-reflective experience, I also </w:t>
      </w:r>
      <w:r w:rsidR="006E0828">
        <w:t>make use of</w:t>
      </w:r>
      <w:r w:rsidR="006E0828" w:rsidRPr="007A2142">
        <w:t xml:space="preserve"> </w:t>
      </w:r>
      <w:r w:rsidRPr="007A2142">
        <w:t xml:space="preserve">lens-based technologies to augment, supplement, and contrast </w:t>
      </w:r>
      <w:r w:rsidR="006E0828">
        <w:t>my</w:t>
      </w:r>
      <w:r w:rsidR="006E0828" w:rsidRPr="007A2142">
        <w:t xml:space="preserve"> </w:t>
      </w:r>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 couples these visuo-spatial, extra-sensory perceptions with time-dependent, organic cultivation of forms</w:t>
      </w:r>
      <w:r w:rsidR="00B94168">
        <w:t xml:space="preserve"> through n</w:t>
      </w:r>
      <w:r w:rsidRPr="007A2142">
        <w:t xml:space="preserve">on-traditional, direct impressions of gestures and actions in space to explore the intersections of </w:t>
      </w:r>
      <w:r w:rsidR="00652FA8">
        <w:t>speculative</w:t>
      </w:r>
      <w:r w:rsidR="00744A67" w:rsidRPr="007A2142">
        <w:t xml:space="preserve"> </w:t>
      </w:r>
      <w:r w:rsidRPr="007A2142">
        <w:t>thinking and technology with embodied experience.</w:t>
      </w:r>
      <w:r w:rsidR="00F97159">
        <w:t xml:space="preserve"> </w:t>
      </w:r>
      <w:r w:rsidR="000E31F1">
        <w:t>My work combines</w:t>
      </w:r>
      <w:r w:rsidRPr="007A2142">
        <w:t xml:space="preserve"> tactile, bodily processes and traditional materials with electronic sensing and high-tech lens technologies </w:t>
      </w:r>
      <w:r w:rsidR="000E31F1">
        <w:t>and in doing so, gives my body a place to integrate</w:t>
      </w:r>
      <w:r w:rsidR="00652FA8">
        <w:t xml:space="preserve"> and digest</w:t>
      </w:r>
      <w:r w:rsidR="000E31F1">
        <w:t xml:space="preserve"> th</w:t>
      </w:r>
      <w:r w:rsidR="00652FA8">
        <w:t>is 21</w:t>
      </w:r>
      <w:r w:rsidR="00652FA8" w:rsidRPr="00681B40">
        <w:rPr>
          <w:vertAlign w:val="superscript"/>
        </w:rPr>
        <w:t>st</w:t>
      </w:r>
      <w:r w:rsidR="00652FA8">
        <w:t xml:space="preserve"> century</w:t>
      </w:r>
      <w:r w:rsidR="000E31F1">
        <w:t xml:space="preserve"> expanded perception.</w:t>
      </w:r>
      <w:r w:rsidR="00220C9F">
        <w:t xml:space="preserve"> </w:t>
      </w:r>
    </w:p>
    <w:p w14:paraId="7DAFEBEC" w14:textId="77777777" w:rsidR="00BE24A8" w:rsidRPr="00681B40" w:rsidRDefault="00BE24A8" w:rsidP="00681B40">
      <w:pPr>
        <w:pStyle w:val="NoSpacing"/>
        <w:spacing w:line="480" w:lineRule="auto"/>
        <w:rPr>
          <w:rFonts w:eastAsiaTheme="minorHAnsi"/>
        </w:rPr>
      </w:pPr>
    </w:p>
    <w:p w14:paraId="38D5E5F4" w14:textId="00E39C02" w:rsidR="002425EC" w:rsidRDefault="002425EC" w:rsidP="006D7F2F">
      <w:pPr>
        <w:rPr>
          <w:rFonts w:eastAsiaTheme="minorHAnsi"/>
        </w:rPr>
      </w:pPr>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655" w:name="_Toc101198127"/>
      <w:r>
        <w:rPr>
          <w:rFonts w:eastAsiaTheme="minorHAnsi"/>
        </w:rPr>
        <w:lastRenderedPageBreak/>
        <w:t>A wheel inside a wheel exhibition</w:t>
      </w:r>
      <w:bookmarkEnd w:id="655"/>
    </w:p>
    <w:p w14:paraId="1F372AC3" w14:textId="54DE96B1" w:rsidR="00AF700C" w:rsidRDefault="009446CD" w:rsidP="00AF700C">
      <w:r>
        <w:rPr>
          <w:i/>
          <w:iCs/>
        </w:rPr>
        <w:t>a wheel inside a wheel</w:t>
      </w:r>
      <w:r>
        <w:t xml:space="preserve"> picks up themes I began exploring in </w:t>
      </w:r>
      <w:r w:rsidR="00903ECF">
        <w:t xml:space="preserve">my second spring semester. </w:t>
      </w:r>
      <w:r w:rsidR="00A05740">
        <w:t>I dedicated myself to the practice of dripping ink onto paper and cloth grounds.</w:t>
      </w:r>
      <w:r w:rsidR="00C232F9">
        <w:t xml:space="preserve"> The practice was predictable for me, for my body. I could go into the studio and enter a soothing meditative state of focus.</w:t>
      </w:r>
      <w:r w:rsidR="00A05740">
        <w:t xml:space="preserve"> I recorded high</w:t>
      </w:r>
      <w:r w:rsidR="00B61752">
        <w:t>-</w:t>
      </w:r>
      <w:r w:rsidR="00A05740">
        <w:t xml:space="preserve">speed audio and video of some of the instances of the ink dripping phenomena. The dripping process provided a framework to observe and </w:t>
      </w:r>
      <w:r w:rsidR="00AF700C">
        <w:t>document</w:t>
      </w:r>
      <w:r w:rsidR="00A05740">
        <w:t xml:space="preserve"> a</w:t>
      </w:r>
      <w:r w:rsidR="00C232F9">
        <w:t>n unpredictable, chaotic event th</w:t>
      </w:r>
      <w:r w:rsidR="00ED4F40">
        <w:t>rough</w:t>
      </w:r>
      <w:r w:rsidR="00C232F9">
        <w:t xml:space="preserve"> a</w:t>
      </w:r>
      <w:r w:rsidR="00AF700C">
        <w:t xml:space="preserve"> trace </w:t>
      </w:r>
      <w:r w:rsidR="00C232F9">
        <w:t>artifact</w:t>
      </w:r>
      <w:r w:rsidR="00ED4F40">
        <w:t xml:space="preserve">. Because the action of the ink splatter happens instantaneously at the human visual scale, the </w:t>
      </w:r>
      <w:r w:rsidR="00B61752">
        <w:t>high-speed</w:t>
      </w:r>
      <w:r w:rsidR="00ED4F40">
        <w:t xml:space="preserve"> video footage is a way to visualize a timescale of the action that </w:t>
      </w:r>
      <w:r w:rsidR="00B61752">
        <w:t xml:space="preserve">demystifies the chaos. </w:t>
      </w:r>
      <w:r w:rsidR="00C232F9">
        <w:t xml:space="preserve">The static pieces simultaneously shed light on and obscure aspects of that chaotic event, while acting as image-signs conjuring </w:t>
      </w:r>
      <w:r w:rsidR="00AF700C">
        <w:t>archetypal visions of navel- or iris-like voids – very bodily associations.</w:t>
      </w:r>
    </w:p>
    <w:p w14:paraId="44CA69CE" w14:textId="10AA794F" w:rsidR="00AF700C" w:rsidRDefault="00AF700C" w:rsidP="00681B40">
      <w:r>
        <w:t xml:space="preserve">Following discussions with my mentors and peers of how to disrupt the superficial surface that </w:t>
      </w:r>
      <w:r w:rsidR="00214F7F">
        <w:t>abstract paintings and works on paper can have, I decided to devise a way to use multiple layered surfaces</w:t>
      </w:r>
      <w:r w:rsidR="00A36430">
        <w:t xml:space="preserve"> and light</w:t>
      </w:r>
      <w:r w:rsidR="00214F7F">
        <w:t>. The resulting works combine my controlled ink drip action</w:t>
      </w:r>
      <w:r w:rsidR="00A36430">
        <w:t>-artifact</w:t>
      </w:r>
      <w:r w:rsidR="00214F7F">
        <w:t xml:space="preserve"> on sheer woven cotton cloth and cotton rag paper. The </w:t>
      </w:r>
      <w:del w:id="656" w:author="Elizabeth" w:date="2022-04-20T14:23:00Z">
        <w:r w:rsidR="00214F7F" w:rsidDel="006D0E63">
          <w:delText xml:space="preserve">recurring </w:delText>
        </w:r>
      </w:del>
      <w:ins w:id="657" w:author="Elizabeth" w:date="2022-04-20T14:23:00Z">
        <w:r w:rsidR="006D0E63">
          <w:t xml:space="preserve">persistent </w:t>
        </w:r>
      </w:ins>
      <w:r w:rsidR="00214F7F">
        <w:t xml:space="preserve">pattern of a circular black void in a field of white recurs through </w:t>
      </w:r>
      <w:r w:rsidR="00EC2227">
        <w:t>the</w:t>
      </w:r>
      <w:r w:rsidR="00214F7F">
        <w:t xml:space="preserve"> series of five works</w:t>
      </w:r>
      <w:r w:rsidR="00EC2227">
        <w:t xml:space="preserve"> titled “when an explosion explodes hard enough, dust wakes up and thinks about itself 1-5”. </w:t>
      </w:r>
      <w:r w:rsidR="00A36430">
        <w:t>The</w:t>
      </w:r>
      <w:r w:rsidR="00EC2227">
        <w:t xml:space="preserve"> signature energy pattern of a splatter is evident in the works. The splatter is representative of a set of </w:t>
      </w:r>
      <w:r w:rsidR="00ED4F40">
        <w:t>meta patterns</w:t>
      </w:r>
      <w:r w:rsidR="00EC2227">
        <w:t xml:space="preserve"> that display centrifugal and centripetal </w:t>
      </w:r>
      <w:r w:rsidR="00ED4F40">
        <w:t>energy</w:t>
      </w:r>
      <w:r w:rsidR="00A36430">
        <w:t>, tying a</w:t>
      </w:r>
      <w:ins w:id="658" w:author="Elizabeth" w:date="2022-04-20T14:24:00Z">
        <w:r w:rsidR="00D90655">
          <w:t>n</w:t>
        </w:r>
      </w:ins>
      <w:r w:rsidR="00A36430">
        <w:t xml:space="preserve"> archetypal vision to a bodily-sensory experience. </w:t>
      </w:r>
    </w:p>
    <w:p w14:paraId="1A864216" w14:textId="734903F7" w:rsidR="00B23C0E" w:rsidRDefault="00AF700C" w:rsidP="00681B40">
      <w:pPr>
        <w:ind w:firstLine="0"/>
      </w:pPr>
      <w:r>
        <w:t xml:space="preserve"> </w:t>
      </w:r>
    </w:p>
    <w:p w14:paraId="01365C56" w14:textId="77777777" w:rsidR="00083BB7" w:rsidRDefault="00083BB7" w:rsidP="00681B40">
      <w:pPr>
        <w:pStyle w:val="BodyText"/>
      </w:pPr>
      <w:r>
        <w:br w:type="page"/>
      </w:r>
    </w:p>
    <w:p w14:paraId="774EDC31" w14:textId="7ADC8534" w:rsidR="00083BB7" w:rsidRDefault="00083BB7" w:rsidP="00083BB7">
      <w:pPr>
        <w:pStyle w:val="Heading1"/>
        <w:numPr>
          <w:ilvl w:val="0"/>
          <w:numId w:val="2"/>
        </w:numPr>
        <w:rPr>
          <w:rFonts w:eastAsiaTheme="minorHAnsi"/>
        </w:rPr>
      </w:pPr>
      <w:bookmarkStart w:id="659" w:name="_Toc101198128"/>
      <w:r>
        <w:rPr>
          <w:rFonts w:eastAsiaTheme="minorHAnsi"/>
        </w:rPr>
        <w:lastRenderedPageBreak/>
        <w:t>Conclusion</w:t>
      </w:r>
      <w:bookmarkEnd w:id="659"/>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660" w:name="_Toc101198129"/>
      <w:r>
        <w:rPr>
          <w:szCs w:val="24"/>
        </w:rPr>
        <w:lastRenderedPageBreak/>
        <w:t>Bibliography</w:t>
      </w:r>
      <w:bookmarkEnd w:id="660"/>
    </w:p>
    <w:p w14:paraId="7F926BAF" w14:textId="77777777" w:rsidR="0010474F" w:rsidRPr="0010474F" w:rsidRDefault="00AA373D" w:rsidP="0010474F">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10474F" w:rsidRPr="0010474F">
        <w:t xml:space="preserve">Blake, William. </w:t>
      </w:r>
      <w:r w:rsidR="0010474F" w:rsidRPr="0010474F">
        <w:rPr>
          <w:i/>
        </w:rPr>
        <w:t>The Marriage of Heaven and Hell / by William Blake, with an Introduction and Commentary by Sir Geoffrey Keynes.</w:t>
      </w:r>
      <w:r w:rsidR="0010474F" w:rsidRPr="0010474F">
        <w:t xml:space="preserve"> Edited by Geoffrey Keynes. New York: Oxford University Press, 1994.</w:t>
      </w:r>
    </w:p>
    <w:p w14:paraId="63467136" w14:textId="77777777" w:rsidR="0010474F" w:rsidRPr="0010474F" w:rsidRDefault="0010474F" w:rsidP="0010474F">
      <w:pPr>
        <w:pStyle w:val="EndNoteBibliography"/>
        <w:spacing w:after="240"/>
        <w:ind w:left="720" w:hanging="720"/>
      </w:pPr>
      <w:r w:rsidRPr="0010474F">
        <w:t xml:space="preserve">Crary, Jonathan. "Techniques of the Observer." </w:t>
      </w:r>
      <w:r w:rsidRPr="0010474F">
        <w:rPr>
          <w:i/>
        </w:rPr>
        <w:t xml:space="preserve">October </w:t>
      </w:r>
      <w:r w:rsidRPr="0010474F">
        <w:t>45 (1988): 3-35.</w:t>
      </w:r>
    </w:p>
    <w:p w14:paraId="515B133E" w14:textId="77777777" w:rsidR="0010474F" w:rsidRPr="0010474F" w:rsidRDefault="0010474F" w:rsidP="0010474F">
      <w:pPr>
        <w:pStyle w:val="EndNoteBibliography"/>
        <w:spacing w:after="240"/>
        <w:ind w:left="720" w:hanging="720"/>
      </w:pPr>
      <w:r w:rsidRPr="0010474F">
        <w:t xml:space="preserve">Doane, Mary Ann. "Indexicality: Trace and Sign: Introduction." </w:t>
      </w:r>
      <w:r w:rsidRPr="0010474F">
        <w:rPr>
          <w:i/>
        </w:rPr>
        <w:t xml:space="preserve">differences </w:t>
      </w:r>
      <w:r w:rsidRPr="0010474F">
        <w:t>18, no. 1 (2007): 1-6.</w:t>
      </w:r>
    </w:p>
    <w:p w14:paraId="0770F02A" w14:textId="77777777" w:rsidR="0010474F" w:rsidRPr="0010474F" w:rsidRDefault="0010474F" w:rsidP="0010474F">
      <w:pPr>
        <w:pStyle w:val="EndNoteBibliography"/>
        <w:spacing w:after="240"/>
        <w:ind w:left="720" w:hanging="720"/>
      </w:pPr>
      <w:r w:rsidRPr="0010474F">
        <w:t xml:space="preserve">Foster, Hal. </w:t>
      </w:r>
      <w:r w:rsidRPr="0010474F">
        <w:rPr>
          <w:i/>
        </w:rPr>
        <w:t>Vision and Visuality.</w:t>
      </w:r>
      <w:r w:rsidRPr="0010474F">
        <w:t xml:space="preserve"> [in English] Seattle: Bay Press, 2009.</w:t>
      </w:r>
    </w:p>
    <w:p w14:paraId="7898011D" w14:textId="77777777" w:rsidR="0010474F" w:rsidRPr="0010474F" w:rsidRDefault="0010474F" w:rsidP="0010474F">
      <w:pPr>
        <w:pStyle w:val="EndNoteBibliography"/>
        <w:spacing w:after="240"/>
        <w:ind w:left="720" w:hanging="720"/>
      </w:pPr>
      <w:r w:rsidRPr="0010474F">
        <w:t xml:space="preserve">Huxley, Aldous. </w:t>
      </w:r>
      <w:r w:rsidRPr="0010474F">
        <w:rPr>
          <w:i/>
        </w:rPr>
        <w:t>The Doors of Perception and Heaven and Hell.</w:t>
      </w:r>
      <w:r w:rsidRPr="0010474F">
        <w:t xml:space="preserve"> [in English] New York: Harper Perennial Classics, 1960.</w:t>
      </w:r>
    </w:p>
    <w:p w14:paraId="2A6547CA" w14:textId="77777777" w:rsidR="0010474F" w:rsidRPr="0010474F" w:rsidRDefault="0010474F" w:rsidP="0010474F">
      <w:pPr>
        <w:pStyle w:val="EndNoteBibliography"/>
        <w:spacing w:after="240"/>
        <w:ind w:left="720" w:hanging="720"/>
      </w:pPr>
      <w:r w:rsidRPr="0010474F">
        <w:t xml:space="preserve">Jones, Caroline A., and Bill Arning. </w:t>
      </w:r>
      <w:r w:rsidRPr="0010474F">
        <w:rPr>
          <w:i/>
        </w:rPr>
        <w:t>Sensorium : Embodied Experience, Technology, and Contemporary Art / Edited by Caroline A. Jones.</w:t>
      </w:r>
      <w:r w:rsidRPr="0010474F">
        <w:t xml:space="preserve"> 1st MIT Press ed. ed. Cambridge: MIT Press, 2006.</w:t>
      </w:r>
    </w:p>
    <w:p w14:paraId="461D26E1" w14:textId="77777777" w:rsidR="0010474F" w:rsidRPr="0010474F" w:rsidRDefault="0010474F" w:rsidP="0010474F">
      <w:pPr>
        <w:pStyle w:val="EndNoteBibliography"/>
        <w:spacing w:after="240"/>
        <w:ind w:left="720" w:hanging="720"/>
      </w:pPr>
      <w:r w:rsidRPr="0010474F">
        <w:t xml:space="preserve">Kemp, Martin. </w:t>
      </w:r>
      <w:r w:rsidRPr="0010474F">
        <w:rPr>
          <w:i/>
        </w:rPr>
        <w:t>Structural Intuitions : Seeing Shapes in Art and Science.</w:t>
      </w:r>
      <w:r w:rsidRPr="0010474F">
        <w:t xml:space="preserve"> [in English] Charlotesville: University of Virginia Press, 2016.</w:t>
      </w:r>
    </w:p>
    <w:p w14:paraId="4FACEC23" w14:textId="77777777" w:rsidR="0010474F" w:rsidRPr="0010474F" w:rsidRDefault="0010474F" w:rsidP="0010474F">
      <w:pPr>
        <w:pStyle w:val="EndNoteBibliography"/>
        <w:spacing w:after="240"/>
        <w:ind w:left="720" w:hanging="720"/>
      </w:pPr>
      <w:r w:rsidRPr="0010474F">
        <w:t>———. "Structural Intuitions : Seeing Shapes in Art and Science." [In English].  (2016).</w:t>
      </w:r>
    </w:p>
    <w:p w14:paraId="1E30C9DB" w14:textId="77777777" w:rsidR="0010474F" w:rsidRPr="0010474F" w:rsidRDefault="0010474F" w:rsidP="0010474F">
      <w:pPr>
        <w:pStyle w:val="EndNoteBibliography"/>
        <w:spacing w:after="240"/>
        <w:ind w:left="720" w:hanging="720"/>
      </w:pPr>
      <w:r w:rsidRPr="0010474F">
        <w:t xml:space="preserve">McKenna, Terence. "History Ends in Green." </w:t>
      </w:r>
      <w:r w:rsidRPr="0010474F">
        <w:rPr>
          <w:i/>
        </w:rPr>
        <w:t>Esalen Institute</w:t>
      </w:r>
      <w:r w:rsidRPr="0010474F">
        <w:t xml:space="preserve"> (1989).</w:t>
      </w:r>
    </w:p>
    <w:p w14:paraId="6B95521D" w14:textId="77777777" w:rsidR="0010474F" w:rsidRPr="0010474F" w:rsidRDefault="0010474F" w:rsidP="0010474F">
      <w:pPr>
        <w:pStyle w:val="EndNoteBibliography"/>
        <w:ind w:left="720" w:hanging="720"/>
        <w:rPr>
          <w:i/>
        </w:rPr>
      </w:pPr>
      <w:r w:rsidRPr="0010474F">
        <w:t xml:space="preserve">McLuhan, Marshall. </w:t>
      </w:r>
      <w:r w:rsidRPr="0010474F">
        <w:rPr>
          <w:i/>
        </w:rPr>
        <w:t>The Medium Is the Massage / Marshall Mcluhan, Quentin Fiore</w:t>
      </w:r>
    </w:p>
    <w:p w14:paraId="63316DBD" w14:textId="77777777" w:rsidR="0010474F" w:rsidRPr="0010474F" w:rsidRDefault="0010474F" w:rsidP="0010474F">
      <w:pPr>
        <w:pStyle w:val="EndNoteBibliography"/>
        <w:spacing w:after="240"/>
        <w:ind w:left="720" w:hanging="720"/>
      </w:pPr>
      <w:r w:rsidRPr="0010474F">
        <w:rPr>
          <w:i/>
        </w:rPr>
        <w:t>Co-Ordinated by Jerome Agel.</w:t>
      </w:r>
      <w:r w:rsidRPr="0010474F">
        <w:t xml:space="preserve"> Edited by Quentin Fiore and Jerome Agel. New York: Bantam, 1967.</w:t>
      </w:r>
    </w:p>
    <w:p w14:paraId="691F1D39" w14:textId="77777777" w:rsidR="0010474F" w:rsidRPr="0010474F" w:rsidRDefault="0010474F" w:rsidP="0010474F">
      <w:pPr>
        <w:pStyle w:val="EndNoteBibliography"/>
        <w:ind w:left="720" w:hanging="720"/>
      </w:pPr>
      <w:r w:rsidRPr="0010474F">
        <w:t xml:space="preserve">Shanken, Edward A. </w:t>
      </w:r>
      <w:r w:rsidRPr="0010474F">
        <w:rPr>
          <w:i/>
        </w:rPr>
        <w:t>Systems / Edited by Edward A. Shanken.</w:t>
      </w:r>
      <w:r w:rsidRPr="0010474F">
        <w:t xml:space="preserve"> Cambridge: MIT Press, 2015.</w:t>
      </w:r>
    </w:p>
    <w:p w14:paraId="033EBCF1" w14:textId="4AB050F8"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661" w:name="_Toc101198130"/>
      <w:r w:rsidRPr="00EC103B">
        <w:rPr>
          <w:szCs w:val="24"/>
        </w:rPr>
        <w:lastRenderedPageBreak/>
        <w:t>APPENDICES</w:t>
      </w:r>
      <w:bookmarkEnd w:id="661"/>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662" w:name="_Toc101198131"/>
      <w:r w:rsidRPr="00EC103B">
        <w:rPr>
          <w:szCs w:val="24"/>
        </w:rPr>
        <w:t>Appendix A</w:t>
      </w:r>
      <w:bookmarkEnd w:id="662"/>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663" w:name="_Toc101198132"/>
      <w:r w:rsidRPr="00EC103B">
        <w:rPr>
          <w:rFonts w:cs="Times New Roman"/>
          <w:szCs w:val="24"/>
        </w:rPr>
        <w:t>Appendix A.1</w:t>
      </w:r>
      <w:bookmarkEnd w:id="663"/>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664" w:name="_Toc101198133"/>
      <w:r w:rsidRPr="00EC103B">
        <w:rPr>
          <w:rFonts w:cs="Times New Roman"/>
          <w:szCs w:val="24"/>
        </w:rPr>
        <w:t>Appendix A.2</w:t>
      </w:r>
      <w:bookmarkEnd w:id="664"/>
    </w:p>
    <w:p w14:paraId="167A00F9" w14:textId="77777777" w:rsidR="003F0C6F" w:rsidRPr="00EC103B" w:rsidRDefault="003F0C6F" w:rsidP="00574AFB">
      <w:pPr>
        <w:pStyle w:val="Heading2"/>
        <w:numPr>
          <w:ilvl w:val="0"/>
          <w:numId w:val="0"/>
        </w:numPr>
        <w:spacing w:before="0"/>
        <w:rPr>
          <w:szCs w:val="24"/>
        </w:rPr>
      </w:pPr>
      <w:bookmarkStart w:id="665" w:name="_Toc101198134"/>
      <w:r w:rsidRPr="00EC103B">
        <w:rPr>
          <w:szCs w:val="24"/>
        </w:rPr>
        <w:t>Appendix B</w:t>
      </w:r>
      <w:bookmarkEnd w:id="665"/>
    </w:p>
    <w:p w14:paraId="61840940" w14:textId="77777777" w:rsidR="003F0C6F" w:rsidRPr="00EC103B" w:rsidRDefault="003F0C6F" w:rsidP="00574AFB">
      <w:pPr>
        <w:pStyle w:val="Heading2"/>
        <w:numPr>
          <w:ilvl w:val="0"/>
          <w:numId w:val="0"/>
        </w:numPr>
        <w:spacing w:before="0"/>
        <w:rPr>
          <w:szCs w:val="24"/>
        </w:rPr>
      </w:pPr>
      <w:bookmarkStart w:id="666" w:name="_Toc101198135"/>
      <w:r w:rsidRPr="00EC103B">
        <w:rPr>
          <w:szCs w:val="24"/>
        </w:rPr>
        <w:t>Appendix C</w:t>
      </w:r>
      <w:bookmarkEnd w:id="666"/>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726B0390"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36140" w14:textId="77777777" w:rsidR="004515D8" w:rsidRDefault="004515D8" w:rsidP="00EE7231">
      <w:pPr>
        <w:spacing w:line="240" w:lineRule="auto"/>
      </w:pPr>
      <w:r>
        <w:separator/>
      </w:r>
    </w:p>
  </w:endnote>
  <w:endnote w:type="continuationSeparator" w:id="0">
    <w:p w14:paraId="5196DCBF" w14:textId="77777777" w:rsidR="004515D8" w:rsidRDefault="004515D8" w:rsidP="00EE7231">
      <w:pPr>
        <w:spacing w:line="240" w:lineRule="auto"/>
      </w:pPr>
      <w:r>
        <w:continuationSeparator/>
      </w:r>
    </w:p>
  </w:endnote>
  <w:endnote w:type="continuationNotice" w:id="1">
    <w:p w14:paraId="36DB3E25" w14:textId="77777777" w:rsidR="004515D8" w:rsidRDefault="004515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75848" w14:textId="77777777" w:rsidR="004515D8" w:rsidRDefault="004515D8" w:rsidP="00EE7231">
      <w:pPr>
        <w:spacing w:line="240" w:lineRule="auto"/>
      </w:pPr>
      <w:r>
        <w:separator/>
      </w:r>
    </w:p>
  </w:footnote>
  <w:footnote w:type="continuationSeparator" w:id="0">
    <w:p w14:paraId="7F2C7FB6" w14:textId="77777777" w:rsidR="004515D8" w:rsidRDefault="004515D8" w:rsidP="00EE7231">
      <w:pPr>
        <w:spacing w:line="240" w:lineRule="auto"/>
      </w:pPr>
      <w:r>
        <w:continuationSeparator/>
      </w:r>
    </w:p>
  </w:footnote>
  <w:footnote w:type="continuationNotice" w:id="1">
    <w:p w14:paraId="67A90258" w14:textId="77777777" w:rsidR="004515D8" w:rsidRDefault="004515D8">
      <w:pPr>
        <w:spacing w:line="240" w:lineRule="auto"/>
      </w:pPr>
    </w:p>
  </w:footnote>
  <w:footnote w:id="2">
    <w:p w14:paraId="3B632B7A" w14:textId="2E508240" w:rsidR="00E14C17" w:rsidRDefault="00E14C17">
      <w:pPr>
        <w:pStyle w:val="FootnoteText"/>
      </w:pPr>
      <w:r>
        <w:rPr>
          <w:rStyle w:val="FootnoteReference"/>
        </w:rPr>
        <w:footnoteRef/>
      </w:r>
      <w:r>
        <w:t xml:space="preserve"> Who went on to become a Doctor of Philosophy in astrophysics, no less!</w:t>
      </w:r>
    </w:p>
  </w:footnote>
  <w:footnote w:id="3">
    <w:p w14:paraId="57727E89" w14:textId="3D777E2D" w:rsidR="00454F54" w:rsidRDefault="00454F54">
      <w:pPr>
        <w:pStyle w:val="FootnoteText"/>
      </w:pPr>
      <w:r>
        <w:rPr>
          <w:rStyle w:val="FootnoteReference"/>
        </w:rPr>
        <w:footnoteRef/>
      </w:r>
      <w:r>
        <w:t xml:space="preserve"> </w:t>
      </w:r>
      <w:r w:rsidR="002B3C69">
        <w:t xml:space="preserve">Martin </w:t>
      </w:r>
      <w:r>
        <w:t xml:space="preserve">Jay, </w:t>
      </w:r>
      <w:r>
        <w:rPr>
          <w:i/>
          <w:iCs/>
        </w:rPr>
        <w:t>Scopic Regimes of Modernity</w:t>
      </w:r>
      <w:r>
        <w:t xml:space="preserve"> in </w:t>
      </w:r>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r>
        <w:t xml:space="preserve"> </w:t>
      </w:r>
      <w:r w:rsidR="00F76CD8">
        <w:t>5-6</w:t>
      </w:r>
    </w:p>
  </w:footnote>
  <w:footnote w:id="4">
    <w:p w14:paraId="34DF8A13" w14:textId="3433ACF6" w:rsidR="00F42B27" w:rsidRDefault="00F42B27">
      <w:pPr>
        <w:pStyle w:val="FootnoteText"/>
      </w:pPr>
      <w:r>
        <w:rPr>
          <w:rStyle w:val="FootnoteReference"/>
        </w:rPr>
        <w:footnoteRef/>
      </w:r>
      <w:r>
        <w:t xml:space="preserve"> </w:t>
      </w:r>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r>
        <w:t xml:space="preserve"> 9</w:t>
      </w:r>
    </w:p>
  </w:footnote>
  <w:footnote w:id="5">
    <w:p w14:paraId="7B0FB016" w14:textId="3D73D058" w:rsidR="006700A6" w:rsidRDefault="006700A6">
      <w:pPr>
        <w:pStyle w:val="FootnoteText"/>
      </w:pPr>
      <w:r>
        <w:rPr>
          <w:rStyle w:val="FootnoteReference"/>
        </w:rPr>
        <w:footnoteRef/>
      </w:r>
      <w:r>
        <w:t xml:space="preserve"> Rosalind Krauss, “The </w:t>
      </w:r>
      <w:r>
        <w:t xml:space="preserve">Im/pulse to See”, in </w:t>
      </w:r>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r>
        <w:t xml:space="preserve"> 58</w:t>
      </w:r>
    </w:p>
  </w:footnote>
  <w:footnote w:id="6">
    <w:p w14:paraId="5838CF59" w14:textId="4FEE3896" w:rsidR="00F01E5B" w:rsidRDefault="00F01E5B">
      <w:pPr>
        <w:pStyle w:val="FootnoteText"/>
      </w:pPr>
      <w:r>
        <w:rPr>
          <w:rStyle w:val="FootnoteReference"/>
        </w:rPr>
        <w:footnoteRef/>
      </w:r>
      <w:r>
        <w:t xml:space="preserve"> </w:t>
      </w:r>
      <w:r>
        <w:fldChar w:fldCharType="begin"/>
      </w:r>
      <w:r>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fldChar w:fldCharType="separate"/>
      </w:r>
      <w:r>
        <w:rPr>
          <w:noProof/>
        </w:rPr>
        <w:t>Crary, "Techniques of the Observer."</w:t>
      </w:r>
      <w:r>
        <w:fldChar w:fldCharType="end"/>
      </w:r>
      <w:r>
        <w:t xml:space="preserve"> 33</w:t>
      </w:r>
    </w:p>
  </w:footnote>
  <w:footnote w:id="7">
    <w:p w14:paraId="15F3C496" w14:textId="77777777" w:rsidR="00883BB4" w:rsidRDefault="00883BB4" w:rsidP="00883BB4">
      <w:pPr>
        <w:pStyle w:val="FootnoteText"/>
      </w:pPr>
      <w:r>
        <w:rPr>
          <w:rStyle w:val="FootnoteReference"/>
        </w:rPr>
        <w:footnoteRef/>
      </w:r>
      <w:r>
        <w:t xml:space="preserve"> standard stoppages reference (museum collection)</w:t>
      </w:r>
    </w:p>
  </w:footnote>
  <w:footnote w:id="8">
    <w:p w14:paraId="43C966C3" w14:textId="77777777" w:rsidR="00883BB4" w:rsidRDefault="00883BB4" w:rsidP="00883BB4">
      <w:pPr>
        <w:pStyle w:val="FootnoteText"/>
      </w:pPr>
      <w:r>
        <w:rPr>
          <w:rStyle w:val="FootnoteReference"/>
        </w:rPr>
        <w:footnoteRef/>
      </w:r>
      <w:r>
        <w:t xml:space="preserve"> Frottages reference (museum collection)</w:t>
      </w:r>
    </w:p>
  </w:footnote>
  <w:footnote w:id="9">
    <w:p w14:paraId="2078307E" w14:textId="77777777" w:rsidR="00883BB4" w:rsidRDefault="00883BB4" w:rsidP="00883BB4">
      <w:pPr>
        <w:pStyle w:val="FootnoteText"/>
      </w:pPr>
      <w:r>
        <w:rPr>
          <w:rStyle w:val="FootnoteReference"/>
        </w:rPr>
        <w:footnoteRef/>
      </w:r>
      <w:r>
        <w:t xml:space="preserve"> Drip painting reference (museum collection)</w:t>
      </w:r>
    </w:p>
  </w:footnote>
  <w:footnote w:id="10">
    <w:p w14:paraId="2D82D881" w14:textId="6EDCDDAA" w:rsidR="00C40A1B" w:rsidRPr="00C40A1B" w:rsidRDefault="00C40A1B">
      <w:pPr>
        <w:pStyle w:val="FootnoteText"/>
      </w:pPr>
      <w:r>
        <w:rPr>
          <w:rStyle w:val="FootnoteReference"/>
        </w:rPr>
        <w:footnoteRef/>
      </w:r>
      <w:r>
        <w:t xml:space="preserve"> Also known as </w:t>
      </w:r>
      <w:r>
        <w:rPr>
          <w:i/>
          <w:iCs/>
        </w:rPr>
        <w:t>silverpoint</w:t>
      </w:r>
      <w:r>
        <w:t xml:space="preserve">, or broadly, </w:t>
      </w:r>
      <w:r>
        <w:rPr>
          <w:i/>
          <w:iCs/>
        </w:rPr>
        <w:t>metalpoint</w:t>
      </w:r>
      <w:r>
        <w:t xml:space="preserve">. </w:t>
      </w:r>
    </w:p>
  </w:footnote>
  <w:footnote w:id="11">
    <w:p w14:paraId="44BC58E8" w14:textId="3D85EDBA" w:rsidR="00A50EE0" w:rsidRDefault="00A50EE0">
      <w:pPr>
        <w:pStyle w:val="FootnoteText"/>
      </w:pPr>
      <w:r>
        <w:rPr>
          <w:rStyle w:val="FootnoteReference"/>
        </w:rPr>
        <w:footnoteRef/>
      </w:r>
      <w:r>
        <w:t xml:space="preserve"> </w:t>
      </w:r>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r>
        <w:t xml:space="preserve"> 2</w:t>
      </w:r>
    </w:p>
  </w:footnote>
  <w:footnote w:id="12">
    <w:p w14:paraId="0EA304C6" w14:textId="157F2A51" w:rsidR="00681B40" w:rsidRPr="00681B40" w:rsidRDefault="006E3FC1">
      <w:pPr>
        <w:pStyle w:val="FootnoteText"/>
        <w:rPr>
          <w:i/>
          <w:noProof/>
        </w:rPr>
      </w:pPr>
      <w:r>
        <w:rPr>
          <w:rStyle w:val="FootnoteReference"/>
        </w:rPr>
        <w:footnoteRef/>
      </w:r>
      <w:r>
        <w:t xml:space="preserve"> </w:t>
      </w:r>
      <w:r>
        <w:fldChar w:fldCharType="begin"/>
      </w:r>
      <w:r w:rsidR="00681B40">
        <w:instrText xml:space="preserve"> ADDIN EN.CITE &lt;EndNote&gt;&lt;Cite&gt;&lt;Author&gt;McLuhan&lt;/Author&gt;&lt;Year&gt;1967&lt;/Year&gt;&lt;RecNum&gt;2&lt;/RecNum&gt;&lt;DisplayText&gt;Marshall McLuhan, &lt;style face="italic"&gt;The Medium Is the Massage / Marshall Mcluhan, Quentin Fiore&amp;#xD;Co-Ordinated by Jerome Agel&lt;/style&gt;, ed. Quentin Fiore and Jerome Agel (New York: Bantam, 1967).&lt;/DisplayText&gt;&lt;record&gt;&lt;rec-number&gt;2&lt;/rec-number&gt;&lt;foreign-keys&gt;&lt;key app="EN" db-id="paat0srwaxdpvmepfwvpsrfszv295perzzrr" timestamp="1650385783"&gt;2&lt;/key&gt;&lt;/foreign-keys&gt;&lt;ref-type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sidR="00681B40">
        <w:rPr>
          <w:noProof/>
        </w:rPr>
        <w:t xml:space="preserve">Marshall McLuhan, </w:t>
      </w:r>
      <w:r w:rsidR="00681B40" w:rsidRPr="00681B40">
        <w:rPr>
          <w:i/>
          <w:noProof/>
        </w:rPr>
        <w:t>The Medium Is the Massage / Marshall Mcluhan, Quentin Fiore</w:t>
      </w:r>
    </w:p>
    <w:p w14:paraId="1CE47266" w14:textId="1EFAD1E9" w:rsidR="006E3FC1" w:rsidRDefault="00681B40">
      <w:pPr>
        <w:pStyle w:val="FootnoteText"/>
      </w:pPr>
      <w:r w:rsidRPr="00681B40">
        <w:rPr>
          <w:i/>
          <w:noProof/>
        </w:rPr>
        <w:t>Co-Ordinated by Jerome Agel</w:t>
      </w:r>
      <w:r>
        <w:rPr>
          <w:noProof/>
        </w:rPr>
        <w:t>, ed. Quentin Fiore and Jerome Agel (New York: Bantam, 1967).</w:t>
      </w:r>
      <w:r w:rsidR="006E3FC1">
        <w:fldChar w:fldCharType="end"/>
      </w:r>
      <w:r w:rsidR="006E3FC1">
        <w:t xml:space="preserve"> (CITE)</w:t>
      </w:r>
    </w:p>
  </w:footnote>
  <w:footnote w:id="13">
    <w:p w14:paraId="588C26B0" w14:textId="3D7F24F8" w:rsidR="0094226F" w:rsidRPr="00EF709F" w:rsidRDefault="0094226F" w:rsidP="0094226F">
      <w:pPr>
        <w:pStyle w:val="FootnoteText"/>
        <w:rPr>
          <w:vertAlign w:val="subscript"/>
        </w:rPr>
      </w:pPr>
      <w:r>
        <w:rPr>
          <w:rStyle w:val="FootnoteReference"/>
        </w:rPr>
        <w:footnoteRef/>
      </w:r>
      <w:r>
        <w:t xml:space="preserve"> </w:t>
      </w:r>
      <w:r>
        <w:fldChar w:fldCharType="begin"/>
      </w:r>
      <w:r w:rsidR="006E3FC1">
        <w:instrText xml:space="preserve"> ADDIN EN.CITE &lt;EndNote&gt;&lt;Cite&gt;&lt;Author&gt;McLuhan&lt;/Author&gt;&lt;Year&gt;1967&lt;/Year&gt;&lt;RecNum&gt;7&lt;/RecNum&gt;&lt;DisplayText&gt;Ibid.&lt;/DisplayText&gt;&lt;record&gt;&lt;rec-number&gt;7&lt;/rec-number&gt;&lt;foreign-keys&gt;&lt;key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sidR="006E3FC1">
        <w:rPr>
          <w:noProof/>
        </w:rPr>
        <w:t>Ibid.</w:t>
      </w:r>
      <w:r>
        <w:fldChar w:fldCharType="end"/>
      </w:r>
    </w:p>
  </w:footnote>
  <w:footnote w:id="14">
    <w:p w14:paraId="6B66B866" w14:textId="5503C054" w:rsidR="00A65027" w:rsidRDefault="00A65027">
      <w:pPr>
        <w:pStyle w:val="FootnoteText"/>
      </w:pPr>
      <w:r>
        <w:rPr>
          <w:rStyle w:val="FootnoteReference"/>
        </w:rPr>
        <w:footnoteRef/>
      </w:r>
      <w:r>
        <w:t xml:space="preserve"> </w:t>
      </w:r>
      <w:r>
        <w:fldChar w:fldCharType="begin"/>
      </w:r>
      <w:r>
        <w:instrText xml:space="preserve"> ADDIN EN.CITE &lt;EndNote&gt;&lt;Cite&gt;&lt;Author&gt;Doane&lt;/Author&gt;&lt;Year&gt;2007&lt;/Year&gt;&lt;RecNum&gt;103&lt;/RecNum&gt;&lt;DisplayText&gt;Doane, &amp;quot;Indexicality: Trace and Sign: Introduction.&amp;quot;&lt;/DisplayText&gt;&lt;record&gt;&lt;rec-number&gt;103&lt;/rec-number&gt;&lt;foreign-keys&gt;&lt;key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Pr>
          <w:noProof/>
        </w:rPr>
        <w:t>Doane, "Indexicality: Trace and Sign: Introduction."</w:t>
      </w:r>
      <w:r>
        <w:fldChar w:fldCharType="end"/>
      </w:r>
      <w:r w:rsidR="00DE57BD">
        <w:t xml:space="preserve"> 1</w:t>
      </w:r>
    </w:p>
  </w:footnote>
  <w:footnote w:id="15">
    <w:p w14:paraId="36F1656B" w14:textId="17B3A2DB" w:rsidR="00CF5CED" w:rsidRPr="00CF5CED" w:rsidRDefault="00CF5CED">
      <w:pPr>
        <w:pStyle w:val="FootnoteText"/>
      </w:pPr>
      <w:ins w:id="324" w:author="Elizabeth" w:date="2022-04-19T13:02:00Z">
        <w:r>
          <w:rPr>
            <w:rStyle w:val="FootnoteReference"/>
          </w:rPr>
          <w:footnoteRef/>
        </w:r>
        <w:r>
          <w:t xml:space="preserve"> </w:t>
        </w:r>
      </w:ins>
      <w:ins w:id="325" w:author="Elizabeth" w:date="2022-04-19T13:03:00Z">
        <w:r w:rsidRPr="001C18D3">
          <w:rPr>
            <w:i/>
            <w:iCs/>
            <w:rPrChange w:id="326" w:author="Elizabeth" w:date="2022-04-19T13:05:00Z">
              <w:rPr/>
            </w:rPrChange>
          </w:rPr>
          <w:t>Psychonaut</w:t>
        </w:r>
        <w:r>
          <w:t xml:space="preserve"> combines the Greek </w:t>
        </w:r>
        <w:r>
          <w:rPr>
            <w:i/>
            <w:iCs/>
          </w:rPr>
          <w:t>psyche</w:t>
        </w:r>
        <w:r>
          <w:t xml:space="preserve"> “soul, spirit, mind”, and </w:t>
        </w:r>
        <w:r>
          <w:rPr>
            <w:i/>
            <w:iCs/>
          </w:rPr>
          <w:t>nautes</w:t>
        </w:r>
        <w:r>
          <w:t xml:space="preserve"> “sailor, navigator” to </w:t>
        </w:r>
      </w:ins>
      <w:ins w:id="327" w:author="Elizabeth" w:date="2022-04-19T13:04:00Z">
        <w:r>
          <w:t>describe a person</w:t>
        </w:r>
        <w:r w:rsidR="001C18D3">
          <w:t xml:space="preserve"> who engages in alter</w:t>
        </w:r>
      </w:ins>
      <w:ins w:id="328" w:author="Elizabeth" w:date="2022-04-19T13:05:00Z">
        <w:r w:rsidR="001C18D3">
          <w:t>ed states of consciousness to</w:t>
        </w:r>
      </w:ins>
      <w:ins w:id="329" w:author="Elizabeth" w:date="2022-04-19T13:06:00Z">
        <w:r w:rsidR="001C18D3">
          <w:t xml:space="preserve"> methodically</w:t>
        </w:r>
      </w:ins>
      <w:ins w:id="330" w:author="Elizabeth" w:date="2022-04-19T13:05:00Z">
        <w:r w:rsidR="001C18D3">
          <w:t xml:space="preserve"> describe and explain the effects induced by meditation or mind-altering substances.</w:t>
        </w:r>
      </w:ins>
    </w:p>
  </w:footnote>
  <w:footnote w:id="16">
    <w:p w14:paraId="791F093F" w14:textId="53F6EA0C" w:rsidR="00E556D4" w:rsidRDefault="00E556D4" w:rsidP="00E556D4">
      <w:pPr>
        <w:pStyle w:val="FootnoteText"/>
      </w:pPr>
      <w:r>
        <w:rPr>
          <w:rStyle w:val="FootnoteReference"/>
        </w:rPr>
        <w:footnoteRef/>
      </w:r>
      <w:r>
        <w:t xml:space="preserve"> </w:t>
      </w:r>
      <w:r>
        <w:fldChar w:fldCharType="begin"/>
      </w:r>
      <w:r w:rsidR="00681B40">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Aldous Huxley, </w:t>
      </w:r>
      <w:r w:rsidR="00681B40" w:rsidRPr="00681B40">
        <w:rPr>
          <w:i/>
          <w:noProof/>
        </w:rPr>
        <w:t>The Doors of Perception and Heaven and Hell</w:t>
      </w:r>
      <w:r w:rsidR="00681B40">
        <w:rPr>
          <w:noProof/>
        </w:rPr>
        <w:t xml:space="preserve"> (New York: Harper Perennial Classics, 1960).</w:t>
      </w:r>
      <w:r>
        <w:fldChar w:fldCharType="end"/>
      </w:r>
    </w:p>
  </w:footnote>
  <w:footnote w:id="17">
    <w:p w14:paraId="00B37093" w14:textId="4D428F31" w:rsidR="00FF2473" w:rsidRDefault="00FF2473">
      <w:pPr>
        <w:pStyle w:val="FootnoteText"/>
      </w:pPr>
      <w:r>
        <w:rPr>
          <w:rStyle w:val="FootnoteReference"/>
        </w:rPr>
        <w:footnoteRef/>
      </w:r>
      <w:r>
        <w:t xml:space="preserve"> </w:t>
      </w:r>
      <w:r>
        <w:fldChar w:fldCharType="begin"/>
      </w:r>
      <w:r w:rsidR="00681B40">
        <w:instrText xml:space="preserve"> ADDIN EN.CITE &lt;EndNote&gt;&lt;Cite&gt;&lt;Author&gt;Blake&lt;/Author&gt;&lt;Year&gt;1994&lt;/Year&gt;&lt;RecNum&gt;4&lt;/RecNum&gt;&lt;DisplayText&gt;William Blake, &lt;style face="italic"&gt;The Marriage of Heaven and Hell / by William Blake, with an Introduction and Commentary by Sir Geoffrey Keynes&lt;/style&gt;, ed. Geoffrey Keynes (New York: Oxford University Press, 1994).&lt;/DisplayText&gt;&lt;record&gt;&lt;rec-number&gt;4&lt;/rec-number&gt;&lt;foreign-keys&gt;&lt;key app="EN" db-id="paat0srwaxdpvmepfwvpsrfszv295perzzrr" timestamp="1650385783"&gt;4&lt;/key&gt;&lt;/foreign-keys&gt;&lt;ref-type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r>
        <w:fldChar w:fldCharType="separate"/>
      </w:r>
      <w:r w:rsidR="00681B40">
        <w:rPr>
          <w:noProof/>
        </w:rPr>
        <w:t xml:space="preserve">William Blake, </w:t>
      </w:r>
      <w:r w:rsidR="00681B40" w:rsidRPr="00681B40">
        <w:rPr>
          <w:i/>
          <w:noProof/>
        </w:rPr>
        <w:t>The Marriage of Heaven and Hell / by William Blake, with an Introduction and Commentary by Sir Geoffrey Keynes</w:t>
      </w:r>
      <w:r w:rsidR="00681B40">
        <w:rPr>
          <w:noProof/>
        </w:rPr>
        <w:t>, ed. Geoffrey Keynes (New York: Oxford University Press, 1994).</w:t>
      </w:r>
      <w:r>
        <w:fldChar w:fldCharType="end"/>
      </w:r>
    </w:p>
  </w:footnote>
  <w:footnote w:id="18">
    <w:p w14:paraId="61A49673" w14:textId="30D21C11" w:rsidR="0098316A" w:rsidRDefault="0098316A" w:rsidP="0098316A">
      <w:pPr>
        <w:pStyle w:val="FootnoteText"/>
      </w:pPr>
      <w:r>
        <w:rPr>
          <w:rStyle w:val="FootnoteReference"/>
        </w:rPr>
        <w:footnoteRef/>
      </w:r>
      <w:r>
        <w:t xml:space="preserve"> </w:t>
      </w:r>
      <w:r>
        <w:fldChar w:fldCharType="begin"/>
      </w:r>
      <w:r w:rsidR="00681B40">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r>
        <w:fldChar w:fldCharType="separate"/>
      </w:r>
      <w:r w:rsidR="00681B40">
        <w:rPr>
          <w:noProof/>
        </w:rPr>
        <w:t>Terence McKenna, 1989.</w:t>
      </w:r>
      <w:r>
        <w:fldChar w:fldCharType="end"/>
      </w:r>
      <w:r>
        <w:t xml:space="preserve"> (citation needs reformatting for Lecture format)</w:t>
      </w:r>
    </w:p>
  </w:footnote>
  <w:footnote w:id="19">
    <w:p w14:paraId="022C9A97" w14:textId="77777777" w:rsidR="0098316A" w:rsidRDefault="0098316A" w:rsidP="0098316A">
      <w:pPr>
        <w:pStyle w:val="FootnoteText"/>
      </w:pPr>
      <w:r>
        <w:rPr>
          <w:rStyle w:val="FootnoteReference"/>
        </w:rPr>
        <w:footnoteRef/>
      </w:r>
      <w:r>
        <w:t xml:space="preserve"> Ibid.</w:t>
      </w:r>
    </w:p>
  </w:footnote>
  <w:footnote w:id="20">
    <w:p w14:paraId="50914F31" w14:textId="53017206" w:rsidR="005338DC" w:rsidRDefault="005338DC" w:rsidP="005338DC">
      <w:pPr>
        <w:pStyle w:val="FootnoteText"/>
      </w:pPr>
      <w:r>
        <w:rPr>
          <w:rStyle w:val="FootnoteReference"/>
        </w:rPr>
        <w:footnoteRef/>
      </w:r>
      <w:r>
        <w:t xml:space="preserve"> </w:t>
      </w:r>
      <w:r>
        <w:fldChar w:fldCharType="begin"/>
      </w:r>
      <w:r w:rsidR="00681B40">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sidR="00681B40">
        <w:rPr>
          <w:noProof/>
        </w:rPr>
        <w:t xml:space="preserve">Caroline A. Jones and Bill Arning, </w:t>
      </w:r>
      <w:r w:rsidR="00681B40" w:rsidRPr="00681B40">
        <w:rPr>
          <w:i/>
          <w:noProof/>
        </w:rPr>
        <w:t>Sensorium : Embodied Experience, Technology, and Contemporary Art / Edited by Caroline A. Jones</w:t>
      </w:r>
      <w:r w:rsidR="00681B40">
        <w:rPr>
          <w:noProof/>
        </w:rPr>
        <w:t>, 1st MIT Press ed. ed. (Cambridge: MIT Press, 2006).</w:t>
      </w:r>
      <w:r>
        <w:fldChar w:fldCharType="end"/>
      </w:r>
    </w:p>
  </w:footnote>
  <w:footnote w:id="21">
    <w:p w14:paraId="10796F98" w14:textId="6B500C4F" w:rsidR="00DF5B11" w:rsidRDefault="00DF5B11">
      <w:pPr>
        <w:pStyle w:val="FootnoteText"/>
      </w:pPr>
      <w:ins w:id="457" w:author="Elizabeth" w:date="2022-04-19T13:54:00Z">
        <w:r>
          <w:rPr>
            <w:rStyle w:val="FootnoteReference"/>
          </w:rPr>
          <w:footnoteRef/>
        </w:r>
        <w:r>
          <w:t xml:space="preserve"> </w:t>
        </w:r>
      </w:ins>
      <w:r>
        <w:fldChar w:fldCharType="begin"/>
      </w:r>
      <w:r>
        <w:instrText xml:space="preserve"> ADDIN EN.CITE &lt;EndNote&gt;&lt;Cite&gt;&lt;Author&gt;Jones&lt;/Author&gt;&lt;Year&gt;2006&lt;/Year&gt;&lt;RecNum&gt;6&lt;/RecNum&gt;&lt;DisplayText&gt;Ibid.&lt;/DisplayText&gt;&lt;record&gt;&lt;rec-number&gt;6&lt;/rec-number&gt;&lt;foreign-keys&gt;&lt;key app="EN" db-id="paat0srwaxdpvmepfwvpsrfszv295perzzrr" timestamp="1650385783"&gt;6&lt;/key&gt;&lt;/foreign-keys&gt;&lt;ref-type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Ibid.</w:t>
      </w:r>
      <w:r>
        <w:fldChar w:fldCharType="end"/>
      </w:r>
      <w:ins w:id="458" w:author="Elizabeth" w:date="2022-04-19T13:54:00Z">
        <w:r>
          <w:t xml:space="preserve"> 1</w:t>
        </w:r>
      </w:ins>
    </w:p>
  </w:footnote>
  <w:footnote w:id="22">
    <w:p w14:paraId="44A1B2F8" w14:textId="6F7E44A9" w:rsidR="0010474F" w:rsidRDefault="0010474F">
      <w:pPr>
        <w:pStyle w:val="FootnoteText"/>
      </w:pPr>
      <w:ins w:id="466" w:author="Elizabeth" w:date="2022-04-19T14:16:00Z">
        <w:r>
          <w:rPr>
            <w:rStyle w:val="FootnoteReference"/>
          </w:rPr>
          <w:footnoteRef/>
        </w:r>
        <w:r>
          <w:t xml:space="preserve"> </w:t>
        </w:r>
      </w:ins>
      <w:r>
        <w:fldChar w:fldCharType="begin"/>
      </w:r>
      <w:r>
        <w:instrText xml:space="preserve"> ADDIN EN.CITE &lt;EndNote&gt;&lt;Cite&gt;&lt;Author&gt;Jones&lt;/Author&gt;&lt;Year&gt;2006&lt;/Year&gt;&lt;RecNum&gt;6&lt;/RecNum&gt;&lt;DisplayText&gt;Ibid.&lt;/DisplayText&gt;&lt;record&gt;&lt;rec-number&gt;6&lt;/rec-number&gt;&lt;foreign-keys&gt;&lt;key app="EN" db-id="paat0srwaxdpvmepfwvpsrfszv295perzzrr" timestamp="1650385783"&gt;6&lt;/key&gt;&lt;/foreign-keys&gt;&lt;ref-type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Ibid.</w:t>
      </w:r>
      <w:r>
        <w:fldChar w:fldCharType="end"/>
      </w:r>
      <w:ins w:id="467" w:author="Elizabeth" w:date="2022-04-19T14:16:00Z">
        <w:r>
          <w:t xml:space="preserve"> 8</w:t>
        </w:r>
      </w:ins>
    </w:p>
  </w:footnote>
  <w:footnote w:id="23">
    <w:p w14:paraId="7A2E73CB" w14:textId="77777777" w:rsidR="00BC214C" w:rsidRDefault="00BC214C" w:rsidP="00BC214C">
      <w:pPr>
        <w:pStyle w:val="FootnoteText"/>
      </w:pPr>
      <w:r>
        <w:rPr>
          <w:rStyle w:val="FootnoteReference"/>
        </w:rPr>
        <w:footnoteRef/>
      </w:r>
      <w:r>
        <w:t xml:space="preserve"> Ibid. 42.</w:t>
      </w:r>
    </w:p>
  </w:footnote>
  <w:footnote w:id="24">
    <w:p w14:paraId="7197DE1E" w14:textId="77777777" w:rsidR="005338DC" w:rsidRDefault="005338DC" w:rsidP="005338DC">
      <w:pPr>
        <w:pStyle w:val="FootnoteText"/>
      </w:pPr>
      <w:r>
        <w:rPr>
          <w:rStyle w:val="FootnoteReference"/>
        </w:rPr>
        <w:footnoteRef/>
      </w:r>
      <w:r>
        <w:t xml:space="preserve"> Ibid. 11.</w:t>
      </w:r>
    </w:p>
  </w:footnote>
  <w:footnote w:id="25">
    <w:p w14:paraId="19D4DC53" w14:textId="4D8E57D4" w:rsidR="00CB4A0E" w:rsidRDefault="00CB4A0E">
      <w:pPr>
        <w:pStyle w:val="FootnoteText"/>
      </w:pPr>
      <w:ins w:id="482" w:author="Elizabeth" w:date="2022-04-19T14:54:00Z">
        <w:r>
          <w:rPr>
            <w:rStyle w:val="FootnoteReference"/>
          </w:rPr>
          <w:footnoteRef/>
        </w:r>
        <w:r>
          <w:t xml:space="preserve"> “The Mediated Sensorium” ties so many loose ends together for me, for example, the “marginal </w:t>
        </w:r>
        <w:r>
          <w:t xml:space="preserve">transgressives” of Robert Smithson (re: dedifferentiated vision and “Non-Sites”), Fluxus (re: performance art), John Cage (re: atonal music), and Lygia Clark (re: touch), Georges Batailles </w:t>
        </w:r>
        <w:r w:rsidRPr="00BB2D68">
          <w:rPr>
            <w:i/>
            <w:iCs/>
          </w:rPr>
          <w:t>Informe</w:t>
        </w:r>
        <w:r>
          <w:t xml:space="preserve">, and Yves Alan-Bois’s and Rosalind Krauss’s postmodern updates (re: formlessness), the theories of self and subjectivity by Michael Foucault, Giles Deleauze, and Felix Guattari, (re: the body), </w:t>
        </w:r>
      </w:ins>
      <w:ins w:id="483" w:author="Elizabeth" w:date="2022-04-19T14:55:00Z">
        <w:r>
          <w:t>Ludwig Wittgenstein (re: embodied perception), to name a few.</w:t>
        </w:r>
      </w:ins>
    </w:p>
  </w:footnote>
  <w:footnote w:id="26">
    <w:p w14:paraId="15ECA9B6" w14:textId="51BA227F" w:rsidR="00F52531" w:rsidRDefault="00F52531" w:rsidP="00F52531">
      <w:pPr>
        <w:pStyle w:val="FootnoteText"/>
      </w:pPr>
      <w:r>
        <w:rPr>
          <w:rStyle w:val="FootnoteReference"/>
        </w:rPr>
        <w:footnoteRef/>
      </w:r>
      <w:r>
        <w:t xml:space="preserve"> </w:t>
      </w:r>
      <w:r w:rsidR="002269FC">
        <w:t>The end of the late modern period is typically understood as 1945, the year that the United States military all-but ended World War II with the use of nuclear weapons on the civilians of Nagasaki and Hiroshima, Japan.</w:t>
      </w:r>
      <w:r w:rsidR="00F0491A">
        <w:t xml:space="preserve"> This date, and the later year of 1950, has been floated by the Anthropocene Working Group as an appropriate date to mark the beginning of the Anthropocene Era, the Age of Man. </w:t>
      </w:r>
      <w:r w:rsidR="00B53DF0">
        <w:t xml:space="preserve"> </w:t>
      </w:r>
      <w:r w:rsidR="002269FC">
        <w:t xml:space="preserve"> </w:t>
      </w:r>
    </w:p>
  </w:footnote>
  <w:footnote w:id="27">
    <w:p w14:paraId="33375B26" w14:textId="77777777" w:rsidR="00F52531" w:rsidDel="00E72564" w:rsidRDefault="00F52531" w:rsidP="00F52531">
      <w:pPr>
        <w:pStyle w:val="FootnoteText"/>
        <w:rPr>
          <w:del w:id="492" w:author="Elizabeth" w:date="2022-04-19T14:58:00Z"/>
        </w:rPr>
      </w:pPr>
      <w:del w:id="493" w:author="Elizabeth" w:date="2022-04-19T14:58:00Z">
        <w:r w:rsidDel="00E72564">
          <w:rPr>
            <w:rStyle w:val="FootnoteReference"/>
          </w:rPr>
          <w:footnoteRef/>
        </w:r>
        <w:r w:rsidDel="00E72564">
          <w:delText xml:space="preserve"> Ibid, (find page number).</w:delText>
        </w:r>
      </w:del>
    </w:p>
  </w:footnote>
  <w:footnote w:id="28">
    <w:p w14:paraId="33A608E2" w14:textId="59E88DF9" w:rsidR="00E02914" w:rsidRDefault="00E02914" w:rsidP="00E02914">
      <w:pPr>
        <w:pStyle w:val="FootnoteText"/>
      </w:pPr>
      <w:r>
        <w:rPr>
          <w:rStyle w:val="FootnoteReference"/>
        </w:rPr>
        <w:footnoteRef/>
      </w:r>
      <w:r>
        <w:t xml:space="preserve"> </w:t>
      </w:r>
      <w:r>
        <w:fldChar w:fldCharType="begin"/>
      </w:r>
      <w:r w:rsidR="00681B40">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r>
        <w:fldChar w:fldCharType="separate"/>
      </w:r>
      <w:r w:rsidR="00681B40">
        <w:rPr>
          <w:noProof/>
        </w:rPr>
        <w:t xml:space="preserve">Edward A. Shanken, </w:t>
      </w:r>
      <w:r w:rsidR="00681B40" w:rsidRPr="00681B40">
        <w:rPr>
          <w:i/>
          <w:noProof/>
        </w:rPr>
        <w:t>Systems / Edited by Edward A. Shanken</w:t>
      </w:r>
      <w:r w:rsidR="00681B40">
        <w:rPr>
          <w:noProof/>
        </w:rPr>
        <w:t xml:space="preserve"> (Cambridge: MIT Press, 2015).</w:t>
      </w:r>
      <w:r>
        <w:fldChar w:fldCharType="end"/>
      </w:r>
    </w:p>
  </w:footnote>
  <w:footnote w:id="29">
    <w:p w14:paraId="03AF98D4" w14:textId="2C4AE648" w:rsidR="00E02914" w:rsidRDefault="00E02914" w:rsidP="00E02914">
      <w:pPr>
        <w:pStyle w:val="FootnoteText"/>
      </w:pPr>
      <w:r>
        <w:rPr>
          <w:rStyle w:val="FootnoteReference"/>
        </w:rPr>
        <w:footnoteRef/>
      </w:r>
      <w:r>
        <w:t xml:space="preserve"> </w:t>
      </w:r>
      <w:r>
        <w:fldChar w:fldCharType="begin"/>
      </w:r>
      <w:r w:rsidR="00681B40">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Martin Kemp, </w:t>
      </w:r>
      <w:r w:rsidR="00681B40" w:rsidRPr="00681B40">
        <w:rPr>
          <w:i/>
          <w:noProof/>
        </w:rPr>
        <w:t>Structural Intuitions : Seeing Shapes in Art and Science</w:t>
      </w:r>
      <w:r w:rsidR="00681B40">
        <w:rPr>
          <w:noProof/>
        </w:rPr>
        <w:t xml:space="preserve"> (Charlotesville: University of Virginia Press, 2016).</w:t>
      </w:r>
      <w:r>
        <w:fldChar w:fldCharType="end"/>
      </w:r>
    </w:p>
  </w:footnote>
  <w:footnote w:id="30">
    <w:p w14:paraId="748FA717" w14:textId="77777777" w:rsidR="00FA08AD" w:rsidRDefault="00FA08AD" w:rsidP="00FA08AD">
      <w:pPr>
        <w:pStyle w:val="FootnoteText"/>
      </w:pPr>
      <w:r>
        <w:rPr>
          <w:rStyle w:val="FootnoteReference"/>
        </w:rPr>
        <w:footnoteRef/>
      </w:r>
      <w:r>
        <w:t xml:space="preserve"> The pre-reflective experience is a state of unconscious awareness preceding the consciousness forming associations to past experiences and word and image signs.</w:t>
      </w:r>
    </w:p>
  </w:footnote>
  <w:footnote w:id="31">
    <w:p w14:paraId="3657BD22" w14:textId="6E1BD0C1" w:rsidR="00CB3328" w:rsidRDefault="00CB3328">
      <w:pPr>
        <w:pStyle w:val="FootnoteText"/>
      </w:pPr>
      <w:r>
        <w:rPr>
          <w:rStyle w:val="FootnoteReference"/>
        </w:rPr>
        <w:footnoteRef/>
      </w:r>
      <w:r>
        <w:t xml:space="preserve"> </w:t>
      </w:r>
      <w:r>
        <w:fldChar w:fldCharType="begin"/>
      </w:r>
      <w:r w:rsidR="00681B40">
        <w:instrText xml:space="preserve"> ADDIN EN.CITE &lt;EndNote&gt;&lt;Cite&gt;&lt;Author&gt;Kemp&lt;/Author&gt;&lt;Year&gt;2016&lt;/Year&gt;&lt;RecNum&gt;8&lt;/RecNum&gt;&lt;DisplayText&gt;Kemp, &lt;style face="italic"&gt;Structural Intuitions : Seeing Shapes in Art and Science&lt;/style&gt;; &amp;quot;Structural Intuitions : Seeing Shapes in Art and Science,&amp;quot;  (2016).&lt;/DisplayText&gt;&lt;record&gt;&lt;rec-number&gt;8&lt;/rec-number&gt;&lt;foreign-keys&gt;&lt;key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Cite&gt;&lt;Author&gt;Kemp&lt;/Author&gt;&lt;Year&gt;2016&lt;/Year&gt;&lt;RecNum&gt;101&lt;/RecNum&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Kemp, </w:t>
      </w:r>
      <w:r w:rsidR="00681B40" w:rsidRPr="00681B40">
        <w:rPr>
          <w:i/>
          <w:noProof/>
        </w:rPr>
        <w:t>Structural Intuitions : Seeing Shapes in Art and Science</w:t>
      </w:r>
      <w:r w:rsidR="00681B40">
        <w:rPr>
          <w:noProof/>
        </w:rPr>
        <w:t>; "Structural Intuitions : Seeing Shapes in Art and Science,"  (2016).</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3911091">
    <w:abstractNumId w:val="1"/>
  </w:num>
  <w:num w:numId="2" w16cid:durableId="813110052">
    <w:abstractNumId w:val="2"/>
  </w:num>
  <w:num w:numId="3" w16cid:durableId="15191549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7576576">
    <w:abstractNumId w:val="0"/>
  </w:num>
  <w:num w:numId="5" w16cid:durableId="1175605459">
    <w:abstractNumId w:val="3"/>
  </w:num>
  <w:num w:numId="6" w16cid:durableId="556207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2464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kwNKoFAE4jjMUt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1&lt;/item&gt;&lt;item&gt;102&lt;/item&gt;&lt;item&gt;103&lt;/item&gt;&lt;/record-ids&gt;&lt;/item&gt;&lt;/Libraries&gt;"/>
  </w:docVars>
  <w:rsids>
    <w:rsidRoot w:val="00EB7EAC"/>
    <w:rsid w:val="00001735"/>
    <w:rsid w:val="000029BC"/>
    <w:rsid w:val="00002BC8"/>
    <w:rsid w:val="00005DFA"/>
    <w:rsid w:val="00006B3E"/>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4904"/>
    <w:rsid w:val="00055418"/>
    <w:rsid w:val="000572E4"/>
    <w:rsid w:val="00061134"/>
    <w:rsid w:val="000664E8"/>
    <w:rsid w:val="00071828"/>
    <w:rsid w:val="00071D55"/>
    <w:rsid w:val="00072E85"/>
    <w:rsid w:val="00072F61"/>
    <w:rsid w:val="000801CB"/>
    <w:rsid w:val="000831D7"/>
    <w:rsid w:val="00083BB7"/>
    <w:rsid w:val="00084288"/>
    <w:rsid w:val="0008574D"/>
    <w:rsid w:val="00085B3C"/>
    <w:rsid w:val="000869BF"/>
    <w:rsid w:val="00086F43"/>
    <w:rsid w:val="0009276C"/>
    <w:rsid w:val="00092F08"/>
    <w:rsid w:val="00094B56"/>
    <w:rsid w:val="0009592F"/>
    <w:rsid w:val="00097DE5"/>
    <w:rsid w:val="000A2EDD"/>
    <w:rsid w:val="000A406B"/>
    <w:rsid w:val="000A7221"/>
    <w:rsid w:val="000B0775"/>
    <w:rsid w:val="000B11D0"/>
    <w:rsid w:val="000B1869"/>
    <w:rsid w:val="000B491D"/>
    <w:rsid w:val="000C08D8"/>
    <w:rsid w:val="000C4CF5"/>
    <w:rsid w:val="000C5090"/>
    <w:rsid w:val="000C55CA"/>
    <w:rsid w:val="000C60DA"/>
    <w:rsid w:val="000C6475"/>
    <w:rsid w:val="000D09D8"/>
    <w:rsid w:val="000D2360"/>
    <w:rsid w:val="000D2536"/>
    <w:rsid w:val="000D3C56"/>
    <w:rsid w:val="000D3E5F"/>
    <w:rsid w:val="000D6074"/>
    <w:rsid w:val="000D64D7"/>
    <w:rsid w:val="000D7C4E"/>
    <w:rsid w:val="000E0A09"/>
    <w:rsid w:val="000E0E62"/>
    <w:rsid w:val="000E1FFB"/>
    <w:rsid w:val="000E2BF9"/>
    <w:rsid w:val="000E30EE"/>
    <w:rsid w:val="000E31F1"/>
    <w:rsid w:val="000E52EE"/>
    <w:rsid w:val="000E60E2"/>
    <w:rsid w:val="000E6229"/>
    <w:rsid w:val="000E7617"/>
    <w:rsid w:val="000F018B"/>
    <w:rsid w:val="000F5809"/>
    <w:rsid w:val="000F669F"/>
    <w:rsid w:val="000F765A"/>
    <w:rsid w:val="00101E19"/>
    <w:rsid w:val="00103B50"/>
    <w:rsid w:val="0010474F"/>
    <w:rsid w:val="00104F6A"/>
    <w:rsid w:val="00105FF5"/>
    <w:rsid w:val="00107F11"/>
    <w:rsid w:val="00110E11"/>
    <w:rsid w:val="00111E9D"/>
    <w:rsid w:val="0011214C"/>
    <w:rsid w:val="001126FF"/>
    <w:rsid w:val="00112B5C"/>
    <w:rsid w:val="00112B85"/>
    <w:rsid w:val="00113F0B"/>
    <w:rsid w:val="00113F86"/>
    <w:rsid w:val="00117650"/>
    <w:rsid w:val="00117CA8"/>
    <w:rsid w:val="001238D8"/>
    <w:rsid w:val="00125E99"/>
    <w:rsid w:val="001264DE"/>
    <w:rsid w:val="00126F5D"/>
    <w:rsid w:val="0013237E"/>
    <w:rsid w:val="0013246D"/>
    <w:rsid w:val="00137D79"/>
    <w:rsid w:val="0014033E"/>
    <w:rsid w:val="0014146B"/>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6A77"/>
    <w:rsid w:val="00187122"/>
    <w:rsid w:val="00190264"/>
    <w:rsid w:val="00192142"/>
    <w:rsid w:val="001926E1"/>
    <w:rsid w:val="00194AA2"/>
    <w:rsid w:val="001A164A"/>
    <w:rsid w:val="001A1753"/>
    <w:rsid w:val="001A20FA"/>
    <w:rsid w:val="001A23DA"/>
    <w:rsid w:val="001A2A87"/>
    <w:rsid w:val="001A2C83"/>
    <w:rsid w:val="001A4856"/>
    <w:rsid w:val="001A5A24"/>
    <w:rsid w:val="001A6D6B"/>
    <w:rsid w:val="001A701C"/>
    <w:rsid w:val="001B0452"/>
    <w:rsid w:val="001B11C5"/>
    <w:rsid w:val="001B1952"/>
    <w:rsid w:val="001B61EF"/>
    <w:rsid w:val="001B642F"/>
    <w:rsid w:val="001C1735"/>
    <w:rsid w:val="001C18D3"/>
    <w:rsid w:val="001C2893"/>
    <w:rsid w:val="001C57CA"/>
    <w:rsid w:val="001C5A65"/>
    <w:rsid w:val="001C74E3"/>
    <w:rsid w:val="001D009B"/>
    <w:rsid w:val="001D0381"/>
    <w:rsid w:val="001D0BF8"/>
    <w:rsid w:val="001D0E01"/>
    <w:rsid w:val="001D1645"/>
    <w:rsid w:val="001D4427"/>
    <w:rsid w:val="001D642B"/>
    <w:rsid w:val="001D74C3"/>
    <w:rsid w:val="001E022F"/>
    <w:rsid w:val="001E3E21"/>
    <w:rsid w:val="001E599F"/>
    <w:rsid w:val="001E7465"/>
    <w:rsid w:val="001F22FF"/>
    <w:rsid w:val="001F31BE"/>
    <w:rsid w:val="001F48A4"/>
    <w:rsid w:val="001F5679"/>
    <w:rsid w:val="0020108C"/>
    <w:rsid w:val="0020234E"/>
    <w:rsid w:val="00202CE1"/>
    <w:rsid w:val="00202DCB"/>
    <w:rsid w:val="0020535F"/>
    <w:rsid w:val="00207988"/>
    <w:rsid w:val="00210304"/>
    <w:rsid w:val="002108A2"/>
    <w:rsid w:val="00210D97"/>
    <w:rsid w:val="002114A0"/>
    <w:rsid w:val="00212320"/>
    <w:rsid w:val="0021450F"/>
    <w:rsid w:val="002147A0"/>
    <w:rsid w:val="00214F7F"/>
    <w:rsid w:val="00216EA4"/>
    <w:rsid w:val="00220822"/>
    <w:rsid w:val="00220C9F"/>
    <w:rsid w:val="002212D5"/>
    <w:rsid w:val="00222192"/>
    <w:rsid w:val="002229A3"/>
    <w:rsid w:val="002233E7"/>
    <w:rsid w:val="002262A9"/>
    <w:rsid w:val="002269FC"/>
    <w:rsid w:val="00226AA2"/>
    <w:rsid w:val="002304B2"/>
    <w:rsid w:val="002335B3"/>
    <w:rsid w:val="002370FE"/>
    <w:rsid w:val="002374FA"/>
    <w:rsid w:val="00240686"/>
    <w:rsid w:val="0024258E"/>
    <w:rsid w:val="002425EC"/>
    <w:rsid w:val="00242757"/>
    <w:rsid w:val="00242E5B"/>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3ABD"/>
    <w:rsid w:val="0026413F"/>
    <w:rsid w:val="0026618D"/>
    <w:rsid w:val="0026639C"/>
    <w:rsid w:val="002720B4"/>
    <w:rsid w:val="00273CF1"/>
    <w:rsid w:val="00276322"/>
    <w:rsid w:val="002774DC"/>
    <w:rsid w:val="00277F37"/>
    <w:rsid w:val="00280A3B"/>
    <w:rsid w:val="00281EF3"/>
    <w:rsid w:val="002847AD"/>
    <w:rsid w:val="0029004D"/>
    <w:rsid w:val="00290922"/>
    <w:rsid w:val="00291C5E"/>
    <w:rsid w:val="00296881"/>
    <w:rsid w:val="002974B6"/>
    <w:rsid w:val="002A1BB0"/>
    <w:rsid w:val="002A2949"/>
    <w:rsid w:val="002A3E00"/>
    <w:rsid w:val="002A592E"/>
    <w:rsid w:val="002B3C69"/>
    <w:rsid w:val="002B679F"/>
    <w:rsid w:val="002B7610"/>
    <w:rsid w:val="002C12C2"/>
    <w:rsid w:val="002C173C"/>
    <w:rsid w:val="002C2610"/>
    <w:rsid w:val="002D0271"/>
    <w:rsid w:val="002D4EB0"/>
    <w:rsid w:val="002D4FBA"/>
    <w:rsid w:val="002D598A"/>
    <w:rsid w:val="002D643D"/>
    <w:rsid w:val="002D68F2"/>
    <w:rsid w:val="002D76DC"/>
    <w:rsid w:val="002D7D7B"/>
    <w:rsid w:val="002D7F22"/>
    <w:rsid w:val="002E10CB"/>
    <w:rsid w:val="002E2B93"/>
    <w:rsid w:val="002E36C3"/>
    <w:rsid w:val="002E3E0A"/>
    <w:rsid w:val="002E59EF"/>
    <w:rsid w:val="002E64E1"/>
    <w:rsid w:val="002E7A51"/>
    <w:rsid w:val="002F01C6"/>
    <w:rsid w:val="002F0EEF"/>
    <w:rsid w:val="002F29E9"/>
    <w:rsid w:val="002F4AAC"/>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4697"/>
    <w:rsid w:val="00327916"/>
    <w:rsid w:val="00330829"/>
    <w:rsid w:val="00332085"/>
    <w:rsid w:val="00332C7B"/>
    <w:rsid w:val="003340C4"/>
    <w:rsid w:val="00336454"/>
    <w:rsid w:val="003400CB"/>
    <w:rsid w:val="003401A3"/>
    <w:rsid w:val="00341B61"/>
    <w:rsid w:val="00342C51"/>
    <w:rsid w:val="00342FBE"/>
    <w:rsid w:val="003432A8"/>
    <w:rsid w:val="00343DB1"/>
    <w:rsid w:val="00346AAF"/>
    <w:rsid w:val="00346D9A"/>
    <w:rsid w:val="00350B02"/>
    <w:rsid w:val="00350D4E"/>
    <w:rsid w:val="003548F8"/>
    <w:rsid w:val="003551CE"/>
    <w:rsid w:val="003560DA"/>
    <w:rsid w:val="00360DBF"/>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92C38"/>
    <w:rsid w:val="003A09AC"/>
    <w:rsid w:val="003A0B20"/>
    <w:rsid w:val="003A2E77"/>
    <w:rsid w:val="003A4DA3"/>
    <w:rsid w:val="003A65FA"/>
    <w:rsid w:val="003A6962"/>
    <w:rsid w:val="003B17ED"/>
    <w:rsid w:val="003B1CA2"/>
    <w:rsid w:val="003B1D61"/>
    <w:rsid w:val="003B3BC5"/>
    <w:rsid w:val="003B4AD8"/>
    <w:rsid w:val="003B687A"/>
    <w:rsid w:val="003B704F"/>
    <w:rsid w:val="003C481A"/>
    <w:rsid w:val="003C4F5B"/>
    <w:rsid w:val="003C537F"/>
    <w:rsid w:val="003C56AE"/>
    <w:rsid w:val="003C5F4B"/>
    <w:rsid w:val="003C7BBB"/>
    <w:rsid w:val="003C7DDE"/>
    <w:rsid w:val="003D0F2B"/>
    <w:rsid w:val="003D45BD"/>
    <w:rsid w:val="003D4E2C"/>
    <w:rsid w:val="003D5AD5"/>
    <w:rsid w:val="003E0108"/>
    <w:rsid w:val="003E0D83"/>
    <w:rsid w:val="003E0FE9"/>
    <w:rsid w:val="003E14FE"/>
    <w:rsid w:val="003E2E4F"/>
    <w:rsid w:val="003E3E54"/>
    <w:rsid w:val="003E3FF3"/>
    <w:rsid w:val="003E42F3"/>
    <w:rsid w:val="003E433D"/>
    <w:rsid w:val="003E5110"/>
    <w:rsid w:val="003E51BE"/>
    <w:rsid w:val="003E5851"/>
    <w:rsid w:val="003E5CCB"/>
    <w:rsid w:val="003E6247"/>
    <w:rsid w:val="003E7E7F"/>
    <w:rsid w:val="003F0C6F"/>
    <w:rsid w:val="003F0CD0"/>
    <w:rsid w:val="003F24A0"/>
    <w:rsid w:val="003F49D5"/>
    <w:rsid w:val="003F752E"/>
    <w:rsid w:val="003F75F4"/>
    <w:rsid w:val="004001E0"/>
    <w:rsid w:val="00400C16"/>
    <w:rsid w:val="004027C5"/>
    <w:rsid w:val="004037EF"/>
    <w:rsid w:val="00405FC8"/>
    <w:rsid w:val="004073DE"/>
    <w:rsid w:val="00411A9B"/>
    <w:rsid w:val="004128E4"/>
    <w:rsid w:val="00413EFD"/>
    <w:rsid w:val="004145BE"/>
    <w:rsid w:val="004158DC"/>
    <w:rsid w:val="00421A29"/>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5D8"/>
    <w:rsid w:val="004519B7"/>
    <w:rsid w:val="00452A04"/>
    <w:rsid w:val="00453C5B"/>
    <w:rsid w:val="00453E23"/>
    <w:rsid w:val="00454BFA"/>
    <w:rsid w:val="00454F54"/>
    <w:rsid w:val="00456A3E"/>
    <w:rsid w:val="00457C90"/>
    <w:rsid w:val="00461411"/>
    <w:rsid w:val="00462E76"/>
    <w:rsid w:val="00466CB0"/>
    <w:rsid w:val="00470094"/>
    <w:rsid w:val="00472A4C"/>
    <w:rsid w:val="004738E0"/>
    <w:rsid w:val="00474D8A"/>
    <w:rsid w:val="004750E0"/>
    <w:rsid w:val="00475AF5"/>
    <w:rsid w:val="0047630A"/>
    <w:rsid w:val="004767F2"/>
    <w:rsid w:val="00476EA2"/>
    <w:rsid w:val="00477809"/>
    <w:rsid w:val="00480235"/>
    <w:rsid w:val="00480410"/>
    <w:rsid w:val="00483EA7"/>
    <w:rsid w:val="0048642C"/>
    <w:rsid w:val="0048666C"/>
    <w:rsid w:val="0048719F"/>
    <w:rsid w:val="00487395"/>
    <w:rsid w:val="00487E7B"/>
    <w:rsid w:val="00490021"/>
    <w:rsid w:val="0049172A"/>
    <w:rsid w:val="00491798"/>
    <w:rsid w:val="004919F8"/>
    <w:rsid w:val="004920F9"/>
    <w:rsid w:val="004933D1"/>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5C9"/>
    <w:rsid w:val="004C7A81"/>
    <w:rsid w:val="004C7E6F"/>
    <w:rsid w:val="004D0D98"/>
    <w:rsid w:val="004D1303"/>
    <w:rsid w:val="004D24CF"/>
    <w:rsid w:val="004D25CF"/>
    <w:rsid w:val="004D43C1"/>
    <w:rsid w:val="004D4CD6"/>
    <w:rsid w:val="004D4E07"/>
    <w:rsid w:val="004D6A78"/>
    <w:rsid w:val="004E431D"/>
    <w:rsid w:val="004E4AE9"/>
    <w:rsid w:val="004E50BB"/>
    <w:rsid w:val="004E6443"/>
    <w:rsid w:val="004F0338"/>
    <w:rsid w:val="004F09FB"/>
    <w:rsid w:val="004F1248"/>
    <w:rsid w:val="004F306F"/>
    <w:rsid w:val="004F50F0"/>
    <w:rsid w:val="004F62DD"/>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C86"/>
    <w:rsid w:val="00517DE7"/>
    <w:rsid w:val="00520098"/>
    <w:rsid w:val="005209CB"/>
    <w:rsid w:val="005244E2"/>
    <w:rsid w:val="00525414"/>
    <w:rsid w:val="00525573"/>
    <w:rsid w:val="00525669"/>
    <w:rsid w:val="00527973"/>
    <w:rsid w:val="00527A46"/>
    <w:rsid w:val="005301BB"/>
    <w:rsid w:val="00531F35"/>
    <w:rsid w:val="00532A80"/>
    <w:rsid w:val="005338DC"/>
    <w:rsid w:val="00533B53"/>
    <w:rsid w:val="005376E4"/>
    <w:rsid w:val="005407C9"/>
    <w:rsid w:val="00541119"/>
    <w:rsid w:val="00541949"/>
    <w:rsid w:val="0054546F"/>
    <w:rsid w:val="0055064A"/>
    <w:rsid w:val="005508AF"/>
    <w:rsid w:val="00552BFA"/>
    <w:rsid w:val="00554383"/>
    <w:rsid w:val="00554989"/>
    <w:rsid w:val="0056001C"/>
    <w:rsid w:val="005615F3"/>
    <w:rsid w:val="005622BC"/>
    <w:rsid w:val="0056270F"/>
    <w:rsid w:val="00563E47"/>
    <w:rsid w:val="005657E3"/>
    <w:rsid w:val="00565BA2"/>
    <w:rsid w:val="0056739B"/>
    <w:rsid w:val="005726A7"/>
    <w:rsid w:val="0057386C"/>
    <w:rsid w:val="005744EC"/>
    <w:rsid w:val="00574AFB"/>
    <w:rsid w:val="00574CCB"/>
    <w:rsid w:val="00580827"/>
    <w:rsid w:val="00581A6C"/>
    <w:rsid w:val="00581C2A"/>
    <w:rsid w:val="00582420"/>
    <w:rsid w:val="0058358B"/>
    <w:rsid w:val="00583913"/>
    <w:rsid w:val="00583CAE"/>
    <w:rsid w:val="0058541A"/>
    <w:rsid w:val="005878A7"/>
    <w:rsid w:val="005904D5"/>
    <w:rsid w:val="00591BD6"/>
    <w:rsid w:val="00592284"/>
    <w:rsid w:val="00592C2A"/>
    <w:rsid w:val="00594070"/>
    <w:rsid w:val="0059553F"/>
    <w:rsid w:val="005959BF"/>
    <w:rsid w:val="00595AD9"/>
    <w:rsid w:val="005A0A5D"/>
    <w:rsid w:val="005A1599"/>
    <w:rsid w:val="005A1DF9"/>
    <w:rsid w:val="005A244D"/>
    <w:rsid w:val="005A2F1F"/>
    <w:rsid w:val="005A32E7"/>
    <w:rsid w:val="005A6A34"/>
    <w:rsid w:val="005B1A20"/>
    <w:rsid w:val="005B1FC7"/>
    <w:rsid w:val="005B2163"/>
    <w:rsid w:val="005B281A"/>
    <w:rsid w:val="005B28FF"/>
    <w:rsid w:val="005B305E"/>
    <w:rsid w:val="005B4F47"/>
    <w:rsid w:val="005C2434"/>
    <w:rsid w:val="005C3AF7"/>
    <w:rsid w:val="005C3CF8"/>
    <w:rsid w:val="005C3E6E"/>
    <w:rsid w:val="005C4262"/>
    <w:rsid w:val="005C4522"/>
    <w:rsid w:val="005C4CB0"/>
    <w:rsid w:val="005C5E9C"/>
    <w:rsid w:val="005C77D8"/>
    <w:rsid w:val="005D10BC"/>
    <w:rsid w:val="005D114E"/>
    <w:rsid w:val="005D31BA"/>
    <w:rsid w:val="005D5295"/>
    <w:rsid w:val="005D6118"/>
    <w:rsid w:val="005D75B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07A39"/>
    <w:rsid w:val="0061005F"/>
    <w:rsid w:val="006101A6"/>
    <w:rsid w:val="00610301"/>
    <w:rsid w:val="00611336"/>
    <w:rsid w:val="006145E1"/>
    <w:rsid w:val="006158DE"/>
    <w:rsid w:val="006212F3"/>
    <w:rsid w:val="00624642"/>
    <w:rsid w:val="00626422"/>
    <w:rsid w:val="0062709D"/>
    <w:rsid w:val="006312BE"/>
    <w:rsid w:val="00632086"/>
    <w:rsid w:val="006322B8"/>
    <w:rsid w:val="0063272C"/>
    <w:rsid w:val="00633FE1"/>
    <w:rsid w:val="0063442F"/>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77E2B"/>
    <w:rsid w:val="00681B40"/>
    <w:rsid w:val="00686C69"/>
    <w:rsid w:val="00690589"/>
    <w:rsid w:val="00690651"/>
    <w:rsid w:val="00690E44"/>
    <w:rsid w:val="00691BAF"/>
    <w:rsid w:val="00692942"/>
    <w:rsid w:val="00696FD7"/>
    <w:rsid w:val="006A0563"/>
    <w:rsid w:val="006A3B92"/>
    <w:rsid w:val="006A3EFE"/>
    <w:rsid w:val="006A413B"/>
    <w:rsid w:val="006A720E"/>
    <w:rsid w:val="006B171A"/>
    <w:rsid w:val="006B1E47"/>
    <w:rsid w:val="006B2376"/>
    <w:rsid w:val="006B56AD"/>
    <w:rsid w:val="006B72E1"/>
    <w:rsid w:val="006B7D62"/>
    <w:rsid w:val="006C1549"/>
    <w:rsid w:val="006C1554"/>
    <w:rsid w:val="006C3D85"/>
    <w:rsid w:val="006C5B5A"/>
    <w:rsid w:val="006C63ED"/>
    <w:rsid w:val="006C7ED2"/>
    <w:rsid w:val="006D0E63"/>
    <w:rsid w:val="006D21D1"/>
    <w:rsid w:val="006D2D8C"/>
    <w:rsid w:val="006D4354"/>
    <w:rsid w:val="006D510C"/>
    <w:rsid w:val="006D5292"/>
    <w:rsid w:val="006D5BAF"/>
    <w:rsid w:val="006D676E"/>
    <w:rsid w:val="006D752B"/>
    <w:rsid w:val="006D7F2F"/>
    <w:rsid w:val="006E0828"/>
    <w:rsid w:val="006E1DEB"/>
    <w:rsid w:val="006E240D"/>
    <w:rsid w:val="006E371E"/>
    <w:rsid w:val="006E3FC1"/>
    <w:rsid w:val="006E5D7F"/>
    <w:rsid w:val="006F21D5"/>
    <w:rsid w:val="006F2C47"/>
    <w:rsid w:val="006F3BDA"/>
    <w:rsid w:val="006F3BEC"/>
    <w:rsid w:val="006F505C"/>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4829"/>
    <w:rsid w:val="00736CA5"/>
    <w:rsid w:val="00742747"/>
    <w:rsid w:val="00743065"/>
    <w:rsid w:val="00744A67"/>
    <w:rsid w:val="00746DE3"/>
    <w:rsid w:val="007503D9"/>
    <w:rsid w:val="007505FB"/>
    <w:rsid w:val="00751AC3"/>
    <w:rsid w:val="00751BE1"/>
    <w:rsid w:val="007539A9"/>
    <w:rsid w:val="007547EF"/>
    <w:rsid w:val="007548D5"/>
    <w:rsid w:val="00755CAA"/>
    <w:rsid w:val="00760F2B"/>
    <w:rsid w:val="0076124C"/>
    <w:rsid w:val="007625F4"/>
    <w:rsid w:val="0076450A"/>
    <w:rsid w:val="00766D44"/>
    <w:rsid w:val="0076755A"/>
    <w:rsid w:val="00771263"/>
    <w:rsid w:val="007712BE"/>
    <w:rsid w:val="0077239F"/>
    <w:rsid w:val="00772B99"/>
    <w:rsid w:val="0077602C"/>
    <w:rsid w:val="007771E0"/>
    <w:rsid w:val="0078046A"/>
    <w:rsid w:val="00781B50"/>
    <w:rsid w:val="0078300B"/>
    <w:rsid w:val="007831A3"/>
    <w:rsid w:val="00783C04"/>
    <w:rsid w:val="007859A6"/>
    <w:rsid w:val="00790091"/>
    <w:rsid w:val="0079311E"/>
    <w:rsid w:val="007940F5"/>
    <w:rsid w:val="007948BB"/>
    <w:rsid w:val="00796EBE"/>
    <w:rsid w:val="007A06D3"/>
    <w:rsid w:val="007A1A7B"/>
    <w:rsid w:val="007A59CA"/>
    <w:rsid w:val="007A6007"/>
    <w:rsid w:val="007A6614"/>
    <w:rsid w:val="007B1EAF"/>
    <w:rsid w:val="007B26E6"/>
    <w:rsid w:val="007B3DF6"/>
    <w:rsid w:val="007B44EF"/>
    <w:rsid w:val="007B5111"/>
    <w:rsid w:val="007B55E5"/>
    <w:rsid w:val="007B6ACA"/>
    <w:rsid w:val="007B7C5B"/>
    <w:rsid w:val="007C03C1"/>
    <w:rsid w:val="007C25EC"/>
    <w:rsid w:val="007C6180"/>
    <w:rsid w:val="007C65C5"/>
    <w:rsid w:val="007C7AA6"/>
    <w:rsid w:val="007D1681"/>
    <w:rsid w:val="007D1A56"/>
    <w:rsid w:val="007D4EB8"/>
    <w:rsid w:val="007D5705"/>
    <w:rsid w:val="007D5E78"/>
    <w:rsid w:val="007D6678"/>
    <w:rsid w:val="007D6CEC"/>
    <w:rsid w:val="007D6E87"/>
    <w:rsid w:val="007E0565"/>
    <w:rsid w:val="007E0AEA"/>
    <w:rsid w:val="007E1506"/>
    <w:rsid w:val="007E1CF3"/>
    <w:rsid w:val="007E1F6D"/>
    <w:rsid w:val="007E20A7"/>
    <w:rsid w:val="007E64C8"/>
    <w:rsid w:val="007E6617"/>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3D35"/>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048E"/>
    <w:rsid w:val="0085192A"/>
    <w:rsid w:val="0085304E"/>
    <w:rsid w:val="00862CE7"/>
    <w:rsid w:val="00862CED"/>
    <w:rsid w:val="00862D83"/>
    <w:rsid w:val="00863113"/>
    <w:rsid w:val="00866878"/>
    <w:rsid w:val="00866B36"/>
    <w:rsid w:val="00867276"/>
    <w:rsid w:val="00870700"/>
    <w:rsid w:val="0087115E"/>
    <w:rsid w:val="0087253A"/>
    <w:rsid w:val="00873D73"/>
    <w:rsid w:val="00875517"/>
    <w:rsid w:val="00877B80"/>
    <w:rsid w:val="00883034"/>
    <w:rsid w:val="00883BB4"/>
    <w:rsid w:val="00883C17"/>
    <w:rsid w:val="00883FC8"/>
    <w:rsid w:val="0088419D"/>
    <w:rsid w:val="00886BCD"/>
    <w:rsid w:val="0088778A"/>
    <w:rsid w:val="00887AC2"/>
    <w:rsid w:val="0089031A"/>
    <w:rsid w:val="00890E22"/>
    <w:rsid w:val="0089117F"/>
    <w:rsid w:val="00891284"/>
    <w:rsid w:val="0089198D"/>
    <w:rsid w:val="00893548"/>
    <w:rsid w:val="00894880"/>
    <w:rsid w:val="008953F6"/>
    <w:rsid w:val="008957C8"/>
    <w:rsid w:val="0089719B"/>
    <w:rsid w:val="008A03A5"/>
    <w:rsid w:val="008A1756"/>
    <w:rsid w:val="008A1898"/>
    <w:rsid w:val="008A1FC4"/>
    <w:rsid w:val="008A3AFA"/>
    <w:rsid w:val="008A474A"/>
    <w:rsid w:val="008A56BE"/>
    <w:rsid w:val="008A5755"/>
    <w:rsid w:val="008A5BCB"/>
    <w:rsid w:val="008A6104"/>
    <w:rsid w:val="008A61A0"/>
    <w:rsid w:val="008A63B7"/>
    <w:rsid w:val="008A657B"/>
    <w:rsid w:val="008B00C2"/>
    <w:rsid w:val="008B0D5C"/>
    <w:rsid w:val="008B2BF8"/>
    <w:rsid w:val="008B3C98"/>
    <w:rsid w:val="008B3CD9"/>
    <w:rsid w:val="008B4453"/>
    <w:rsid w:val="008B7BD1"/>
    <w:rsid w:val="008C0694"/>
    <w:rsid w:val="008C13D7"/>
    <w:rsid w:val="008C1E3D"/>
    <w:rsid w:val="008C5A8A"/>
    <w:rsid w:val="008C5CD1"/>
    <w:rsid w:val="008C645D"/>
    <w:rsid w:val="008D0913"/>
    <w:rsid w:val="008D0E33"/>
    <w:rsid w:val="008D1288"/>
    <w:rsid w:val="008D2A2E"/>
    <w:rsid w:val="008D3C12"/>
    <w:rsid w:val="008D3C50"/>
    <w:rsid w:val="008D41B6"/>
    <w:rsid w:val="008D4B17"/>
    <w:rsid w:val="008D5F3F"/>
    <w:rsid w:val="008D624E"/>
    <w:rsid w:val="008D6257"/>
    <w:rsid w:val="008D7038"/>
    <w:rsid w:val="008E0535"/>
    <w:rsid w:val="008E0CC0"/>
    <w:rsid w:val="008E22DE"/>
    <w:rsid w:val="008E3FBF"/>
    <w:rsid w:val="008E631B"/>
    <w:rsid w:val="008E6D3F"/>
    <w:rsid w:val="008F0B9C"/>
    <w:rsid w:val="008F0BCA"/>
    <w:rsid w:val="008F42F2"/>
    <w:rsid w:val="008F7142"/>
    <w:rsid w:val="008F7AF8"/>
    <w:rsid w:val="0090285F"/>
    <w:rsid w:val="00903ECF"/>
    <w:rsid w:val="00905477"/>
    <w:rsid w:val="00906BD2"/>
    <w:rsid w:val="0090705F"/>
    <w:rsid w:val="00907502"/>
    <w:rsid w:val="00910345"/>
    <w:rsid w:val="00910DA7"/>
    <w:rsid w:val="00911311"/>
    <w:rsid w:val="0091222D"/>
    <w:rsid w:val="00914C15"/>
    <w:rsid w:val="00915A16"/>
    <w:rsid w:val="00920504"/>
    <w:rsid w:val="00922EDE"/>
    <w:rsid w:val="009231F9"/>
    <w:rsid w:val="00924208"/>
    <w:rsid w:val="00924AA1"/>
    <w:rsid w:val="00927293"/>
    <w:rsid w:val="00930999"/>
    <w:rsid w:val="00931670"/>
    <w:rsid w:val="00933785"/>
    <w:rsid w:val="00933D06"/>
    <w:rsid w:val="0093634F"/>
    <w:rsid w:val="00936C4C"/>
    <w:rsid w:val="009402B6"/>
    <w:rsid w:val="0094226F"/>
    <w:rsid w:val="009425F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5E65"/>
    <w:rsid w:val="0097607F"/>
    <w:rsid w:val="00980CDF"/>
    <w:rsid w:val="00982A39"/>
    <w:rsid w:val="0098316A"/>
    <w:rsid w:val="00986AA0"/>
    <w:rsid w:val="0098713F"/>
    <w:rsid w:val="00987F70"/>
    <w:rsid w:val="00990BBF"/>
    <w:rsid w:val="00990CAD"/>
    <w:rsid w:val="009935CE"/>
    <w:rsid w:val="009942B6"/>
    <w:rsid w:val="009946BF"/>
    <w:rsid w:val="009947BA"/>
    <w:rsid w:val="00997ED9"/>
    <w:rsid w:val="009A1549"/>
    <w:rsid w:val="009A1DA7"/>
    <w:rsid w:val="009A22E5"/>
    <w:rsid w:val="009A349D"/>
    <w:rsid w:val="009A4ED8"/>
    <w:rsid w:val="009A5821"/>
    <w:rsid w:val="009A7552"/>
    <w:rsid w:val="009A7681"/>
    <w:rsid w:val="009A7D51"/>
    <w:rsid w:val="009B00D2"/>
    <w:rsid w:val="009B6A37"/>
    <w:rsid w:val="009B6FF3"/>
    <w:rsid w:val="009B77B1"/>
    <w:rsid w:val="009C034A"/>
    <w:rsid w:val="009C124E"/>
    <w:rsid w:val="009C13B4"/>
    <w:rsid w:val="009D1D30"/>
    <w:rsid w:val="009D37C8"/>
    <w:rsid w:val="009D3900"/>
    <w:rsid w:val="009D5D4B"/>
    <w:rsid w:val="009D66F1"/>
    <w:rsid w:val="009D6AED"/>
    <w:rsid w:val="009D6F6F"/>
    <w:rsid w:val="009E3464"/>
    <w:rsid w:val="009E396B"/>
    <w:rsid w:val="009E60BB"/>
    <w:rsid w:val="009E66DB"/>
    <w:rsid w:val="00A0030D"/>
    <w:rsid w:val="00A00DED"/>
    <w:rsid w:val="00A04142"/>
    <w:rsid w:val="00A05740"/>
    <w:rsid w:val="00A063BE"/>
    <w:rsid w:val="00A122C2"/>
    <w:rsid w:val="00A12FE2"/>
    <w:rsid w:val="00A15AD3"/>
    <w:rsid w:val="00A205EC"/>
    <w:rsid w:val="00A22610"/>
    <w:rsid w:val="00A23268"/>
    <w:rsid w:val="00A24A28"/>
    <w:rsid w:val="00A24E7B"/>
    <w:rsid w:val="00A262A4"/>
    <w:rsid w:val="00A276F9"/>
    <w:rsid w:val="00A302E9"/>
    <w:rsid w:val="00A30E39"/>
    <w:rsid w:val="00A32357"/>
    <w:rsid w:val="00A328E3"/>
    <w:rsid w:val="00A34572"/>
    <w:rsid w:val="00A36430"/>
    <w:rsid w:val="00A37A14"/>
    <w:rsid w:val="00A401E7"/>
    <w:rsid w:val="00A44118"/>
    <w:rsid w:val="00A451F9"/>
    <w:rsid w:val="00A460C2"/>
    <w:rsid w:val="00A46E49"/>
    <w:rsid w:val="00A478D8"/>
    <w:rsid w:val="00A47B65"/>
    <w:rsid w:val="00A50EE0"/>
    <w:rsid w:val="00A52F97"/>
    <w:rsid w:val="00A53270"/>
    <w:rsid w:val="00A576EA"/>
    <w:rsid w:val="00A6065F"/>
    <w:rsid w:val="00A626E9"/>
    <w:rsid w:val="00A65027"/>
    <w:rsid w:val="00A65F91"/>
    <w:rsid w:val="00A72014"/>
    <w:rsid w:val="00A7326E"/>
    <w:rsid w:val="00A73874"/>
    <w:rsid w:val="00A7663E"/>
    <w:rsid w:val="00A82C45"/>
    <w:rsid w:val="00A841CC"/>
    <w:rsid w:val="00A84299"/>
    <w:rsid w:val="00A84366"/>
    <w:rsid w:val="00A85162"/>
    <w:rsid w:val="00A86899"/>
    <w:rsid w:val="00A87036"/>
    <w:rsid w:val="00A87CF2"/>
    <w:rsid w:val="00A91C2E"/>
    <w:rsid w:val="00A96718"/>
    <w:rsid w:val="00A97705"/>
    <w:rsid w:val="00AA0DE6"/>
    <w:rsid w:val="00AA260B"/>
    <w:rsid w:val="00AA3553"/>
    <w:rsid w:val="00AA373D"/>
    <w:rsid w:val="00AA3D77"/>
    <w:rsid w:val="00AA673A"/>
    <w:rsid w:val="00AA7C36"/>
    <w:rsid w:val="00AB1EFB"/>
    <w:rsid w:val="00AB2328"/>
    <w:rsid w:val="00AB33A7"/>
    <w:rsid w:val="00AB43F5"/>
    <w:rsid w:val="00AB590D"/>
    <w:rsid w:val="00AB652D"/>
    <w:rsid w:val="00AC0E6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E633C"/>
    <w:rsid w:val="00AF28D0"/>
    <w:rsid w:val="00AF3290"/>
    <w:rsid w:val="00AF5709"/>
    <w:rsid w:val="00AF700C"/>
    <w:rsid w:val="00AF754B"/>
    <w:rsid w:val="00AF7AC6"/>
    <w:rsid w:val="00B04226"/>
    <w:rsid w:val="00B0448E"/>
    <w:rsid w:val="00B048F7"/>
    <w:rsid w:val="00B07AE4"/>
    <w:rsid w:val="00B12A62"/>
    <w:rsid w:val="00B15530"/>
    <w:rsid w:val="00B171F8"/>
    <w:rsid w:val="00B17AA4"/>
    <w:rsid w:val="00B17DBC"/>
    <w:rsid w:val="00B23C0E"/>
    <w:rsid w:val="00B26189"/>
    <w:rsid w:val="00B26978"/>
    <w:rsid w:val="00B276FE"/>
    <w:rsid w:val="00B279B5"/>
    <w:rsid w:val="00B31AF1"/>
    <w:rsid w:val="00B33CB7"/>
    <w:rsid w:val="00B33D86"/>
    <w:rsid w:val="00B36399"/>
    <w:rsid w:val="00B37D09"/>
    <w:rsid w:val="00B40628"/>
    <w:rsid w:val="00B45227"/>
    <w:rsid w:val="00B45404"/>
    <w:rsid w:val="00B45F87"/>
    <w:rsid w:val="00B46D63"/>
    <w:rsid w:val="00B47D02"/>
    <w:rsid w:val="00B507E5"/>
    <w:rsid w:val="00B51E94"/>
    <w:rsid w:val="00B53DF0"/>
    <w:rsid w:val="00B54AC8"/>
    <w:rsid w:val="00B565A0"/>
    <w:rsid w:val="00B6043C"/>
    <w:rsid w:val="00B60F90"/>
    <w:rsid w:val="00B61752"/>
    <w:rsid w:val="00B6424B"/>
    <w:rsid w:val="00B655E9"/>
    <w:rsid w:val="00B65778"/>
    <w:rsid w:val="00B662E8"/>
    <w:rsid w:val="00B6758E"/>
    <w:rsid w:val="00B67944"/>
    <w:rsid w:val="00B70CBF"/>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6A21"/>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214C"/>
    <w:rsid w:val="00BC31EA"/>
    <w:rsid w:val="00BD0549"/>
    <w:rsid w:val="00BD07B3"/>
    <w:rsid w:val="00BD300C"/>
    <w:rsid w:val="00BD3FBE"/>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0210"/>
    <w:rsid w:val="00C0380C"/>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005"/>
    <w:rsid w:val="00C215A0"/>
    <w:rsid w:val="00C21919"/>
    <w:rsid w:val="00C21F01"/>
    <w:rsid w:val="00C232F9"/>
    <w:rsid w:val="00C23590"/>
    <w:rsid w:val="00C269E1"/>
    <w:rsid w:val="00C26E5D"/>
    <w:rsid w:val="00C3021B"/>
    <w:rsid w:val="00C33446"/>
    <w:rsid w:val="00C35835"/>
    <w:rsid w:val="00C35F4F"/>
    <w:rsid w:val="00C365EE"/>
    <w:rsid w:val="00C36F78"/>
    <w:rsid w:val="00C3702B"/>
    <w:rsid w:val="00C37EE3"/>
    <w:rsid w:val="00C40A1B"/>
    <w:rsid w:val="00C4141E"/>
    <w:rsid w:val="00C417DA"/>
    <w:rsid w:val="00C44FEB"/>
    <w:rsid w:val="00C45C1B"/>
    <w:rsid w:val="00C4631B"/>
    <w:rsid w:val="00C4649E"/>
    <w:rsid w:val="00C46E77"/>
    <w:rsid w:val="00C51718"/>
    <w:rsid w:val="00C51B4E"/>
    <w:rsid w:val="00C52057"/>
    <w:rsid w:val="00C53846"/>
    <w:rsid w:val="00C53A13"/>
    <w:rsid w:val="00C550AB"/>
    <w:rsid w:val="00C55837"/>
    <w:rsid w:val="00C5789C"/>
    <w:rsid w:val="00C61565"/>
    <w:rsid w:val="00C615AD"/>
    <w:rsid w:val="00C6195F"/>
    <w:rsid w:val="00C631DD"/>
    <w:rsid w:val="00C639F4"/>
    <w:rsid w:val="00C67705"/>
    <w:rsid w:val="00C7032E"/>
    <w:rsid w:val="00C72C75"/>
    <w:rsid w:val="00C73007"/>
    <w:rsid w:val="00C734A0"/>
    <w:rsid w:val="00C741CB"/>
    <w:rsid w:val="00C7471D"/>
    <w:rsid w:val="00C752DB"/>
    <w:rsid w:val="00C75F64"/>
    <w:rsid w:val="00C77F35"/>
    <w:rsid w:val="00C8004F"/>
    <w:rsid w:val="00C80664"/>
    <w:rsid w:val="00C82298"/>
    <w:rsid w:val="00C82312"/>
    <w:rsid w:val="00C840FD"/>
    <w:rsid w:val="00C84A35"/>
    <w:rsid w:val="00C851D5"/>
    <w:rsid w:val="00C8737D"/>
    <w:rsid w:val="00C90A17"/>
    <w:rsid w:val="00C918C0"/>
    <w:rsid w:val="00C9213B"/>
    <w:rsid w:val="00CA0944"/>
    <w:rsid w:val="00CA14F2"/>
    <w:rsid w:val="00CA298D"/>
    <w:rsid w:val="00CB00BD"/>
    <w:rsid w:val="00CB0155"/>
    <w:rsid w:val="00CB107E"/>
    <w:rsid w:val="00CB203A"/>
    <w:rsid w:val="00CB22CD"/>
    <w:rsid w:val="00CB3328"/>
    <w:rsid w:val="00CB34BC"/>
    <w:rsid w:val="00CB4A0E"/>
    <w:rsid w:val="00CB5A89"/>
    <w:rsid w:val="00CB5B25"/>
    <w:rsid w:val="00CC0521"/>
    <w:rsid w:val="00CC0FA2"/>
    <w:rsid w:val="00CD0879"/>
    <w:rsid w:val="00CD5CFD"/>
    <w:rsid w:val="00CD6884"/>
    <w:rsid w:val="00CD70ED"/>
    <w:rsid w:val="00CD73B1"/>
    <w:rsid w:val="00CE0645"/>
    <w:rsid w:val="00CE125F"/>
    <w:rsid w:val="00CE154F"/>
    <w:rsid w:val="00CE353D"/>
    <w:rsid w:val="00CE49AE"/>
    <w:rsid w:val="00CE79DF"/>
    <w:rsid w:val="00CF2559"/>
    <w:rsid w:val="00CF448E"/>
    <w:rsid w:val="00CF4ACC"/>
    <w:rsid w:val="00CF5CED"/>
    <w:rsid w:val="00CF5DBF"/>
    <w:rsid w:val="00CF732E"/>
    <w:rsid w:val="00D013A8"/>
    <w:rsid w:val="00D0159C"/>
    <w:rsid w:val="00D044E7"/>
    <w:rsid w:val="00D052D4"/>
    <w:rsid w:val="00D054E5"/>
    <w:rsid w:val="00D06637"/>
    <w:rsid w:val="00D07DA1"/>
    <w:rsid w:val="00D13E97"/>
    <w:rsid w:val="00D14527"/>
    <w:rsid w:val="00D1452B"/>
    <w:rsid w:val="00D1541A"/>
    <w:rsid w:val="00D15BBD"/>
    <w:rsid w:val="00D16EF4"/>
    <w:rsid w:val="00D204F3"/>
    <w:rsid w:val="00D2413A"/>
    <w:rsid w:val="00D24A43"/>
    <w:rsid w:val="00D24EDE"/>
    <w:rsid w:val="00D25297"/>
    <w:rsid w:val="00D2606A"/>
    <w:rsid w:val="00D26CC3"/>
    <w:rsid w:val="00D27CDD"/>
    <w:rsid w:val="00D27DFD"/>
    <w:rsid w:val="00D313C5"/>
    <w:rsid w:val="00D31F6F"/>
    <w:rsid w:val="00D32435"/>
    <w:rsid w:val="00D33DAB"/>
    <w:rsid w:val="00D34259"/>
    <w:rsid w:val="00D36F96"/>
    <w:rsid w:val="00D4088A"/>
    <w:rsid w:val="00D431A8"/>
    <w:rsid w:val="00D45A62"/>
    <w:rsid w:val="00D46A86"/>
    <w:rsid w:val="00D471DC"/>
    <w:rsid w:val="00D5017A"/>
    <w:rsid w:val="00D50481"/>
    <w:rsid w:val="00D52EED"/>
    <w:rsid w:val="00D52F47"/>
    <w:rsid w:val="00D53ABD"/>
    <w:rsid w:val="00D54EA9"/>
    <w:rsid w:val="00D55FC2"/>
    <w:rsid w:val="00D63621"/>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0655"/>
    <w:rsid w:val="00D91D59"/>
    <w:rsid w:val="00D924EC"/>
    <w:rsid w:val="00D944D5"/>
    <w:rsid w:val="00D949B6"/>
    <w:rsid w:val="00D95187"/>
    <w:rsid w:val="00D96B6E"/>
    <w:rsid w:val="00D97DB3"/>
    <w:rsid w:val="00DA0743"/>
    <w:rsid w:val="00DA1394"/>
    <w:rsid w:val="00DA4687"/>
    <w:rsid w:val="00DA4F8B"/>
    <w:rsid w:val="00DA52B1"/>
    <w:rsid w:val="00DA6E8A"/>
    <w:rsid w:val="00DA7F7C"/>
    <w:rsid w:val="00DB0A9B"/>
    <w:rsid w:val="00DB1E68"/>
    <w:rsid w:val="00DB26C3"/>
    <w:rsid w:val="00DB2A81"/>
    <w:rsid w:val="00DB4883"/>
    <w:rsid w:val="00DB49F8"/>
    <w:rsid w:val="00DB5375"/>
    <w:rsid w:val="00DB5EA1"/>
    <w:rsid w:val="00DC1841"/>
    <w:rsid w:val="00DC2591"/>
    <w:rsid w:val="00DC36E1"/>
    <w:rsid w:val="00DC38C7"/>
    <w:rsid w:val="00DC3A20"/>
    <w:rsid w:val="00DC4563"/>
    <w:rsid w:val="00DC4CF5"/>
    <w:rsid w:val="00DC4DEF"/>
    <w:rsid w:val="00DC4EAA"/>
    <w:rsid w:val="00DC5548"/>
    <w:rsid w:val="00DC5589"/>
    <w:rsid w:val="00DC57B1"/>
    <w:rsid w:val="00DC7285"/>
    <w:rsid w:val="00DC7C92"/>
    <w:rsid w:val="00DD0881"/>
    <w:rsid w:val="00DD0C19"/>
    <w:rsid w:val="00DD147B"/>
    <w:rsid w:val="00DD16E4"/>
    <w:rsid w:val="00DD5496"/>
    <w:rsid w:val="00DE127E"/>
    <w:rsid w:val="00DE3DD4"/>
    <w:rsid w:val="00DE5207"/>
    <w:rsid w:val="00DE57BD"/>
    <w:rsid w:val="00DF0C2B"/>
    <w:rsid w:val="00DF1643"/>
    <w:rsid w:val="00DF1FF0"/>
    <w:rsid w:val="00DF28CB"/>
    <w:rsid w:val="00DF3AE9"/>
    <w:rsid w:val="00DF5B11"/>
    <w:rsid w:val="00E00B54"/>
    <w:rsid w:val="00E02914"/>
    <w:rsid w:val="00E06647"/>
    <w:rsid w:val="00E06834"/>
    <w:rsid w:val="00E06B9D"/>
    <w:rsid w:val="00E06EE4"/>
    <w:rsid w:val="00E10EFF"/>
    <w:rsid w:val="00E11363"/>
    <w:rsid w:val="00E148BE"/>
    <w:rsid w:val="00E14C17"/>
    <w:rsid w:val="00E14C43"/>
    <w:rsid w:val="00E16A18"/>
    <w:rsid w:val="00E179E7"/>
    <w:rsid w:val="00E2424A"/>
    <w:rsid w:val="00E26813"/>
    <w:rsid w:val="00E27377"/>
    <w:rsid w:val="00E319AF"/>
    <w:rsid w:val="00E31EE4"/>
    <w:rsid w:val="00E345A1"/>
    <w:rsid w:val="00E361B4"/>
    <w:rsid w:val="00E37247"/>
    <w:rsid w:val="00E37307"/>
    <w:rsid w:val="00E37806"/>
    <w:rsid w:val="00E42FE8"/>
    <w:rsid w:val="00E50206"/>
    <w:rsid w:val="00E50CF5"/>
    <w:rsid w:val="00E51F1B"/>
    <w:rsid w:val="00E524A7"/>
    <w:rsid w:val="00E52F62"/>
    <w:rsid w:val="00E54B4B"/>
    <w:rsid w:val="00E5554D"/>
    <w:rsid w:val="00E556D4"/>
    <w:rsid w:val="00E57042"/>
    <w:rsid w:val="00E602DA"/>
    <w:rsid w:val="00E6098D"/>
    <w:rsid w:val="00E6175E"/>
    <w:rsid w:val="00E62E51"/>
    <w:rsid w:val="00E631A4"/>
    <w:rsid w:val="00E63B9F"/>
    <w:rsid w:val="00E6476A"/>
    <w:rsid w:val="00E65642"/>
    <w:rsid w:val="00E65A6F"/>
    <w:rsid w:val="00E71C69"/>
    <w:rsid w:val="00E72564"/>
    <w:rsid w:val="00E73E51"/>
    <w:rsid w:val="00E74BFC"/>
    <w:rsid w:val="00E76B9E"/>
    <w:rsid w:val="00E77059"/>
    <w:rsid w:val="00E77078"/>
    <w:rsid w:val="00E822B7"/>
    <w:rsid w:val="00E83A05"/>
    <w:rsid w:val="00E8699F"/>
    <w:rsid w:val="00E9142F"/>
    <w:rsid w:val="00EA250F"/>
    <w:rsid w:val="00EA2BA1"/>
    <w:rsid w:val="00EA3CF7"/>
    <w:rsid w:val="00EA3F23"/>
    <w:rsid w:val="00EA4F7D"/>
    <w:rsid w:val="00EA6A8D"/>
    <w:rsid w:val="00EB0FB7"/>
    <w:rsid w:val="00EB1E5F"/>
    <w:rsid w:val="00EB2E1E"/>
    <w:rsid w:val="00EB3274"/>
    <w:rsid w:val="00EB46DC"/>
    <w:rsid w:val="00EB751E"/>
    <w:rsid w:val="00EB76B7"/>
    <w:rsid w:val="00EB7EA8"/>
    <w:rsid w:val="00EB7EAC"/>
    <w:rsid w:val="00EC0270"/>
    <w:rsid w:val="00EC103B"/>
    <w:rsid w:val="00EC10BC"/>
    <w:rsid w:val="00EC2227"/>
    <w:rsid w:val="00EC2558"/>
    <w:rsid w:val="00EC2DCC"/>
    <w:rsid w:val="00EC43EC"/>
    <w:rsid w:val="00EC7CD5"/>
    <w:rsid w:val="00ED1645"/>
    <w:rsid w:val="00ED1FB3"/>
    <w:rsid w:val="00ED383F"/>
    <w:rsid w:val="00ED4896"/>
    <w:rsid w:val="00ED4AE1"/>
    <w:rsid w:val="00ED4F40"/>
    <w:rsid w:val="00ED6823"/>
    <w:rsid w:val="00ED72C8"/>
    <w:rsid w:val="00EE1736"/>
    <w:rsid w:val="00EE693A"/>
    <w:rsid w:val="00EE7231"/>
    <w:rsid w:val="00EE741B"/>
    <w:rsid w:val="00EF08B7"/>
    <w:rsid w:val="00EF0E56"/>
    <w:rsid w:val="00EF1614"/>
    <w:rsid w:val="00EF2C3B"/>
    <w:rsid w:val="00EF37AD"/>
    <w:rsid w:val="00EF6C9B"/>
    <w:rsid w:val="00EF709F"/>
    <w:rsid w:val="00F01B4D"/>
    <w:rsid w:val="00F01E5B"/>
    <w:rsid w:val="00F036EC"/>
    <w:rsid w:val="00F0491A"/>
    <w:rsid w:val="00F0511B"/>
    <w:rsid w:val="00F10EA2"/>
    <w:rsid w:val="00F11239"/>
    <w:rsid w:val="00F11B97"/>
    <w:rsid w:val="00F13C8B"/>
    <w:rsid w:val="00F13EC8"/>
    <w:rsid w:val="00F142A5"/>
    <w:rsid w:val="00F14C85"/>
    <w:rsid w:val="00F14DC8"/>
    <w:rsid w:val="00F166EB"/>
    <w:rsid w:val="00F2100F"/>
    <w:rsid w:val="00F21A44"/>
    <w:rsid w:val="00F21CF2"/>
    <w:rsid w:val="00F225EF"/>
    <w:rsid w:val="00F22E9A"/>
    <w:rsid w:val="00F23178"/>
    <w:rsid w:val="00F25554"/>
    <w:rsid w:val="00F265D2"/>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30D8"/>
    <w:rsid w:val="00F647F3"/>
    <w:rsid w:val="00F66193"/>
    <w:rsid w:val="00F70293"/>
    <w:rsid w:val="00F7043E"/>
    <w:rsid w:val="00F71401"/>
    <w:rsid w:val="00F743B6"/>
    <w:rsid w:val="00F75A4E"/>
    <w:rsid w:val="00F76CD8"/>
    <w:rsid w:val="00F80A42"/>
    <w:rsid w:val="00F823A3"/>
    <w:rsid w:val="00F833FC"/>
    <w:rsid w:val="00F84162"/>
    <w:rsid w:val="00F84ECB"/>
    <w:rsid w:val="00F85837"/>
    <w:rsid w:val="00F867D0"/>
    <w:rsid w:val="00F87895"/>
    <w:rsid w:val="00F905E4"/>
    <w:rsid w:val="00F9217E"/>
    <w:rsid w:val="00F92CB0"/>
    <w:rsid w:val="00F9357B"/>
    <w:rsid w:val="00F9604E"/>
    <w:rsid w:val="00F97159"/>
    <w:rsid w:val="00F971DC"/>
    <w:rsid w:val="00F97ED3"/>
    <w:rsid w:val="00FA08AD"/>
    <w:rsid w:val="00FA1218"/>
    <w:rsid w:val="00FA30F6"/>
    <w:rsid w:val="00FA3B19"/>
    <w:rsid w:val="00FA3FF4"/>
    <w:rsid w:val="00FA4C51"/>
    <w:rsid w:val="00FA4FF8"/>
    <w:rsid w:val="00FA6429"/>
    <w:rsid w:val="00FA6A4D"/>
    <w:rsid w:val="00FB1217"/>
    <w:rsid w:val="00FB18BD"/>
    <w:rsid w:val="00FB2838"/>
    <w:rsid w:val="00FB3B4C"/>
    <w:rsid w:val="00FB51F7"/>
    <w:rsid w:val="00FC107E"/>
    <w:rsid w:val="00FC2E9B"/>
    <w:rsid w:val="00FC6CCC"/>
    <w:rsid w:val="00FC7053"/>
    <w:rsid w:val="00FC75E0"/>
    <w:rsid w:val="00FC7956"/>
    <w:rsid w:val="00FC7F4C"/>
    <w:rsid w:val="00FD2255"/>
    <w:rsid w:val="00FD3311"/>
    <w:rsid w:val="00FD3FB9"/>
    <w:rsid w:val="00FD42E3"/>
    <w:rsid w:val="00FD4D9B"/>
    <w:rsid w:val="00FD5489"/>
    <w:rsid w:val="00FD565D"/>
    <w:rsid w:val="00FE1C98"/>
    <w:rsid w:val="00FE27F2"/>
    <w:rsid w:val="00FE2A3F"/>
    <w:rsid w:val="00FE3A21"/>
    <w:rsid w:val="00FE4196"/>
    <w:rsid w:val="00FE5024"/>
    <w:rsid w:val="00FE51F6"/>
    <w:rsid w:val="00FE5DC2"/>
    <w:rsid w:val="00FE6F0E"/>
    <w:rsid w:val="00FE7E1C"/>
    <w:rsid w:val="00FF2473"/>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06972988-2B71-4911-AF89-D6E2AC27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
    <w:rPr>
      <w:b/>
      <w:caps/>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
    <w:rPr>
      <w:b/>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8690</Words>
  <Characters>49536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58110</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 Ann Storm</cp:lastModifiedBy>
  <cp:revision>2</cp:revision>
  <cp:lastPrinted>2009-08-21T18:26:00Z</cp:lastPrinted>
  <dcterms:created xsi:type="dcterms:W3CDTF">2022-04-20T18:49:00Z</dcterms:created>
  <dcterms:modified xsi:type="dcterms:W3CDTF">2022-04-20T18:49:00Z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